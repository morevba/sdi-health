
<file path=[Content_Types].xml><?xml version="1.0" encoding="utf-8"?>
<Types xmlns="http://schemas.openxmlformats.org/package/2006/content-types">
  <Default Extension="png" ContentType="image/png"/>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A8ADFCE" w14:textId="77777777" w:rsidR="0041417B" w:rsidRPr="00B43262" w:rsidRDefault="0041417B" w:rsidP="0041417B">
      <w:pPr>
        <w:jc w:val="center"/>
        <w:rPr>
          <w:rFonts w:asciiTheme="majorHAnsi" w:hAnsiTheme="majorHAnsi"/>
          <w:b/>
          <w:sz w:val="24"/>
          <w:szCs w:val="24"/>
        </w:rPr>
      </w:pPr>
      <w:r w:rsidRPr="00B43262">
        <w:rPr>
          <w:rFonts w:asciiTheme="majorHAnsi" w:hAnsiTheme="majorHAnsi"/>
          <w:bCs/>
          <w:sz w:val="44"/>
          <w:szCs w:val="44"/>
        </w:rPr>
        <w:t>STRICTLY CONFIDENTIAL</w:t>
      </w:r>
    </w:p>
    <w:p w14:paraId="6CB8DB98" w14:textId="77777777" w:rsidR="0041417B" w:rsidRPr="00B43262" w:rsidRDefault="0041417B" w:rsidP="0041417B">
      <w:pPr>
        <w:jc w:val="center"/>
        <w:rPr>
          <w:rFonts w:asciiTheme="majorHAnsi" w:hAnsiTheme="majorHAnsi"/>
        </w:rPr>
      </w:pPr>
    </w:p>
    <w:p w14:paraId="0ACD366E" w14:textId="77777777" w:rsidR="0041417B" w:rsidRPr="00B43262" w:rsidRDefault="0041417B" w:rsidP="0041417B">
      <w:pPr>
        <w:jc w:val="center"/>
        <w:rPr>
          <w:rFonts w:asciiTheme="majorHAnsi" w:hAnsiTheme="majorHAnsi"/>
        </w:rPr>
      </w:pPr>
      <w:r w:rsidRPr="00B43262">
        <w:rPr>
          <w:noProof/>
          <w:lang w:val="en-US"/>
        </w:rPr>
        <w:drawing>
          <wp:anchor distT="0" distB="0" distL="114300" distR="114300" simplePos="0" relativeHeight="251661312" behindDoc="0" locked="0" layoutInCell="1" allowOverlap="1" wp14:anchorId="37F30CB6" wp14:editId="023B670E">
            <wp:simplePos x="0" y="0"/>
            <wp:positionH relativeFrom="margin">
              <wp:posOffset>2940050</wp:posOffset>
            </wp:positionH>
            <wp:positionV relativeFrom="margin">
              <wp:posOffset>588645</wp:posOffset>
            </wp:positionV>
            <wp:extent cx="2181225" cy="1733550"/>
            <wp:effectExtent l="0" t="0" r="9525" b="0"/>
            <wp:wrapSquare wrapText="bothSides"/>
            <wp:docPr id="21"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2181225" cy="1733550"/>
                    </a:xfrm>
                    <a:prstGeom prst="rect">
                      <a:avLst/>
                    </a:prstGeom>
                  </pic:spPr>
                </pic:pic>
              </a:graphicData>
            </a:graphic>
            <wp14:sizeRelH relativeFrom="margin">
              <wp14:pctWidth>0</wp14:pctWidth>
            </wp14:sizeRelH>
            <wp14:sizeRelV relativeFrom="margin">
              <wp14:pctHeight>0</wp14:pctHeight>
            </wp14:sizeRelV>
          </wp:anchor>
        </w:drawing>
      </w:r>
    </w:p>
    <w:p w14:paraId="7DADD620" w14:textId="77777777" w:rsidR="0041417B" w:rsidRPr="00B43262" w:rsidRDefault="0041417B" w:rsidP="0041417B">
      <w:pPr>
        <w:jc w:val="center"/>
        <w:rPr>
          <w:rFonts w:asciiTheme="majorHAnsi" w:hAnsiTheme="majorHAnsi"/>
        </w:rPr>
      </w:pPr>
    </w:p>
    <w:p w14:paraId="10FC845C" w14:textId="77777777" w:rsidR="0041417B" w:rsidRPr="00B43262" w:rsidRDefault="0041417B" w:rsidP="0041417B">
      <w:pPr>
        <w:jc w:val="center"/>
        <w:rPr>
          <w:rFonts w:asciiTheme="majorHAnsi" w:hAnsiTheme="majorHAnsi"/>
        </w:rPr>
      </w:pPr>
    </w:p>
    <w:p w14:paraId="426E8547" w14:textId="77777777" w:rsidR="0041417B" w:rsidRPr="00B43262" w:rsidRDefault="0041417B" w:rsidP="0041417B">
      <w:pPr>
        <w:jc w:val="center"/>
        <w:rPr>
          <w:rFonts w:asciiTheme="majorHAnsi" w:hAnsiTheme="majorHAnsi"/>
        </w:rPr>
      </w:pPr>
    </w:p>
    <w:p w14:paraId="24FBD60D" w14:textId="77777777" w:rsidR="0041417B" w:rsidRPr="00B43262" w:rsidRDefault="0041417B" w:rsidP="0041417B">
      <w:pPr>
        <w:jc w:val="center"/>
        <w:rPr>
          <w:rFonts w:asciiTheme="majorHAnsi" w:hAnsiTheme="majorHAnsi"/>
        </w:rPr>
      </w:pPr>
    </w:p>
    <w:p w14:paraId="6C4F81B8" w14:textId="77777777" w:rsidR="0041417B" w:rsidRPr="00B43262" w:rsidRDefault="0041417B" w:rsidP="0041417B">
      <w:pPr>
        <w:jc w:val="center"/>
        <w:rPr>
          <w:rFonts w:asciiTheme="majorHAnsi" w:hAnsiTheme="majorHAnsi"/>
        </w:rPr>
      </w:pPr>
    </w:p>
    <w:p w14:paraId="4130573F" w14:textId="77777777" w:rsidR="0041417B" w:rsidRPr="00B43262" w:rsidRDefault="0041417B" w:rsidP="0041417B">
      <w:pPr>
        <w:jc w:val="center"/>
        <w:rPr>
          <w:rFonts w:asciiTheme="majorHAnsi" w:hAnsiTheme="majorHAnsi"/>
        </w:rPr>
      </w:pPr>
    </w:p>
    <w:p w14:paraId="768FD8D6" w14:textId="77777777" w:rsidR="0041417B" w:rsidRPr="00B43262" w:rsidRDefault="0041417B" w:rsidP="0041417B">
      <w:pPr>
        <w:jc w:val="center"/>
        <w:rPr>
          <w:rFonts w:asciiTheme="majorHAnsi" w:hAnsiTheme="majorHAnsi"/>
        </w:rPr>
      </w:pPr>
    </w:p>
    <w:p w14:paraId="077E787D" w14:textId="77777777" w:rsidR="0041417B" w:rsidRPr="00B43262" w:rsidRDefault="0041417B" w:rsidP="0041417B">
      <w:pPr>
        <w:jc w:val="center"/>
        <w:rPr>
          <w:rFonts w:asciiTheme="majorHAnsi" w:hAnsiTheme="majorHAnsi"/>
        </w:rPr>
      </w:pPr>
    </w:p>
    <w:p w14:paraId="19E118DF" w14:textId="77777777" w:rsidR="0041417B" w:rsidRPr="00B43262" w:rsidRDefault="0041417B" w:rsidP="0041417B">
      <w:pPr>
        <w:jc w:val="center"/>
        <w:rPr>
          <w:rFonts w:asciiTheme="majorHAnsi" w:hAnsiTheme="majorHAnsi"/>
        </w:rPr>
      </w:pPr>
    </w:p>
    <w:p w14:paraId="6B83E519" w14:textId="77777777" w:rsidR="0041417B" w:rsidRPr="00B43262" w:rsidRDefault="0041417B" w:rsidP="0041417B">
      <w:pPr>
        <w:jc w:val="center"/>
        <w:rPr>
          <w:rFonts w:asciiTheme="majorHAnsi" w:hAnsiTheme="majorHAnsi"/>
        </w:rPr>
      </w:pPr>
    </w:p>
    <w:p w14:paraId="3DF8D1DD" w14:textId="77777777" w:rsidR="0041417B" w:rsidRPr="00B43262" w:rsidRDefault="0041417B" w:rsidP="0041417B">
      <w:pPr>
        <w:jc w:val="center"/>
        <w:rPr>
          <w:rFonts w:asciiTheme="majorHAnsi" w:hAnsiTheme="majorHAnsi"/>
        </w:rPr>
      </w:pPr>
    </w:p>
    <w:p w14:paraId="0D97E6C7" w14:textId="77777777" w:rsidR="0041417B" w:rsidRPr="00B43262" w:rsidRDefault="0041417B" w:rsidP="0041417B">
      <w:pPr>
        <w:jc w:val="center"/>
        <w:rPr>
          <w:rFonts w:asciiTheme="majorHAnsi" w:hAnsiTheme="majorHAnsi"/>
        </w:rPr>
      </w:pPr>
    </w:p>
    <w:p w14:paraId="177D0B74" w14:textId="77777777" w:rsidR="0041417B" w:rsidRPr="00B43262" w:rsidRDefault="0041417B" w:rsidP="0041417B">
      <w:pPr>
        <w:jc w:val="center"/>
        <w:rPr>
          <w:rFonts w:asciiTheme="majorHAnsi" w:hAnsiTheme="majorHAnsi"/>
        </w:rPr>
      </w:pPr>
    </w:p>
    <w:p w14:paraId="332D2C98" w14:textId="77777777" w:rsidR="0041417B" w:rsidRPr="00B43262" w:rsidRDefault="0041417B" w:rsidP="0041417B">
      <w:pPr>
        <w:rPr>
          <w:rFonts w:asciiTheme="majorHAnsi" w:hAnsiTheme="majorHAnsi"/>
          <w:b/>
          <w:sz w:val="44"/>
          <w:szCs w:val="44"/>
        </w:rPr>
      </w:pPr>
    </w:p>
    <w:p w14:paraId="671499AF" w14:textId="77777777" w:rsidR="0041417B" w:rsidRPr="00B43262" w:rsidRDefault="0041417B" w:rsidP="0041417B">
      <w:pPr>
        <w:jc w:val="center"/>
        <w:rPr>
          <w:rFonts w:asciiTheme="majorHAnsi" w:hAnsiTheme="majorHAnsi"/>
          <w:b/>
          <w:sz w:val="40"/>
          <w:szCs w:val="40"/>
        </w:rPr>
      </w:pPr>
      <w:r w:rsidRPr="00B43262">
        <w:rPr>
          <w:rFonts w:asciiTheme="majorHAnsi" w:hAnsiTheme="majorHAnsi"/>
          <w:b/>
          <w:sz w:val="40"/>
          <w:szCs w:val="40"/>
        </w:rPr>
        <w:t>SIERRA LEONE SERVICE DELIVERY INDICATORS (SDI) SURVEY</w:t>
      </w:r>
    </w:p>
    <w:p w14:paraId="1C58BFF1" w14:textId="77777777" w:rsidR="0041417B" w:rsidRPr="00B43262" w:rsidRDefault="0041417B" w:rsidP="0041417B">
      <w:pPr>
        <w:jc w:val="center"/>
        <w:rPr>
          <w:rFonts w:asciiTheme="majorHAnsi" w:hAnsiTheme="majorHAnsi"/>
          <w:b/>
          <w:sz w:val="40"/>
          <w:szCs w:val="40"/>
        </w:rPr>
      </w:pPr>
      <w:r w:rsidRPr="00B43262">
        <w:rPr>
          <w:rFonts w:asciiTheme="majorHAnsi" w:hAnsiTheme="majorHAnsi"/>
          <w:b/>
          <w:sz w:val="40"/>
          <w:szCs w:val="40"/>
        </w:rPr>
        <w:t>Health Questionnaires</w:t>
      </w:r>
    </w:p>
    <w:p w14:paraId="13C85393" w14:textId="77777777" w:rsidR="0041417B" w:rsidRPr="00B43262" w:rsidRDefault="00670148" w:rsidP="0041417B">
      <w:pPr>
        <w:jc w:val="center"/>
        <w:rPr>
          <w:rFonts w:asciiTheme="majorHAnsi" w:hAnsiTheme="majorHAnsi"/>
          <w:b/>
          <w:sz w:val="44"/>
          <w:szCs w:val="44"/>
        </w:rPr>
      </w:pPr>
      <w:r w:rsidRPr="00B43262">
        <w:rPr>
          <w:rFonts w:asciiTheme="majorHAnsi" w:hAnsiTheme="majorHAnsi"/>
          <w:b/>
          <w:sz w:val="44"/>
          <w:szCs w:val="44"/>
        </w:rPr>
        <w:t>2018</w:t>
      </w:r>
    </w:p>
    <w:p w14:paraId="073AEBC6" w14:textId="77777777" w:rsidR="0041417B" w:rsidRPr="00B43262" w:rsidRDefault="0041417B" w:rsidP="00F23BE9">
      <w:pPr>
        <w:tabs>
          <w:tab w:val="left" w:pos="12120"/>
        </w:tabs>
        <w:rPr>
          <w:rFonts w:asciiTheme="majorHAnsi" w:hAnsiTheme="majorHAnsi"/>
          <w:b/>
          <w:sz w:val="44"/>
          <w:szCs w:val="44"/>
        </w:rPr>
      </w:pPr>
      <w:r w:rsidRPr="00B43262">
        <w:rPr>
          <w:noProof/>
          <w:lang w:val="en-US"/>
        </w:rPr>
        <w:drawing>
          <wp:anchor distT="0" distB="0" distL="114300" distR="114300" simplePos="0" relativeHeight="251663360" behindDoc="1" locked="0" layoutInCell="1" allowOverlap="1" wp14:anchorId="3BED3BC2" wp14:editId="171A59BF">
            <wp:simplePos x="0" y="0"/>
            <wp:positionH relativeFrom="column">
              <wp:posOffset>6181725</wp:posOffset>
            </wp:positionH>
            <wp:positionV relativeFrom="paragraph">
              <wp:posOffset>3810</wp:posOffset>
            </wp:positionV>
            <wp:extent cx="1666875" cy="1495425"/>
            <wp:effectExtent l="0" t="0" r="9525" b="9525"/>
            <wp:wrapNone/>
            <wp:docPr id="22"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1666875" cy="1495425"/>
                    </a:xfrm>
                    <a:prstGeom prst="rect">
                      <a:avLst/>
                    </a:prstGeom>
                  </pic:spPr>
                </pic:pic>
              </a:graphicData>
            </a:graphic>
            <wp14:sizeRelV relativeFrom="margin">
              <wp14:pctHeight>0</wp14:pctHeight>
            </wp14:sizeRelV>
          </wp:anchor>
        </w:drawing>
      </w:r>
      <w:r w:rsidRPr="00B43262">
        <w:rPr>
          <w:noProof/>
          <w:lang w:val="en-US"/>
        </w:rPr>
        <w:drawing>
          <wp:inline distT="0" distB="0" distL="0" distR="0" wp14:anchorId="68F1BDD0" wp14:editId="1D0BD511">
            <wp:extent cx="1812290" cy="1428750"/>
            <wp:effectExtent l="0" t="0" r="0" b="0"/>
            <wp:docPr id="35" name="Picture 2" descr="http://t1.gstatic.com/images?q=tbn:ANd9GcQfoa4aw85Y2gNepvbg1JGHTa0tlaNalxsRLTJz5H1sGF35s8R-">
              <a:hlinkClick xmlns:a="http://schemas.openxmlformats.org/drawingml/2006/main" r:id="rId10"/>
            </wp:docPr>
            <wp:cNvGraphicFramePr/>
            <a:graphic xmlns:a="http://schemas.openxmlformats.org/drawingml/2006/main">
              <a:graphicData uri="http://schemas.openxmlformats.org/drawingml/2006/picture">
                <pic:pic xmlns:pic="http://schemas.openxmlformats.org/drawingml/2006/picture">
                  <pic:nvPicPr>
                    <pic:cNvPr id="30" name="Picture 2" descr="http://t1.gstatic.com/images?q=tbn:ANd9GcQfoa4aw85Y2gNepvbg1JGHTa0tlaNalxsRLTJz5H1sGF35s8R-">
                      <a:hlinkClick r:id="rId10"/>
                    </pic:cNvPr>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812290" cy="1428750"/>
                    </a:xfrm>
                    <a:prstGeom prst="rect">
                      <a:avLst/>
                    </a:prstGeom>
                    <a:noFill/>
                    <a:ln>
                      <a:noFill/>
                    </a:ln>
                  </pic:spPr>
                </pic:pic>
              </a:graphicData>
            </a:graphic>
          </wp:inline>
        </w:drawing>
      </w:r>
      <w:r w:rsidRPr="00B43262">
        <w:rPr>
          <w:rFonts w:asciiTheme="majorHAnsi" w:hAnsiTheme="majorHAnsi"/>
          <w:b/>
          <w:sz w:val="44"/>
          <w:szCs w:val="44"/>
        </w:rPr>
        <w:t xml:space="preserve"> </w:t>
      </w:r>
      <w:r w:rsidRPr="00B43262">
        <w:t xml:space="preserve">                                                                                                                                    </w:t>
      </w:r>
      <w:r w:rsidR="00F23BE9" w:rsidRPr="00B43262">
        <w:tab/>
      </w:r>
    </w:p>
    <w:p w14:paraId="7A73B556" w14:textId="77777777" w:rsidR="0041417B" w:rsidRPr="00B43262" w:rsidRDefault="0041417B" w:rsidP="0041417B">
      <w:pPr>
        <w:pStyle w:val="TOCHeading"/>
        <w:rPr>
          <w:rFonts w:asciiTheme="majorHAnsi" w:hAnsiTheme="majorHAnsi" w:cs="Arial"/>
          <w:b w:val="0"/>
          <w:sz w:val="24"/>
          <w:szCs w:val="24"/>
        </w:rPr>
      </w:pPr>
      <w:r w:rsidRPr="00B43262">
        <w:rPr>
          <w:rFonts w:asciiTheme="majorHAnsi" w:hAnsiTheme="majorHAnsi"/>
        </w:rPr>
        <w:br w:type="page"/>
      </w:r>
      <w:bookmarkStart w:id="0" w:name="_Toc364691283"/>
      <w:bookmarkStart w:id="1" w:name="_Toc377656804"/>
      <w:r w:rsidRPr="00B43262">
        <w:rPr>
          <w:rFonts w:asciiTheme="majorHAnsi" w:hAnsiTheme="majorHAnsi"/>
        </w:rPr>
        <w:lastRenderedPageBreak/>
        <w:t>INTRODUCTION</w:t>
      </w:r>
      <w:bookmarkEnd w:id="0"/>
      <w:bookmarkEnd w:id="1"/>
    </w:p>
    <w:p w14:paraId="44009D1A" w14:textId="77777777" w:rsidR="0041417B" w:rsidRPr="00B43262" w:rsidRDefault="0041417B" w:rsidP="0041417B">
      <w:pPr>
        <w:rPr>
          <w:rFonts w:asciiTheme="majorHAnsi" w:hAnsiTheme="majorHAnsi"/>
          <w:b/>
        </w:rPr>
      </w:pPr>
    </w:p>
    <w:p w14:paraId="6697C7D5" w14:textId="77777777" w:rsidR="0041417B" w:rsidRPr="00B43262" w:rsidRDefault="0041417B" w:rsidP="0041417B">
      <w:pPr>
        <w:rPr>
          <w:rFonts w:asciiTheme="majorHAnsi" w:hAnsiTheme="majorHAnsi"/>
          <w:b/>
        </w:rPr>
      </w:pPr>
      <w:r w:rsidRPr="00B43262">
        <w:rPr>
          <w:rFonts w:asciiTheme="majorHAnsi" w:hAnsiTheme="majorHAnsi"/>
          <w:b/>
        </w:rPr>
        <w:t>My name is……………………………….., and my colleague’s name is …… …………………………….We are from Statistics Sierra Leone (SSL).</w:t>
      </w:r>
    </w:p>
    <w:p w14:paraId="67DA2AF7" w14:textId="77777777" w:rsidR="0041417B" w:rsidRPr="00B43262" w:rsidRDefault="0041417B" w:rsidP="0041417B">
      <w:pPr>
        <w:jc w:val="both"/>
        <w:rPr>
          <w:rFonts w:asciiTheme="majorHAnsi" w:hAnsiTheme="majorHAnsi"/>
          <w:b/>
        </w:rPr>
      </w:pPr>
      <w:r w:rsidRPr="00B43262">
        <w:rPr>
          <w:rFonts w:asciiTheme="majorHAnsi" w:hAnsiTheme="majorHAnsi"/>
          <w:b/>
        </w:rPr>
        <w:t>Statistics Sierra Leone is working with The Ministry of Health and Sanita</w:t>
      </w:r>
      <w:r w:rsidR="005204BE" w:rsidRPr="00B43262">
        <w:rPr>
          <w:rFonts w:asciiTheme="majorHAnsi" w:hAnsiTheme="majorHAnsi"/>
          <w:b/>
        </w:rPr>
        <w:t>t</w:t>
      </w:r>
      <w:r w:rsidRPr="00B43262">
        <w:rPr>
          <w:rFonts w:asciiTheme="majorHAnsi" w:hAnsiTheme="majorHAnsi"/>
          <w:b/>
        </w:rPr>
        <w:t xml:space="preserve">ion and The World Bank to collect information and statistics about service delivery, and is part of the government’s on-going efforts to improve utilization of resources and quality of services. Your health facility was randomly selected to be part of this study. </w:t>
      </w:r>
    </w:p>
    <w:p w14:paraId="37AF37D9" w14:textId="77777777" w:rsidR="0041417B" w:rsidRPr="00B43262" w:rsidRDefault="0041417B" w:rsidP="0041417B">
      <w:pPr>
        <w:rPr>
          <w:rFonts w:asciiTheme="majorHAnsi" w:hAnsiTheme="majorHAnsi"/>
          <w:b/>
        </w:rPr>
      </w:pPr>
    </w:p>
    <w:p w14:paraId="57FE4BCF" w14:textId="77777777" w:rsidR="0041417B" w:rsidRPr="00B43262" w:rsidRDefault="0041417B" w:rsidP="0041417B">
      <w:pPr>
        <w:rPr>
          <w:rFonts w:asciiTheme="majorHAnsi" w:hAnsiTheme="majorHAnsi"/>
          <w:b/>
        </w:rPr>
      </w:pPr>
      <w:r w:rsidRPr="00B43262">
        <w:rPr>
          <w:rFonts w:asciiTheme="majorHAnsi" w:hAnsiTheme="majorHAnsi"/>
          <w:b/>
        </w:rPr>
        <w:t>Permission for this survey has been obtained from the Ministry of Health and Sanitation (</w:t>
      </w:r>
      <w:r w:rsidRPr="00B43262">
        <w:rPr>
          <w:rFonts w:asciiTheme="majorHAnsi" w:hAnsiTheme="majorHAnsi"/>
          <w:b/>
          <w:i/>
        </w:rPr>
        <w:t>show letter</w:t>
      </w:r>
      <w:r w:rsidRPr="00B43262">
        <w:rPr>
          <w:rFonts w:asciiTheme="majorHAnsi" w:hAnsiTheme="majorHAnsi"/>
          <w:b/>
        </w:rPr>
        <w:t>).</w:t>
      </w:r>
    </w:p>
    <w:p w14:paraId="51AF2515" w14:textId="77777777" w:rsidR="0041417B" w:rsidRPr="00B43262" w:rsidRDefault="0041417B" w:rsidP="0041417B">
      <w:pPr>
        <w:rPr>
          <w:rFonts w:asciiTheme="majorHAnsi" w:hAnsiTheme="majorHAnsi"/>
          <w:b/>
        </w:rPr>
      </w:pPr>
      <w:r w:rsidRPr="00B43262">
        <w:rPr>
          <w:rFonts w:asciiTheme="majorHAnsi" w:hAnsiTheme="majorHAnsi"/>
          <w:b/>
        </w:rPr>
        <w:t>All information provided will be confidential. No information will be attributed to you personally or to your facility</w:t>
      </w:r>
    </w:p>
    <w:p w14:paraId="472E6B26" w14:textId="77777777" w:rsidR="0041417B" w:rsidRPr="00B43262" w:rsidRDefault="0041417B" w:rsidP="0041417B">
      <w:pPr>
        <w:rPr>
          <w:rFonts w:asciiTheme="majorHAnsi" w:hAnsiTheme="majorHAnsi"/>
          <w:b/>
        </w:rPr>
      </w:pPr>
    </w:p>
    <w:p w14:paraId="5AD16672" w14:textId="77777777" w:rsidR="0041417B" w:rsidRPr="00B43262" w:rsidRDefault="0041417B" w:rsidP="0041417B">
      <w:pPr>
        <w:rPr>
          <w:rFonts w:asciiTheme="majorHAnsi" w:hAnsiTheme="majorHAnsi"/>
          <w:b/>
        </w:rPr>
      </w:pPr>
      <w:r w:rsidRPr="00B43262">
        <w:rPr>
          <w:rFonts w:asciiTheme="majorHAnsi" w:hAnsiTheme="majorHAnsi"/>
          <w:b/>
        </w:rPr>
        <w:t>We will spend the day at your facility in order to complete the four modules of the questionnaire. The survey covers infrastructure, equipment, drugs, human resources, consultations, and financial information.  We would be very grateful if you would provide us with the relevant information or point us to your colleagues who are responsible for these activities.</w:t>
      </w:r>
    </w:p>
    <w:p w14:paraId="2E5414DB" w14:textId="77777777" w:rsidR="0041417B" w:rsidRPr="00B43262" w:rsidRDefault="0041417B" w:rsidP="0041417B">
      <w:pPr>
        <w:rPr>
          <w:rFonts w:asciiTheme="majorHAnsi" w:hAnsiTheme="majorHAnsi"/>
          <w:b/>
        </w:rPr>
      </w:pPr>
      <w:r w:rsidRPr="00B43262">
        <w:rPr>
          <w:rFonts w:asciiTheme="majorHAnsi" w:hAnsiTheme="majorHAnsi"/>
          <w:b/>
        </w:rPr>
        <w:t>Your participation in this survey is voluntary and at no cost to you as an individual. You may choose not to participate at all or to stop at any time before the end of the survey. You may also choose not to answer any question that you are not comfortable with. Although we will ask for the names of participants, we want to assure you that adequate steps to ensure that each individual’s identity is protected have been put in place. No information will be traced to you in any way because data will be kept and processed anonymously.</w:t>
      </w:r>
    </w:p>
    <w:p w14:paraId="6AB0EF8C" w14:textId="77777777" w:rsidR="0041417B" w:rsidRPr="00B43262" w:rsidRDefault="0041417B" w:rsidP="0041417B">
      <w:pPr>
        <w:rPr>
          <w:rFonts w:asciiTheme="majorHAnsi" w:hAnsiTheme="majorHAnsi"/>
          <w:b/>
        </w:rPr>
      </w:pPr>
      <w:r w:rsidRPr="00B43262">
        <w:rPr>
          <w:rFonts w:asciiTheme="majorHAnsi" w:hAnsiTheme="majorHAnsi"/>
          <w:b/>
        </w:rPr>
        <w:t>Do you have any questions?</w:t>
      </w:r>
    </w:p>
    <w:tbl>
      <w:tblPr>
        <w:tblpPr w:leftFromText="180" w:rightFromText="180" w:vertAnchor="text" w:horzAnchor="margin" w:tblpY="123"/>
        <w:tblW w:w="139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25"/>
        <w:gridCol w:w="6099"/>
        <w:gridCol w:w="236"/>
        <w:gridCol w:w="3368"/>
        <w:gridCol w:w="2452"/>
        <w:gridCol w:w="1152"/>
      </w:tblGrid>
      <w:tr w:rsidR="0041417B" w:rsidRPr="00B43262" w14:paraId="3325A5BE" w14:textId="77777777" w:rsidTr="00D43915">
        <w:tc>
          <w:tcPr>
            <w:tcW w:w="13932" w:type="dxa"/>
            <w:gridSpan w:val="6"/>
            <w:shd w:val="clear" w:color="auto" w:fill="D9D9D9"/>
          </w:tcPr>
          <w:p w14:paraId="20E2AD78" w14:textId="77777777" w:rsidR="0041417B" w:rsidRPr="00B43262" w:rsidRDefault="0041417B" w:rsidP="00D43915">
            <w:pPr>
              <w:rPr>
                <w:rFonts w:asciiTheme="majorHAnsi" w:hAnsiTheme="majorHAnsi"/>
                <w:b/>
                <w:szCs w:val="20"/>
              </w:rPr>
            </w:pPr>
            <w:r w:rsidRPr="00B43262">
              <w:rPr>
                <w:rFonts w:asciiTheme="majorHAnsi" w:hAnsiTheme="majorHAnsi"/>
                <w:b/>
                <w:sz w:val="20"/>
                <w:szCs w:val="20"/>
              </w:rPr>
              <w:t>Permission</w:t>
            </w:r>
          </w:p>
        </w:tc>
      </w:tr>
      <w:tr w:rsidR="0041417B" w:rsidRPr="00B43262" w14:paraId="2847222D" w14:textId="77777777" w:rsidTr="00D43915">
        <w:tc>
          <w:tcPr>
            <w:tcW w:w="625" w:type="dxa"/>
            <w:shd w:val="clear" w:color="auto" w:fill="auto"/>
          </w:tcPr>
          <w:p w14:paraId="465438FF" w14:textId="77777777" w:rsidR="0041417B" w:rsidRPr="00B43262" w:rsidRDefault="0041417B" w:rsidP="00D43915">
            <w:pPr>
              <w:keepNext/>
              <w:jc w:val="center"/>
              <w:rPr>
                <w:rFonts w:asciiTheme="majorHAnsi" w:hAnsiTheme="majorHAnsi"/>
              </w:rPr>
            </w:pPr>
            <w:r w:rsidRPr="00B43262">
              <w:rPr>
                <w:rFonts w:asciiTheme="majorHAnsi" w:hAnsiTheme="majorHAnsi"/>
                <w:b/>
                <w:sz w:val="20"/>
                <w:szCs w:val="20"/>
              </w:rPr>
              <w:t>Q1.</w:t>
            </w:r>
          </w:p>
        </w:tc>
        <w:tc>
          <w:tcPr>
            <w:tcW w:w="6099" w:type="dxa"/>
            <w:tcBorders>
              <w:bottom w:val="single" w:sz="4" w:space="0" w:color="000000"/>
            </w:tcBorders>
            <w:shd w:val="clear" w:color="auto" w:fill="auto"/>
          </w:tcPr>
          <w:p w14:paraId="281B79B6" w14:textId="77777777" w:rsidR="0041417B" w:rsidRPr="00B43262" w:rsidRDefault="000E2D0F" w:rsidP="00D43915">
            <w:pPr>
              <w:rPr>
                <w:rFonts w:asciiTheme="majorHAnsi" w:hAnsiTheme="majorHAnsi"/>
                <w:b/>
                <w:szCs w:val="20"/>
              </w:rPr>
            </w:pPr>
            <w:r w:rsidRPr="00B43262">
              <w:rPr>
                <w:rFonts w:asciiTheme="majorHAnsi" w:hAnsiTheme="majorHAnsi"/>
                <w:b/>
                <w:sz w:val="20"/>
                <w:szCs w:val="20"/>
              </w:rPr>
              <w:t>Do you agree to be interviewed</w:t>
            </w:r>
            <w:r w:rsidR="0041417B" w:rsidRPr="00B43262">
              <w:rPr>
                <w:rFonts w:asciiTheme="majorHAnsi" w:hAnsiTheme="majorHAnsi"/>
                <w:b/>
                <w:sz w:val="20"/>
                <w:szCs w:val="20"/>
              </w:rPr>
              <w:t>?</w:t>
            </w:r>
          </w:p>
        </w:tc>
        <w:tc>
          <w:tcPr>
            <w:tcW w:w="6056" w:type="dxa"/>
            <w:gridSpan w:val="3"/>
            <w:tcBorders>
              <w:bottom w:val="single" w:sz="4" w:space="0" w:color="000000"/>
            </w:tcBorders>
            <w:shd w:val="clear" w:color="auto" w:fill="auto"/>
          </w:tcPr>
          <w:p w14:paraId="4119043F" w14:textId="77777777" w:rsidR="0041417B" w:rsidRPr="00B43262" w:rsidRDefault="0041417B" w:rsidP="00D43915">
            <w:pPr>
              <w:jc w:val="right"/>
              <w:rPr>
                <w:rFonts w:asciiTheme="majorHAnsi" w:hAnsiTheme="majorHAnsi"/>
                <w:sz w:val="16"/>
                <w:szCs w:val="16"/>
              </w:rPr>
            </w:pPr>
            <w:r w:rsidRPr="00B43262">
              <w:rPr>
                <w:rFonts w:asciiTheme="majorHAnsi" w:hAnsiTheme="majorHAnsi"/>
                <w:sz w:val="16"/>
                <w:szCs w:val="16"/>
              </w:rPr>
              <w:t>Yes = 1</w:t>
            </w:r>
          </w:p>
          <w:p w14:paraId="77C4C983" w14:textId="77777777" w:rsidR="0041417B" w:rsidRPr="00B43262" w:rsidRDefault="0041417B" w:rsidP="00D43915">
            <w:pPr>
              <w:jc w:val="right"/>
              <w:rPr>
                <w:rFonts w:asciiTheme="majorHAnsi" w:hAnsiTheme="majorHAnsi"/>
                <w:sz w:val="16"/>
                <w:szCs w:val="16"/>
              </w:rPr>
            </w:pPr>
            <w:r w:rsidRPr="00B43262">
              <w:rPr>
                <w:rFonts w:asciiTheme="majorHAnsi" w:hAnsiTheme="majorHAnsi"/>
                <w:sz w:val="16"/>
                <w:szCs w:val="16"/>
              </w:rPr>
              <w:t>No = 2</w:t>
            </w:r>
          </w:p>
          <w:p w14:paraId="5373A49E" w14:textId="77777777" w:rsidR="0041417B" w:rsidRPr="00B43262" w:rsidRDefault="0041417B" w:rsidP="00D43915">
            <w:pPr>
              <w:jc w:val="right"/>
              <w:rPr>
                <w:rFonts w:asciiTheme="majorHAnsi" w:hAnsiTheme="majorHAnsi"/>
                <w:b/>
                <w:bCs/>
                <w:i/>
                <w:sz w:val="16"/>
                <w:szCs w:val="16"/>
              </w:rPr>
            </w:pPr>
            <w:r w:rsidRPr="00B43262">
              <w:rPr>
                <w:rFonts w:asciiTheme="majorHAnsi" w:hAnsiTheme="majorHAnsi"/>
                <w:i/>
                <w:sz w:val="16"/>
                <w:szCs w:val="16"/>
              </w:rPr>
              <w:t xml:space="preserve">If Yes (1) </w:t>
            </w:r>
            <w:r w:rsidRPr="00B43262">
              <w:rPr>
                <w:rFonts w:asciiTheme="majorHAnsi" w:hAnsiTheme="majorHAnsi"/>
                <w:i/>
                <w:sz w:val="16"/>
                <w:szCs w:val="16"/>
              </w:rPr>
              <w:sym w:font="Wingdings" w:char="F0E0"/>
            </w:r>
            <w:r w:rsidRPr="00B43262">
              <w:rPr>
                <w:rFonts w:asciiTheme="majorHAnsi" w:hAnsiTheme="majorHAnsi"/>
                <w:i/>
                <w:sz w:val="16"/>
                <w:szCs w:val="16"/>
              </w:rPr>
              <w:t xml:space="preserve"> Module 1, Section A</w:t>
            </w:r>
          </w:p>
        </w:tc>
        <w:tc>
          <w:tcPr>
            <w:tcW w:w="1152" w:type="dxa"/>
            <w:tcBorders>
              <w:bottom w:val="single" w:sz="4" w:space="0" w:color="000000"/>
            </w:tcBorders>
            <w:shd w:val="clear" w:color="auto" w:fill="auto"/>
            <w:vAlign w:val="bottom"/>
          </w:tcPr>
          <w:p w14:paraId="167F2F52" w14:textId="77777777" w:rsidR="0041417B" w:rsidRPr="00B43262" w:rsidRDefault="0041417B" w:rsidP="00D43915">
            <w:pPr>
              <w:jc w:val="right"/>
              <w:rPr>
                <w:rFonts w:asciiTheme="majorHAnsi" w:hAnsiTheme="majorHAnsi"/>
                <w:szCs w:val="20"/>
              </w:rPr>
            </w:pPr>
            <w:r w:rsidRPr="00B43262">
              <w:rPr>
                <w:rFonts w:asciiTheme="majorHAnsi" w:hAnsiTheme="majorHAnsi" w:cs="Arial"/>
                <w:sz w:val="20"/>
                <w:szCs w:val="20"/>
              </w:rPr>
              <w:t>|___|</w:t>
            </w:r>
          </w:p>
        </w:tc>
      </w:tr>
      <w:tr w:rsidR="0041417B" w:rsidRPr="00B43262" w14:paraId="40C86A99" w14:textId="77777777" w:rsidTr="00D43915">
        <w:trPr>
          <w:trHeight w:val="286"/>
        </w:trPr>
        <w:tc>
          <w:tcPr>
            <w:tcW w:w="625" w:type="dxa"/>
            <w:vMerge w:val="restart"/>
            <w:tcBorders>
              <w:top w:val="single" w:sz="4" w:space="0" w:color="000000"/>
            </w:tcBorders>
            <w:shd w:val="clear" w:color="auto" w:fill="auto"/>
          </w:tcPr>
          <w:p w14:paraId="4BF6D377" w14:textId="77777777" w:rsidR="0041417B" w:rsidRPr="00B43262" w:rsidRDefault="0041417B" w:rsidP="00D43915">
            <w:pPr>
              <w:jc w:val="center"/>
              <w:rPr>
                <w:rFonts w:asciiTheme="majorHAnsi" w:hAnsiTheme="majorHAnsi"/>
                <w:b/>
                <w:szCs w:val="20"/>
              </w:rPr>
            </w:pPr>
            <w:r w:rsidRPr="00B43262">
              <w:rPr>
                <w:rFonts w:asciiTheme="majorHAnsi" w:hAnsiTheme="majorHAnsi"/>
                <w:b/>
                <w:sz w:val="20"/>
                <w:szCs w:val="20"/>
              </w:rPr>
              <w:t>Q2.</w:t>
            </w:r>
          </w:p>
        </w:tc>
        <w:tc>
          <w:tcPr>
            <w:tcW w:w="6099" w:type="dxa"/>
            <w:vMerge w:val="restart"/>
            <w:tcBorders>
              <w:top w:val="single" w:sz="4" w:space="0" w:color="000000"/>
              <w:right w:val="single" w:sz="4" w:space="0" w:color="000000"/>
            </w:tcBorders>
            <w:shd w:val="clear" w:color="auto" w:fill="auto"/>
          </w:tcPr>
          <w:p w14:paraId="571B6222" w14:textId="77777777" w:rsidR="0041417B" w:rsidRPr="00B43262" w:rsidRDefault="0041417B" w:rsidP="00D43915">
            <w:pPr>
              <w:rPr>
                <w:rFonts w:asciiTheme="majorHAnsi" w:hAnsiTheme="majorHAnsi"/>
                <w:b/>
                <w:szCs w:val="20"/>
              </w:rPr>
            </w:pPr>
            <w:r w:rsidRPr="00B43262">
              <w:rPr>
                <w:rFonts w:asciiTheme="majorHAnsi" w:hAnsiTheme="majorHAnsi"/>
                <w:b/>
                <w:sz w:val="20"/>
                <w:szCs w:val="20"/>
              </w:rPr>
              <w:t xml:space="preserve">If refused, what is </w:t>
            </w:r>
            <w:r w:rsidR="000E2D0F" w:rsidRPr="00B43262">
              <w:rPr>
                <w:rFonts w:asciiTheme="majorHAnsi" w:hAnsiTheme="majorHAnsi"/>
                <w:b/>
                <w:sz w:val="20"/>
                <w:szCs w:val="20"/>
              </w:rPr>
              <w:t>the reason for refusal</w:t>
            </w:r>
            <w:r w:rsidRPr="00B43262">
              <w:rPr>
                <w:rFonts w:asciiTheme="majorHAnsi" w:hAnsiTheme="majorHAnsi"/>
                <w:b/>
                <w:sz w:val="20"/>
                <w:szCs w:val="20"/>
              </w:rPr>
              <w:t>?</w:t>
            </w:r>
          </w:p>
        </w:tc>
        <w:tc>
          <w:tcPr>
            <w:tcW w:w="236" w:type="dxa"/>
            <w:tcBorders>
              <w:top w:val="single" w:sz="4" w:space="0" w:color="000000"/>
              <w:left w:val="single" w:sz="4" w:space="0" w:color="000000"/>
              <w:bottom w:val="nil"/>
              <w:right w:val="nil"/>
            </w:tcBorders>
            <w:shd w:val="clear" w:color="auto" w:fill="auto"/>
          </w:tcPr>
          <w:p w14:paraId="50908D64" w14:textId="77777777" w:rsidR="0041417B" w:rsidRPr="00B43262" w:rsidRDefault="0041417B" w:rsidP="00D43915">
            <w:pPr>
              <w:tabs>
                <w:tab w:val="center" w:pos="4680"/>
                <w:tab w:val="right" w:pos="9360"/>
              </w:tabs>
              <w:rPr>
                <w:rFonts w:asciiTheme="majorHAnsi" w:hAnsiTheme="majorHAnsi"/>
                <w:szCs w:val="20"/>
              </w:rPr>
            </w:pPr>
          </w:p>
        </w:tc>
        <w:tc>
          <w:tcPr>
            <w:tcW w:w="6972" w:type="dxa"/>
            <w:gridSpan w:val="3"/>
            <w:tcBorders>
              <w:top w:val="single" w:sz="4" w:space="0" w:color="000000"/>
              <w:left w:val="nil"/>
              <w:bottom w:val="dotted" w:sz="4" w:space="0" w:color="auto"/>
              <w:right w:val="single" w:sz="4" w:space="0" w:color="000000"/>
            </w:tcBorders>
            <w:shd w:val="clear" w:color="auto" w:fill="auto"/>
          </w:tcPr>
          <w:p w14:paraId="548D0367" w14:textId="77777777" w:rsidR="0041417B" w:rsidRPr="00B43262" w:rsidRDefault="0041417B" w:rsidP="00D43915">
            <w:pPr>
              <w:tabs>
                <w:tab w:val="center" w:pos="4680"/>
                <w:tab w:val="right" w:pos="9360"/>
              </w:tabs>
              <w:rPr>
                <w:rFonts w:asciiTheme="majorHAnsi" w:hAnsiTheme="majorHAnsi"/>
                <w:sz w:val="20"/>
                <w:szCs w:val="20"/>
              </w:rPr>
            </w:pPr>
          </w:p>
        </w:tc>
      </w:tr>
      <w:tr w:rsidR="0041417B" w:rsidRPr="00B43262" w14:paraId="33899B32" w14:textId="77777777" w:rsidTr="00D43915">
        <w:trPr>
          <w:trHeight w:val="130"/>
        </w:trPr>
        <w:tc>
          <w:tcPr>
            <w:tcW w:w="625" w:type="dxa"/>
            <w:vMerge/>
            <w:shd w:val="clear" w:color="auto" w:fill="auto"/>
          </w:tcPr>
          <w:p w14:paraId="63AE43CD" w14:textId="77777777" w:rsidR="0041417B" w:rsidRPr="00B43262" w:rsidRDefault="0041417B" w:rsidP="00D43915">
            <w:pPr>
              <w:jc w:val="center"/>
              <w:rPr>
                <w:rFonts w:asciiTheme="majorHAnsi" w:hAnsiTheme="majorHAnsi"/>
                <w:b/>
                <w:sz w:val="20"/>
                <w:szCs w:val="20"/>
              </w:rPr>
            </w:pPr>
          </w:p>
        </w:tc>
        <w:tc>
          <w:tcPr>
            <w:tcW w:w="6099" w:type="dxa"/>
            <w:vMerge/>
            <w:tcBorders>
              <w:right w:val="single" w:sz="4" w:space="0" w:color="000000"/>
            </w:tcBorders>
            <w:shd w:val="clear" w:color="auto" w:fill="auto"/>
          </w:tcPr>
          <w:p w14:paraId="2F6BEF9B" w14:textId="77777777" w:rsidR="0041417B" w:rsidRPr="00B43262" w:rsidRDefault="0041417B" w:rsidP="00D43915">
            <w:pPr>
              <w:rPr>
                <w:rFonts w:asciiTheme="majorHAnsi" w:hAnsiTheme="majorHAnsi"/>
                <w:sz w:val="20"/>
                <w:szCs w:val="20"/>
              </w:rPr>
            </w:pPr>
          </w:p>
        </w:tc>
        <w:tc>
          <w:tcPr>
            <w:tcW w:w="236" w:type="dxa"/>
            <w:tcBorders>
              <w:top w:val="nil"/>
              <w:left w:val="single" w:sz="4" w:space="0" w:color="000000"/>
              <w:bottom w:val="nil"/>
              <w:right w:val="nil"/>
            </w:tcBorders>
            <w:shd w:val="clear" w:color="auto" w:fill="auto"/>
          </w:tcPr>
          <w:p w14:paraId="5AD3E8DF" w14:textId="77777777" w:rsidR="0041417B" w:rsidRPr="00B43262" w:rsidDel="003D2DBE" w:rsidRDefault="0041417B" w:rsidP="00D43915">
            <w:pPr>
              <w:tabs>
                <w:tab w:val="center" w:pos="4680"/>
                <w:tab w:val="right" w:pos="9360"/>
              </w:tabs>
              <w:rPr>
                <w:rFonts w:asciiTheme="majorHAnsi" w:hAnsiTheme="majorHAnsi"/>
                <w:sz w:val="20"/>
                <w:szCs w:val="20"/>
              </w:rPr>
            </w:pPr>
          </w:p>
        </w:tc>
        <w:tc>
          <w:tcPr>
            <w:tcW w:w="6972" w:type="dxa"/>
            <w:gridSpan w:val="3"/>
            <w:tcBorders>
              <w:top w:val="dotted" w:sz="4" w:space="0" w:color="auto"/>
              <w:left w:val="nil"/>
              <w:bottom w:val="dotted" w:sz="4" w:space="0" w:color="auto"/>
              <w:right w:val="single" w:sz="4" w:space="0" w:color="000000"/>
            </w:tcBorders>
            <w:shd w:val="clear" w:color="auto" w:fill="auto"/>
          </w:tcPr>
          <w:p w14:paraId="0E998B81" w14:textId="77777777" w:rsidR="0041417B" w:rsidRPr="00B43262" w:rsidDel="003D2DBE" w:rsidRDefault="0041417B" w:rsidP="00D43915">
            <w:pPr>
              <w:tabs>
                <w:tab w:val="center" w:pos="4680"/>
                <w:tab w:val="right" w:pos="9360"/>
              </w:tabs>
              <w:rPr>
                <w:rFonts w:asciiTheme="majorHAnsi" w:hAnsiTheme="majorHAnsi"/>
                <w:sz w:val="20"/>
                <w:szCs w:val="20"/>
              </w:rPr>
            </w:pPr>
          </w:p>
        </w:tc>
      </w:tr>
      <w:tr w:rsidR="0041417B" w:rsidRPr="00B43262" w14:paraId="190F66C2" w14:textId="77777777" w:rsidTr="00D43915">
        <w:trPr>
          <w:trHeight w:val="56"/>
        </w:trPr>
        <w:tc>
          <w:tcPr>
            <w:tcW w:w="625" w:type="dxa"/>
            <w:vMerge/>
            <w:shd w:val="clear" w:color="auto" w:fill="auto"/>
          </w:tcPr>
          <w:p w14:paraId="4113A402" w14:textId="77777777" w:rsidR="0041417B" w:rsidRPr="00B43262" w:rsidRDefault="0041417B" w:rsidP="00D43915">
            <w:pPr>
              <w:jc w:val="center"/>
              <w:rPr>
                <w:rFonts w:asciiTheme="majorHAnsi" w:hAnsiTheme="majorHAnsi"/>
                <w:b/>
                <w:sz w:val="20"/>
                <w:szCs w:val="20"/>
              </w:rPr>
            </w:pPr>
          </w:p>
        </w:tc>
        <w:tc>
          <w:tcPr>
            <w:tcW w:w="6099" w:type="dxa"/>
            <w:vMerge/>
            <w:tcBorders>
              <w:right w:val="single" w:sz="4" w:space="0" w:color="000000"/>
            </w:tcBorders>
            <w:shd w:val="clear" w:color="auto" w:fill="auto"/>
          </w:tcPr>
          <w:p w14:paraId="2987A836" w14:textId="77777777" w:rsidR="0041417B" w:rsidRPr="00B43262" w:rsidRDefault="0041417B" w:rsidP="00D43915">
            <w:pPr>
              <w:rPr>
                <w:rFonts w:asciiTheme="majorHAnsi" w:hAnsiTheme="majorHAnsi"/>
                <w:sz w:val="20"/>
                <w:szCs w:val="20"/>
              </w:rPr>
            </w:pPr>
          </w:p>
        </w:tc>
        <w:tc>
          <w:tcPr>
            <w:tcW w:w="236" w:type="dxa"/>
            <w:tcBorders>
              <w:top w:val="nil"/>
              <w:left w:val="single" w:sz="4" w:space="0" w:color="000000"/>
              <w:bottom w:val="nil"/>
              <w:right w:val="nil"/>
            </w:tcBorders>
            <w:shd w:val="clear" w:color="auto" w:fill="auto"/>
          </w:tcPr>
          <w:p w14:paraId="544CDE08" w14:textId="77777777" w:rsidR="0041417B" w:rsidRPr="00B43262" w:rsidDel="003D2DBE" w:rsidRDefault="0041417B" w:rsidP="00D43915">
            <w:pPr>
              <w:tabs>
                <w:tab w:val="center" w:pos="4680"/>
                <w:tab w:val="right" w:pos="9360"/>
              </w:tabs>
              <w:rPr>
                <w:rFonts w:asciiTheme="majorHAnsi" w:hAnsiTheme="majorHAnsi"/>
                <w:sz w:val="20"/>
                <w:szCs w:val="20"/>
              </w:rPr>
            </w:pPr>
          </w:p>
        </w:tc>
        <w:tc>
          <w:tcPr>
            <w:tcW w:w="6972" w:type="dxa"/>
            <w:gridSpan w:val="3"/>
            <w:tcBorders>
              <w:top w:val="dotted" w:sz="4" w:space="0" w:color="auto"/>
              <w:left w:val="nil"/>
              <w:bottom w:val="dotted" w:sz="4" w:space="0" w:color="auto"/>
              <w:right w:val="single" w:sz="4" w:space="0" w:color="000000"/>
            </w:tcBorders>
            <w:shd w:val="clear" w:color="auto" w:fill="auto"/>
          </w:tcPr>
          <w:p w14:paraId="23EEBE83" w14:textId="77777777" w:rsidR="0041417B" w:rsidRPr="00B43262" w:rsidDel="003D2DBE" w:rsidRDefault="0041417B" w:rsidP="00D43915">
            <w:pPr>
              <w:tabs>
                <w:tab w:val="center" w:pos="4680"/>
                <w:tab w:val="right" w:pos="9360"/>
              </w:tabs>
              <w:rPr>
                <w:rFonts w:asciiTheme="majorHAnsi" w:hAnsiTheme="majorHAnsi"/>
                <w:sz w:val="20"/>
                <w:szCs w:val="20"/>
              </w:rPr>
            </w:pPr>
          </w:p>
        </w:tc>
      </w:tr>
      <w:tr w:rsidR="0041417B" w:rsidRPr="00B43262" w14:paraId="1A98EF0A" w14:textId="77777777" w:rsidTr="00D43915">
        <w:trPr>
          <w:trHeight w:val="56"/>
        </w:trPr>
        <w:tc>
          <w:tcPr>
            <w:tcW w:w="625" w:type="dxa"/>
            <w:vMerge/>
            <w:shd w:val="clear" w:color="auto" w:fill="auto"/>
          </w:tcPr>
          <w:p w14:paraId="7EE5D8AB" w14:textId="77777777" w:rsidR="0041417B" w:rsidRPr="00B43262" w:rsidRDefault="0041417B" w:rsidP="00D43915">
            <w:pPr>
              <w:jc w:val="center"/>
              <w:rPr>
                <w:rFonts w:asciiTheme="majorHAnsi" w:hAnsiTheme="majorHAnsi"/>
                <w:b/>
                <w:sz w:val="20"/>
                <w:szCs w:val="20"/>
              </w:rPr>
            </w:pPr>
          </w:p>
        </w:tc>
        <w:tc>
          <w:tcPr>
            <w:tcW w:w="6099" w:type="dxa"/>
            <w:vMerge/>
            <w:tcBorders>
              <w:right w:val="single" w:sz="4" w:space="0" w:color="000000"/>
            </w:tcBorders>
            <w:shd w:val="clear" w:color="auto" w:fill="auto"/>
          </w:tcPr>
          <w:p w14:paraId="52B6212A" w14:textId="77777777" w:rsidR="0041417B" w:rsidRPr="00B43262" w:rsidRDefault="0041417B" w:rsidP="00D43915">
            <w:pPr>
              <w:rPr>
                <w:rFonts w:asciiTheme="majorHAnsi" w:hAnsiTheme="majorHAnsi"/>
                <w:sz w:val="20"/>
                <w:szCs w:val="20"/>
              </w:rPr>
            </w:pPr>
          </w:p>
        </w:tc>
        <w:tc>
          <w:tcPr>
            <w:tcW w:w="236" w:type="dxa"/>
            <w:tcBorders>
              <w:top w:val="nil"/>
              <w:left w:val="single" w:sz="4" w:space="0" w:color="000000"/>
              <w:bottom w:val="nil"/>
              <w:right w:val="nil"/>
            </w:tcBorders>
            <w:shd w:val="clear" w:color="auto" w:fill="auto"/>
          </w:tcPr>
          <w:p w14:paraId="30232AA4" w14:textId="77777777" w:rsidR="0041417B" w:rsidRPr="00B43262" w:rsidDel="003D2DBE" w:rsidRDefault="0041417B" w:rsidP="00D43915">
            <w:pPr>
              <w:tabs>
                <w:tab w:val="center" w:pos="4680"/>
                <w:tab w:val="right" w:pos="9360"/>
              </w:tabs>
              <w:rPr>
                <w:rFonts w:asciiTheme="majorHAnsi" w:hAnsiTheme="majorHAnsi"/>
                <w:sz w:val="20"/>
                <w:szCs w:val="20"/>
              </w:rPr>
            </w:pPr>
          </w:p>
        </w:tc>
        <w:tc>
          <w:tcPr>
            <w:tcW w:w="6972" w:type="dxa"/>
            <w:gridSpan w:val="3"/>
            <w:tcBorders>
              <w:top w:val="dotted" w:sz="4" w:space="0" w:color="auto"/>
              <w:left w:val="nil"/>
              <w:bottom w:val="dotted" w:sz="4" w:space="0" w:color="auto"/>
              <w:right w:val="single" w:sz="4" w:space="0" w:color="000000"/>
            </w:tcBorders>
            <w:shd w:val="clear" w:color="auto" w:fill="auto"/>
          </w:tcPr>
          <w:p w14:paraId="50279C03" w14:textId="77777777" w:rsidR="0041417B" w:rsidRPr="00B43262" w:rsidDel="003D2DBE" w:rsidRDefault="0041417B" w:rsidP="00D43915">
            <w:pPr>
              <w:tabs>
                <w:tab w:val="center" w:pos="4680"/>
                <w:tab w:val="right" w:pos="9360"/>
              </w:tabs>
              <w:rPr>
                <w:rFonts w:asciiTheme="majorHAnsi" w:hAnsiTheme="majorHAnsi"/>
                <w:sz w:val="20"/>
                <w:szCs w:val="20"/>
              </w:rPr>
            </w:pPr>
          </w:p>
        </w:tc>
      </w:tr>
      <w:tr w:rsidR="0041417B" w:rsidRPr="00B43262" w14:paraId="0D191B96" w14:textId="77777777" w:rsidTr="00D43915">
        <w:trPr>
          <w:trHeight w:val="56"/>
        </w:trPr>
        <w:tc>
          <w:tcPr>
            <w:tcW w:w="625" w:type="dxa"/>
            <w:vMerge/>
            <w:shd w:val="clear" w:color="auto" w:fill="auto"/>
          </w:tcPr>
          <w:p w14:paraId="78172533" w14:textId="77777777" w:rsidR="0041417B" w:rsidRPr="00B43262" w:rsidRDefault="0041417B" w:rsidP="00D43915">
            <w:pPr>
              <w:jc w:val="center"/>
              <w:rPr>
                <w:rFonts w:asciiTheme="majorHAnsi" w:hAnsiTheme="majorHAnsi"/>
                <w:b/>
                <w:sz w:val="20"/>
                <w:szCs w:val="20"/>
              </w:rPr>
            </w:pPr>
          </w:p>
        </w:tc>
        <w:tc>
          <w:tcPr>
            <w:tcW w:w="6099" w:type="dxa"/>
            <w:vMerge/>
            <w:tcBorders>
              <w:right w:val="single" w:sz="4" w:space="0" w:color="000000"/>
            </w:tcBorders>
            <w:shd w:val="clear" w:color="auto" w:fill="auto"/>
          </w:tcPr>
          <w:p w14:paraId="2AFB1C2D" w14:textId="77777777" w:rsidR="0041417B" w:rsidRPr="00B43262" w:rsidRDefault="0041417B" w:rsidP="00D43915">
            <w:pPr>
              <w:rPr>
                <w:rFonts w:asciiTheme="majorHAnsi" w:hAnsiTheme="majorHAnsi"/>
                <w:sz w:val="20"/>
                <w:szCs w:val="20"/>
              </w:rPr>
            </w:pPr>
          </w:p>
        </w:tc>
        <w:tc>
          <w:tcPr>
            <w:tcW w:w="236" w:type="dxa"/>
            <w:tcBorders>
              <w:top w:val="nil"/>
              <w:left w:val="single" w:sz="4" w:space="0" w:color="000000"/>
              <w:bottom w:val="single" w:sz="4" w:space="0" w:color="000000"/>
              <w:right w:val="nil"/>
            </w:tcBorders>
            <w:shd w:val="clear" w:color="auto" w:fill="auto"/>
          </w:tcPr>
          <w:p w14:paraId="7E74AD8E" w14:textId="77777777" w:rsidR="0041417B" w:rsidRPr="00B43262" w:rsidDel="003D2DBE" w:rsidRDefault="0041417B" w:rsidP="00D43915">
            <w:pPr>
              <w:tabs>
                <w:tab w:val="center" w:pos="4680"/>
                <w:tab w:val="right" w:pos="9360"/>
              </w:tabs>
              <w:rPr>
                <w:rFonts w:asciiTheme="majorHAnsi" w:hAnsiTheme="majorHAnsi"/>
                <w:sz w:val="20"/>
                <w:szCs w:val="20"/>
              </w:rPr>
            </w:pPr>
          </w:p>
        </w:tc>
        <w:tc>
          <w:tcPr>
            <w:tcW w:w="6972" w:type="dxa"/>
            <w:gridSpan w:val="3"/>
            <w:tcBorders>
              <w:top w:val="dotted" w:sz="4" w:space="0" w:color="auto"/>
              <w:left w:val="nil"/>
              <w:bottom w:val="single" w:sz="4" w:space="0" w:color="000000"/>
              <w:right w:val="single" w:sz="4" w:space="0" w:color="000000"/>
            </w:tcBorders>
            <w:shd w:val="clear" w:color="auto" w:fill="auto"/>
          </w:tcPr>
          <w:p w14:paraId="5D331E2A" w14:textId="77777777" w:rsidR="0041417B" w:rsidRPr="00B43262" w:rsidDel="003D2DBE" w:rsidRDefault="0041417B" w:rsidP="00D43915">
            <w:pPr>
              <w:tabs>
                <w:tab w:val="center" w:pos="4680"/>
                <w:tab w:val="right" w:pos="9360"/>
              </w:tabs>
              <w:rPr>
                <w:rFonts w:asciiTheme="majorHAnsi" w:hAnsiTheme="majorHAnsi"/>
                <w:sz w:val="20"/>
                <w:szCs w:val="20"/>
              </w:rPr>
            </w:pPr>
          </w:p>
        </w:tc>
      </w:tr>
      <w:tr w:rsidR="0041417B" w:rsidRPr="00B43262" w14:paraId="5F168249" w14:textId="77777777" w:rsidTr="00D43915">
        <w:trPr>
          <w:trHeight w:val="265"/>
        </w:trPr>
        <w:tc>
          <w:tcPr>
            <w:tcW w:w="6724" w:type="dxa"/>
            <w:gridSpan w:val="2"/>
            <w:shd w:val="clear" w:color="auto" w:fill="auto"/>
          </w:tcPr>
          <w:p w14:paraId="1743F34E" w14:textId="77777777" w:rsidR="0041417B" w:rsidRPr="00B43262" w:rsidRDefault="0041417B" w:rsidP="00D43915">
            <w:pPr>
              <w:keepNext/>
              <w:tabs>
                <w:tab w:val="center" w:pos="4680"/>
                <w:tab w:val="right" w:pos="9360"/>
              </w:tabs>
              <w:outlineLvl w:val="4"/>
              <w:rPr>
                <w:rFonts w:asciiTheme="majorHAnsi" w:hAnsiTheme="majorHAnsi"/>
                <w:b/>
                <w:sz w:val="20"/>
                <w:szCs w:val="20"/>
              </w:rPr>
            </w:pPr>
            <w:r w:rsidRPr="00B43262">
              <w:rPr>
                <w:rFonts w:asciiTheme="majorHAnsi" w:hAnsiTheme="majorHAnsi"/>
                <w:b/>
                <w:sz w:val="20"/>
                <w:szCs w:val="20"/>
              </w:rPr>
              <w:t>Interviewer signature and date</w:t>
            </w:r>
          </w:p>
        </w:tc>
        <w:tc>
          <w:tcPr>
            <w:tcW w:w="3604" w:type="dxa"/>
            <w:gridSpan w:val="2"/>
            <w:shd w:val="clear" w:color="auto" w:fill="auto"/>
          </w:tcPr>
          <w:p w14:paraId="24D9B873" w14:textId="77777777" w:rsidR="0041417B" w:rsidRPr="00B43262" w:rsidRDefault="0041417B" w:rsidP="00D43915">
            <w:pPr>
              <w:keepNext/>
              <w:tabs>
                <w:tab w:val="center" w:pos="4680"/>
                <w:tab w:val="right" w:pos="9360"/>
              </w:tabs>
              <w:outlineLvl w:val="4"/>
              <w:rPr>
                <w:rFonts w:asciiTheme="majorHAnsi" w:hAnsiTheme="majorHAnsi"/>
                <w:b/>
                <w:sz w:val="20"/>
                <w:szCs w:val="20"/>
              </w:rPr>
            </w:pPr>
            <w:r w:rsidRPr="00B43262">
              <w:rPr>
                <w:rFonts w:asciiTheme="majorHAnsi" w:hAnsiTheme="majorHAnsi"/>
                <w:b/>
                <w:sz w:val="20"/>
                <w:szCs w:val="20"/>
              </w:rPr>
              <w:t>Signature</w:t>
            </w:r>
          </w:p>
        </w:tc>
        <w:tc>
          <w:tcPr>
            <w:tcW w:w="3604" w:type="dxa"/>
            <w:gridSpan w:val="2"/>
            <w:shd w:val="clear" w:color="auto" w:fill="auto"/>
          </w:tcPr>
          <w:p w14:paraId="4F85E7B2" w14:textId="77777777" w:rsidR="0041417B" w:rsidRPr="00B43262" w:rsidRDefault="0041417B" w:rsidP="00D43915">
            <w:pPr>
              <w:keepNext/>
              <w:tabs>
                <w:tab w:val="center" w:pos="4680"/>
                <w:tab w:val="right" w:pos="9360"/>
              </w:tabs>
              <w:outlineLvl w:val="4"/>
              <w:rPr>
                <w:rFonts w:asciiTheme="majorHAnsi" w:hAnsiTheme="majorHAnsi"/>
                <w:b/>
                <w:sz w:val="20"/>
                <w:szCs w:val="20"/>
              </w:rPr>
            </w:pPr>
            <w:r w:rsidRPr="00B43262">
              <w:rPr>
                <w:rFonts w:asciiTheme="majorHAnsi" w:hAnsiTheme="majorHAnsi"/>
                <w:b/>
                <w:sz w:val="20"/>
                <w:szCs w:val="20"/>
              </w:rPr>
              <w:t>Date</w:t>
            </w:r>
          </w:p>
        </w:tc>
      </w:tr>
      <w:tr w:rsidR="0041417B" w:rsidRPr="00B43262" w14:paraId="3663689D" w14:textId="77777777" w:rsidTr="00D43915">
        <w:trPr>
          <w:trHeight w:val="1054"/>
        </w:trPr>
        <w:tc>
          <w:tcPr>
            <w:tcW w:w="13932" w:type="dxa"/>
            <w:gridSpan w:val="6"/>
            <w:shd w:val="clear" w:color="auto" w:fill="auto"/>
          </w:tcPr>
          <w:p w14:paraId="7D911690" w14:textId="77777777" w:rsidR="0041417B" w:rsidRPr="00B43262" w:rsidRDefault="0041417B" w:rsidP="00D43915">
            <w:pPr>
              <w:keepNext/>
              <w:tabs>
                <w:tab w:val="center" w:pos="4680"/>
                <w:tab w:val="right" w:pos="9360"/>
              </w:tabs>
              <w:outlineLvl w:val="4"/>
              <w:rPr>
                <w:rFonts w:asciiTheme="majorHAnsi" w:hAnsiTheme="majorHAnsi"/>
                <w:b/>
                <w:sz w:val="20"/>
                <w:szCs w:val="20"/>
              </w:rPr>
            </w:pPr>
            <w:r w:rsidRPr="00B43262">
              <w:rPr>
                <w:rFonts w:asciiTheme="majorHAnsi" w:hAnsiTheme="majorHAnsi"/>
                <w:b/>
                <w:sz w:val="20"/>
                <w:szCs w:val="20"/>
              </w:rPr>
              <w:t>Observations</w:t>
            </w:r>
          </w:p>
          <w:p w14:paraId="421B8FAB" w14:textId="77777777" w:rsidR="0041417B" w:rsidRPr="00B43262" w:rsidRDefault="0041417B" w:rsidP="00D43915">
            <w:pPr>
              <w:keepNext/>
              <w:tabs>
                <w:tab w:val="center" w:pos="4680"/>
                <w:tab w:val="right" w:pos="9360"/>
              </w:tabs>
              <w:outlineLvl w:val="4"/>
              <w:rPr>
                <w:rFonts w:asciiTheme="majorHAnsi" w:hAnsiTheme="majorHAnsi"/>
                <w:b/>
                <w:sz w:val="20"/>
                <w:szCs w:val="20"/>
              </w:rPr>
            </w:pPr>
          </w:p>
        </w:tc>
      </w:tr>
      <w:tr w:rsidR="0041417B" w:rsidRPr="00B43262" w14:paraId="5975542C" w14:textId="77777777" w:rsidTr="00D43915">
        <w:trPr>
          <w:trHeight w:val="1054"/>
        </w:trPr>
        <w:tc>
          <w:tcPr>
            <w:tcW w:w="13932" w:type="dxa"/>
            <w:gridSpan w:val="6"/>
            <w:shd w:val="clear" w:color="auto" w:fill="auto"/>
          </w:tcPr>
          <w:p w14:paraId="1EB1328B" w14:textId="77777777" w:rsidR="0041417B" w:rsidRPr="00B43262" w:rsidRDefault="0041417B" w:rsidP="00D43915">
            <w:pPr>
              <w:jc w:val="both"/>
              <w:rPr>
                <w:b/>
                <w:sz w:val="20"/>
                <w:szCs w:val="20"/>
              </w:rPr>
            </w:pPr>
            <w:r w:rsidRPr="00B43262">
              <w:rPr>
                <w:b/>
                <w:sz w:val="20"/>
              </w:rPr>
              <w:lastRenderedPageBreak/>
              <w:t xml:space="preserve">I WOULD LIKE TO START BY ASKING YOU A FEW QUESTIONS ABOUT THE FACILITY’S CHARACTERISTICS. </w:t>
            </w:r>
          </w:p>
          <w:p w14:paraId="0EECBA5E" w14:textId="77777777" w:rsidR="0041417B" w:rsidRPr="00B43262" w:rsidRDefault="0041417B" w:rsidP="00D43915">
            <w:pPr>
              <w:ind w:left="1440"/>
              <w:jc w:val="both"/>
              <w:rPr>
                <w:b/>
                <w:sz w:val="20"/>
              </w:rPr>
            </w:pPr>
          </w:p>
          <w:p w14:paraId="2AB660A5" w14:textId="77777777" w:rsidR="0041417B" w:rsidRPr="00B43262" w:rsidRDefault="0041417B" w:rsidP="00D43915">
            <w:pPr>
              <w:jc w:val="both"/>
              <w:rPr>
                <w:b/>
                <w:sz w:val="20"/>
              </w:rPr>
            </w:pPr>
            <w:r w:rsidRPr="00B43262">
              <w:rPr>
                <w:b/>
                <w:sz w:val="20"/>
              </w:rPr>
              <w:t>DURING THIS TIME, IF YOU DON’T MIND, MY COLLEAGUE WILL COLLECT GENERAL HEALTH WORKER INFORMATION AND SELECT UP TO 10 TO BE INTERVIEWED.</w:t>
            </w:r>
          </w:p>
          <w:p w14:paraId="31A67222" w14:textId="77777777" w:rsidR="0041417B" w:rsidRPr="00B43262" w:rsidRDefault="0041417B" w:rsidP="00D43915">
            <w:pPr>
              <w:keepNext/>
              <w:tabs>
                <w:tab w:val="center" w:pos="4680"/>
                <w:tab w:val="right" w:pos="9360"/>
              </w:tabs>
              <w:outlineLvl w:val="4"/>
              <w:rPr>
                <w:rFonts w:asciiTheme="majorHAnsi" w:hAnsiTheme="majorHAnsi"/>
                <w:b/>
                <w:sz w:val="20"/>
                <w:szCs w:val="20"/>
              </w:rPr>
            </w:pPr>
          </w:p>
        </w:tc>
      </w:tr>
    </w:tbl>
    <w:p w14:paraId="052B0350" w14:textId="77777777" w:rsidR="0041417B" w:rsidRPr="00B43262" w:rsidRDefault="0041417B" w:rsidP="0041417B">
      <w:pPr>
        <w:rPr>
          <w:rFonts w:asciiTheme="majorHAnsi" w:hAnsiTheme="majorHAnsi"/>
        </w:rPr>
      </w:pPr>
    </w:p>
    <w:p w14:paraId="5E2ADA0B" w14:textId="77777777" w:rsidR="0041417B" w:rsidRPr="000807C1" w:rsidRDefault="0041417B" w:rsidP="0041417B">
      <w:pPr>
        <w:rPr>
          <w:rFonts w:asciiTheme="majorHAnsi" w:hAnsiTheme="majorHAnsi"/>
          <w:color w:val="FF0000"/>
        </w:rPr>
      </w:pPr>
    </w:p>
    <w:tbl>
      <w:tblPr>
        <w:tblW w:w="142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38"/>
        <w:gridCol w:w="2250"/>
        <w:gridCol w:w="900"/>
        <w:gridCol w:w="1530"/>
        <w:gridCol w:w="180"/>
        <w:gridCol w:w="180"/>
        <w:gridCol w:w="2340"/>
        <w:gridCol w:w="810"/>
        <w:gridCol w:w="630"/>
        <w:gridCol w:w="180"/>
        <w:gridCol w:w="1080"/>
        <w:gridCol w:w="1215"/>
        <w:gridCol w:w="585"/>
        <w:gridCol w:w="1620"/>
      </w:tblGrid>
      <w:tr w:rsidR="0041417B" w:rsidRPr="00B43262" w14:paraId="36465361" w14:textId="77777777" w:rsidTr="00D43915">
        <w:trPr>
          <w:trHeight w:val="303"/>
        </w:trPr>
        <w:tc>
          <w:tcPr>
            <w:tcW w:w="14238" w:type="dxa"/>
            <w:gridSpan w:val="14"/>
            <w:shd w:val="clear" w:color="auto" w:fill="auto"/>
            <w:vAlign w:val="center"/>
          </w:tcPr>
          <w:p w14:paraId="2CFBCADD" w14:textId="77777777" w:rsidR="0041417B" w:rsidRPr="00B43262" w:rsidRDefault="0041417B" w:rsidP="00D43915">
            <w:pPr>
              <w:pStyle w:val="Heading1"/>
              <w:rPr>
                <w:rFonts w:asciiTheme="majorHAnsi" w:hAnsiTheme="majorHAnsi"/>
              </w:rPr>
            </w:pPr>
            <w:bookmarkStart w:id="2" w:name="_Ref332075438"/>
            <w:bookmarkStart w:id="3" w:name="_Toc377656805"/>
            <w:bookmarkStart w:id="4" w:name="_Ref201392751"/>
            <w:r w:rsidRPr="00B43262">
              <w:rPr>
                <w:rFonts w:asciiTheme="majorHAnsi" w:hAnsiTheme="majorHAnsi"/>
              </w:rPr>
              <w:t xml:space="preserve">Module </w:t>
            </w:r>
            <w:r w:rsidRPr="00B43262">
              <w:rPr>
                <w:rFonts w:asciiTheme="majorHAnsi" w:hAnsiTheme="majorHAnsi"/>
              </w:rPr>
              <w:fldChar w:fldCharType="begin"/>
            </w:r>
            <w:r w:rsidRPr="00B43262">
              <w:rPr>
                <w:rFonts w:asciiTheme="majorHAnsi" w:hAnsiTheme="majorHAnsi"/>
              </w:rPr>
              <w:instrText xml:space="preserve"> SEQ Module \* ARABIC </w:instrText>
            </w:r>
            <w:r w:rsidRPr="00B43262">
              <w:rPr>
                <w:rFonts w:asciiTheme="majorHAnsi" w:hAnsiTheme="majorHAnsi"/>
              </w:rPr>
              <w:fldChar w:fldCharType="separate"/>
            </w:r>
            <w:r w:rsidRPr="00B43262">
              <w:rPr>
                <w:rFonts w:asciiTheme="majorHAnsi" w:hAnsiTheme="majorHAnsi"/>
              </w:rPr>
              <w:t>1</w:t>
            </w:r>
            <w:r w:rsidRPr="00B43262">
              <w:rPr>
                <w:rFonts w:asciiTheme="majorHAnsi" w:hAnsiTheme="majorHAnsi"/>
              </w:rPr>
              <w:fldChar w:fldCharType="end"/>
            </w:r>
            <w:r w:rsidRPr="00B43262">
              <w:rPr>
                <w:rFonts w:asciiTheme="majorHAnsi" w:hAnsiTheme="majorHAnsi"/>
              </w:rPr>
              <w:t>:</w:t>
            </w:r>
            <w:bookmarkEnd w:id="2"/>
            <w:r w:rsidRPr="00B43262">
              <w:rPr>
                <w:rFonts w:asciiTheme="majorHAnsi" w:hAnsiTheme="majorHAnsi"/>
              </w:rPr>
              <w:t xml:space="preserve"> Facility Questionnaire</w:t>
            </w:r>
            <w:bookmarkEnd w:id="3"/>
          </w:p>
          <w:p w14:paraId="52A24538" w14:textId="77777777" w:rsidR="0041417B" w:rsidRPr="00B43262" w:rsidRDefault="0041417B" w:rsidP="00D43915">
            <w:pPr>
              <w:pStyle w:val="Heading2"/>
              <w:rPr>
                <w:rFonts w:asciiTheme="majorHAnsi" w:hAnsiTheme="majorHAnsi" w:cs="Arial"/>
                <w:vertAlign w:val="superscript"/>
              </w:rPr>
            </w:pPr>
            <w:bookmarkStart w:id="5" w:name="_Toc377656806"/>
            <w:r w:rsidRPr="00B43262">
              <w:rPr>
                <w:rFonts w:asciiTheme="majorHAnsi" w:hAnsiTheme="majorHAnsi"/>
              </w:rPr>
              <w:t xml:space="preserve">Section </w:t>
            </w:r>
            <w:r w:rsidRPr="00B43262">
              <w:rPr>
                <w:rFonts w:asciiTheme="majorHAnsi" w:hAnsiTheme="majorHAnsi"/>
              </w:rPr>
              <w:fldChar w:fldCharType="begin"/>
            </w:r>
            <w:r w:rsidRPr="00B43262">
              <w:rPr>
                <w:rFonts w:asciiTheme="majorHAnsi" w:hAnsiTheme="majorHAnsi"/>
              </w:rPr>
              <w:instrText xml:space="preserve"> SEQ Section \* ALPHABETIC </w:instrText>
            </w:r>
            <w:r w:rsidRPr="00B43262">
              <w:rPr>
                <w:rFonts w:asciiTheme="majorHAnsi" w:hAnsiTheme="majorHAnsi"/>
              </w:rPr>
              <w:fldChar w:fldCharType="separate"/>
            </w:r>
            <w:r w:rsidRPr="00B43262">
              <w:rPr>
                <w:rFonts w:asciiTheme="majorHAnsi" w:hAnsiTheme="majorHAnsi"/>
              </w:rPr>
              <w:t>A</w:t>
            </w:r>
            <w:r w:rsidRPr="00B43262">
              <w:rPr>
                <w:rFonts w:asciiTheme="majorHAnsi" w:hAnsiTheme="majorHAnsi"/>
              </w:rPr>
              <w:fldChar w:fldCharType="end"/>
            </w:r>
            <w:r w:rsidRPr="00B43262">
              <w:rPr>
                <w:rFonts w:asciiTheme="majorHAnsi" w:hAnsiTheme="majorHAnsi" w:cs="Arial"/>
              </w:rPr>
              <w:t xml:space="preserve">: </w:t>
            </w:r>
            <w:bookmarkEnd w:id="4"/>
            <w:r w:rsidRPr="00B43262">
              <w:rPr>
                <w:rFonts w:asciiTheme="majorHAnsi" w:hAnsiTheme="majorHAnsi" w:cs="Arial"/>
              </w:rPr>
              <w:t>Basic Information</w:t>
            </w:r>
            <w:bookmarkEnd w:id="5"/>
          </w:p>
        </w:tc>
      </w:tr>
      <w:tr w:rsidR="0041417B" w:rsidRPr="00B43262" w14:paraId="79F695A6" w14:textId="77777777" w:rsidTr="00D43915">
        <w:trPr>
          <w:trHeight w:val="360"/>
        </w:trPr>
        <w:tc>
          <w:tcPr>
            <w:tcW w:w="14238" w:type="dxa"/>
            <w:gridSpan w:val="14"/>
            <w:shd w:val="clear" w:color="auto" w:fill="D9D9D9"/>
            <w:vAlign w:val="center"/>
          </w:tcPr>
          <w:p w14:paraId="42F98881" w14:textId="77777777" w:rsidR="0041417B" w:rsidRPr="00B43262" w:rsidRDefault="0041417B" w:rsidP="00D43915">
            <w:pPr>
              <w:rPr>
                <w:rFonts w:asciiTheme="majorHAnsi" w:hAnsiTheme="majorHAnsi"/>
                <w:b/>
              </w:rPr>
            </w:pPr>
            <w:r w:rsidRPr="00B43262">
              <w:rPr>
                <w:rFonts w:asciiTheme="majorHAnsi" w:hAnsiTheme="majorHAnsi"/>
                <w:b/>
              </w:rPr>
              <w:t>Facility Information (Fill in before arriving to the Health Facility)</w:t>
            </w:r>
          </w:p>
        </w:tc>
      </w:tr>
      <w:tr w:rsidR="0041417B" w:rsidRPr="00B43262" w14:paraId="0A1200F5" w14:textId="77777777" w:rsidTr="00D43915">
        <w:trPr>
          <w:trHeight w:val="360"/>
        </w:trPr>
        <w:tc>
          <w:tcPr>
            <w:tcW w:w="738" w:type="dxa"/>
          </w:tcPr>
          <w:p w14:paraId="03D80AE1" w14:textId="77777777" w:rsidR="0041417B" w:rsidRPr="00B43262" w:rsidRDefault="0041417B" w:rsidP="00D43915">
            <w:r w:rsidRPr="00B43262">
              <w:rPr>
                <w:rFonts w:asciiTheme="majorHAnsi" w:hAnsiTheme="majorHAnsi"/>
                <w:b/>
                <w:sz w:val="20"/>
                <w:szCs w:val="20"/>
              </w:rPr>
              <w:t>Q3.</w:t>
            </w:r>
          </w:p>
        </w:tc>
        <w:tc>
          <w:tcPr>
            <w:tcW w:w="3150" w:type="dxa"/>
            <w:gridSpan w:val="2"/>
            <w:vAlign w:val="center"/>
          </w:tcPr>
          <w:p w14:paraId="1225F9BC" w14:textId="77777777" w:rsidR="0041417B" w:rsidRPr="008B3D64" w:rsidRDefault="0041417B" w:rsidP="00D43915">
            <w:pPr>
              <w:rPr>
                <w:rFonts w:asciiTheme="majorHAnsi" w:hAnsiTheme="majorHAnsi" w:cs="Arial"/>
                <w:b/>
                <w:bCs/>
                <w:sz w:val="20"/>
              </w:rPr>
            </w:pPr>
            <w:r w:rsidRPr="008B3D64">
              <w:rPr>
                <w:rFonts w:asciiTheme="majorHAnsi" w:hAnsiTheme="majorHAnsi" w:cs="Arial"/>
                <w:b/>
                <w:bCs/>
                <w:sz w:val="20"/>
              </w:rPr>
              <w:t>Region</w:t>
            </w:r>
          </w:p>
        </w:tc>
        <w:tc>
          <w:tcPr>
            <w:tcW w:w="5850" w:type="dxa"/>
            <w:gridSpan w:val="7"/>
            <w:vAlign w:val="center"/>
          </w:tcPr>
          <w:p w14:paraId="55EA6A47" w14:textId="77777777" w:rsidR="0041417B" w:rsidRPr="008B3D64" w:rsidRDefault="00D43915" w:rsidP="00D43915">
            <w:pPr>
              <w:jc w:val="right"/>
              <w:rPr>
                <w:rFonts w:asciiTheme="majorHAnsi" w:hAnsiTheme="majorHAnsi"/>
                <w:b/>
                <w:sz w:val="18"/>
                <w:szCs w:val="18"/>
              </w:rPr>
            </w:pPr>
            <w:r w:rsidRPr="008B3D64">
              <w:rPr>
                <w:rFonts w:asciiTheme="majorHAnsi" w:hAnsiTheme="majorHAnsi"/>
                <w:b/>
                <w:sz w:val="18"/>
                <w:szCs w:val="18"/>
              </w:rPr>
              <w:t>East</w:t>
            </w:r>
            <w:r w:rsidR="0041417B" w:rsidRPr="008B3D64">
              <w:rPr>
                <w:rFonts w:asciiTheme="majorHAnsi" w:hAnsiTheme="majorHAnsi"/>
                <w:b/>
                <w:sz w:val="18"/>
                <w:szCs w:val="18"/>
              </w:rPr>
              <w:t xml:space="preserve"> = 1 ; </w:t>
            </w:r>
            <w:r w:rsidRPr="008B3D64">
              <w:rPr>
                <w:rFonts w:asciiTheme="majorHAnsi" w:hAnsiTheme="majorHAnsi"/>
                <w:b/>
                <w:sz w:val="18"/>
                <w:szCs w:val="18"/>
              </w:rPr>
              <w:t xml:space="preserve">North </w:t>
            </w:r>
            <w:r w:rsidR="0041417B" w:rsidRPr="008B3D64">
              <w:rPr>
                <w:rFonts w:asciiTheme="majorHAnsi" w:hAnsiTheme="majorHAnsi"/>
                <w:b/>
                <w:sz w:val="18"/>
                <w:szCs w:val="18"/>
              </w:rPr>
              <w:t xml:space="preserve">= 2 ; </w:t>
            </w:r>
            <w:r w:rsidRPr="008B3D64">
              <w:rPr>
                <w:rFonts w:asciiTheme="majorHAnsi" w:hAnsiTheme="majorHAnsi"/>
                <w:b/>
                <w:sz w:val="18"/>
                <w:szCs w:val="18"/>
              </w:rPr>
              <w:t>South</w:t>
            </w:r>
            <w:r w:rsidR="0041417B" w:rsidRPr="008B3D64">
              <w:rPr>
                <w:rFonts w:asciiTheme="majorHAnsi" w:hAnsiTheme="majorHAnsi"/>
                <w:b/>
                <w:sz w:val="18"/>
                <w:szCs w:val="18"/>
              </w:rPr>
              <w:t xml:space="preserve"> = 3 ; </w:t>
            </w:r>
            <w:r w:rsidRPr="008B3D64">
              <w:rPr>
                <w:rFonts w:asciiTheme="majorHAnsi" w:hAnsiTheme="majorHAnsi"/>
                <w:b/>
                <w:sz w:val="18"/>
                <w:szCs w:val="18"/>
              </w:rPr>
              <w:t>West</w:t>
            </w:r>
            <w:r w:rsidR="0041417B" w:rsidRPr="008B3D64">
              <w:rPr>
                <w:rFonts w:asciiTheme="majorHAnsi" w:hAnsiTheme="majorHAnsi"/>
                <w:b/>
                <w:sz w:val="18"/>
                <w:szCs w:val="18"/>
              </w:rPr>
              <w:t xml:space="preserve"> = 4 </w:t>
            </w:r>
          </w:p>
        </w:tc>
        <w:tc>
          <w:tcPr>
            <w:tcW w:w="4500" w:type="dxa"/>
            <w:gridSpan w:val="4"/>
            <w:vAlign w:val="bottom"/>
          </w:tcPr>
          <w:p w14:paraId="1CFBFC7D" w14:textId="77777777" w:rsidR="0041417B" w:rsidRPr="00B43262" w:rsidRDefault="0041417B" w:rsidP="00D43915">
            <w:pPr>
              <w:jc w:val="right"/>
              <w:rPr>
                <w:rFonts w:asciiTheme="majorHAnsi" w:hAnsiTheme="majorHAnsi" w:cs="Arial"/>
                <w:bCs/>
              </w:rPr>
            </w:pPr>
            <w:r w:rsidRPr="00B43262">
              <w:rPr>
                <w:rFonts w:asciiTheme="majorHAnsi" w:hAnsiTheme="majorHAnsi" w:cs="Arial"/>
              </w:rPr>
              <w:t>|___|___|</w:t>
            </w:r>
          </w:p>
        </w:tc>
      </w:tr>
      <w:tr w:rsidR="0041417B" w:rsidRPr="00B43262" w14:paraId="5271EC5C" w14:textId="77777777" w:rsidTr="00D43915">
        <w:trPr>
          <w:trHeight w:val="360"/>
        </w:trPr>
        <w:tc>
          <w:tcPr>
            <w:tcW w:w="738" w:type="dxa"/>
          </w:tcPr>
          <w:p w14:paraId="6FBB7DA9" w14:textId="77777777" w:rsidR="0041417B" w:rsidRPr="00B43262" w:rsidRDefault="0041417B" w:rsidP="00D43915">
            <w:r w:rsidRPr="00B43262">
              <w:rPr>
                <w:rFonts w:asciiTheme="majorHAnsi" w:hAnsiTheme="majorHAnsi"/>
                <w:b/>
                <w:sz w:val="20"/>
                <w:szCs w:val="20"/>
              </w:rPr>
              <w:t>Q4.</w:t>
            </w:r>
          </w:p>
        </w:tc>
        <w:tc>
          <w:tcPr>
            <w:tcW w:w="3150" w:type="dxa"/>
            <w:gridSpan w:val="2"/>
            <w:vAlign w:val="center"/>
          </w:tcPr>
          <w:p w14:paraId="06D0A140" w14:textId="77777777" w:rsidR="0041417B" w:rsidRPr="008B3D64" w:rsidRDefault="0041417B" w:rsidP="00D43915">
            <w:pPr>
              <w:rPr>
                <w:rFonts w:asciiTheme="majorHAnsi" w:hAnsiTheme="majorHAnsi" w:cs="Arial"/>
                <w:b/>
                <w:bCs/>
                <w:sz w:val="20"/>
              </w:rPr>
            </w:pPr>
            <w:r w:rsidRPr="008B3D64">
              <w:rPr>
                <w:rFonts w:asciiTheme="majorHAnsi" w:hAnsiTheme="majorHAnsi" w:cs="Arial"/>
                <w:b/>
                <w:bCs/>
                <w:sz w:val="20"/>
              </w:rPr>
              <w:t>District</w:t>
            </w:r>
          </w:p>
        </w:tc>
        <w:tc>
          <w:tcPr>
            <w:tcW w:w="5850" w:type="dxa"/>
            <w:gridSpan w:val="7"/>
            <w:vAlign w:val="center"/>
          </w:tcPr>
          <w:p w14:paraId="0CC6DA9C" w14:textId="77777777" w:rsidR="0041417B" w:rsidRPr="008B3D64" w:rsidRDefault="0041417B" w:rsidP="00D43915">
            <w:pPr>
              <w:jc w:val="right"/>
              <w:rPr>
                <w:rFonts w:asciiTheme="majorHAnsi" w:hAnsiTheme="majorHAnsi"/>
                <w:sz w:val="16"/>
                <w:szCs w:val="16"/>
              </w:rPr>
            </w:pPr>
            <w:r w:rsidRPr="008B3D64">
              <w:rPr>
                <w:rFonts w:asciiTheme="majorHAnsi" w:hAnsiTheme="majorHAnsi"/>
                <w:sz w:val="16"/>
                <w:szCs w:val="16"/>
              </w:rPr>
              <w:t>Number (see code)</w:t>
            </w:r>
          </w:p>
        </w:tc>
        <w:tc>
          <w:tcPr>
            <w:tcW w:w="4500" w:type="dxa"/>
            <w:gridSpan w:val="4"/>
            <w:vAlign w:val="bottom"/>
          </w:tcPr>
          <w:p w14:paraId="43BD5BA7" w14:textId="77777777" w:rsidR="0041417B" w:rsidRPr="00B43262" w:rsidRDefault="0041417B" w:rsidP="00D43915">
            <w:pPr>
              <w:jc w:val="right"/>
              <w:rPr>
                <w:rFonts w:asciiTheme="majorHAnsi" w:hAnsiTheme="majorHAnsi" w:cs="Arial"/>
                <w:bCs/>
              </w:rPr>
            </w:pPr>
            <w:r w:rsidRPr="00B43262">
              <w:rPr>
                <w:rFonts w:asciiTheme="majorHAnsi" w:hAnsiTheme="majorHAnsi" w:cs="Arial"/>
              </w:rPr>
              <w:t>|___|___|___|</w:t>
            </w:r>
          </w:p>
        </w:tc>
      </w:tr>
      <w:tr w:rsidR="0041417B" w:rsidRPr="00B43262" w14:paraId="36959854" w14:textId="77777777" w:rsidTr="00D43915">
        <w:trPr>
          <w:trHeight w:val="360"/>
        </w:trPr>
        <w:tc>
          <w:tcPr>
            <w:tcW w:w="738" w:type="dxa"/>
          </w:tcPr>
          <w:p w14:paraId="77856554" w14:textId="77777777" w:rsidR="0041417B" w:rsidRPr="00B43262" w:rsidRDefault="0041417B" w:rsidP="00D43915">
            <w:pPr>
              <w:rPr>
                <w:rFonts w:asciiTheme="majorHAnsi" w:hAnsiTheme="majorHAnsi"/>
                <w:b/>
                <w:sz w:val="20"/>
                <w:szCs w:val="20"/>
              </w:rPr>
            </w:pPr>
            <w:r w:rsidRPr="00B43262">
              <w:rPr>
                <w:rFonts w:asciiTheme="majorHAnsi" w:hAnsiTheme="majorHAnsi"/>
                <w:b/>
                <w:sz w:val="20"/>
                <w:szCs w:val="20"/>
              </w:rPr>
              <w:t>Q4a.</w:t>
            </w:r>
          </w:p>
        </w:tc>
        <w:tc>
          <w:tcPr>
            <w:tcW w:w="3150" w:type="dxa"/>
            <w:gridSpan w:val="2"/>
            <w:vAlign w:val="center"/>
          </w:tcPr>
          <w:p w14:paraId="538D3489" w14:textId="77777777" w:rsidR="0041417B" w:rsidRPr="008B3D64" w:rsidRDefault="0041417B" w:rsidP="00D43915">
            <w:pPr>
              <w:rPr>
                <w:rFonts w:asciiTheme="majorHAnsi" w:hAnsiTheme="majorHAnsi" w:cs="Arial"/>
                <w:b/>
                <w:bCs/>
                <w:sz w:val="20"/>
              </w:rPr>
            </w:pPr>
            <w:r w:rsidRPr="008B3D64">
              <w:rPr>
                <w:rFonts w:asciiTheme="majorHAnsi" w:hAnsiTheme="majorHAnsi" w:cs="Arial"/>
                <w:b/>
                <w:bCs/>
                <w:sz w:val="20"/>
              </w:rPr>
              <w:t>Ward</w:t>
            </w:r>
            <w:r w:rsidR="00F23BE9" w:rsidRPr="008B3D64">
              <w:rPr>
                <w:rFonts w:asciiTheme="majorHAnsi" w:hAnsiTheme="majorHAnsi" w:cs="Arial"/>
                <w:b/>
                <w:bCs/>
                <w:sz w:val="20"/>
              </w:rPr>
              <w:t>/Section</w:t>
            </w:r>
            <w:r w:rsidR="000807C1" w:rsidRPr="008B3D64">
              <w:rPr>
                <w:rFonts w:asciiTheme="majorHAnsi" w:hAnsiTheme="majorHAnsi" w:cs="Arial"/>
                <w:b/>
                <w:bCs/>
                <w:sz w:val="20"/>
              </w:rPr>
              <w:t>/Chiefdom</w:t>
            </w:r>
          </w:p>
        </w:tc>
        <w:tc>
          <w:tcPr>
            <w:tcW w:w="5850" w:type="dxa"/>
            <w:gridSpan w:val="7"/>
            <w:vAlign w:val="center"/>
          </w:tcPr>
          <w:p w14:paraId="6B2550B2" w14:textId="77777777" w:rsidR="0041417B" w:rsidRPr="008B3D64" w:rsidRDefault="0041417B" w:rsidP="00D43915">
            <w:pPr>
              <w:jc w:val="right"/>
              <w:rPr>
                <w:rFonts w:asciiTheme="majorHAnsi" w:hAnsiTheme="majorHAnsi"/>
                <w:sz w:val="16"/>
                <w:szCs w:val="16"/>
              </w:rPr>
            </w:pPr>
            <w:r w:rsidRPr="008B3D64">
              <w:rPr>
                <w:rFonts w:asciiTheme="majorHAnsi" w:hAnsiTheme="majorHAnsi"/>
                <w:sz w:val="16"/>
                <w:szCs w:val="16"/>
              </w:rPr>
              <w:t>Name</w:t>
            </w:r>
          </w:p>
        </w:tc>
        <w:tc>
          <w:tcPr>
            <w:tcW w:w="4500" w:type="dxa"/>
            <w:gridSpan w:val="4"/>
            <w:vAlign w:val="bottom"/>
          </w:tcPr>
          <w:p w14:paraId="1195B035" w14:textId="77777777" w:rsidR="0041417B" w:rsidRPr="00B43262" w:rsidRDefault="0041417B" w:rsidP="00D43915">
            <w:pPr>
              <w:jc w:val="right"/>
              <w:rPr>
                <w:rFonts w:asciiTheme="majorHAnsi" w:hAnsiTheme="majorHAnsi" w:cs="Arial"/>
              </w:rPr>
            </w:pPr>
            <w:r w:rsidRPr="00B43262">
              <w:rPr>
                <w:rFonts w:asciiTheme="majorHAnsi" w:hAnsiTheme="majorHAnsi" w:cs="Arial"/>
                <w:bCs/>
              </w:rPr>
              <w:t>___________________________________________________</w:t>
            </w:r>
          </w:p>
        </w:tc>
      </w:tr>
      <w:tr w:rsidR="0041417B" w:rsidRPr="00B43262" w14:paraId="645685A2" w14:textId="77777777" w:rsidTr="00D43915">
        <w:trPr>
          <w:trHeight w:val="360"/>
        </w:trPr>
        <w:tc>
          <w:tcPr>
            <w:tcW w:w="738" w:type="dxa"/>
          </w:tcPr>
          <w:p w14:paraId="24019566" w14:textId="77777777" w:rsidR="0041417B" w:rsidRPr="00B43262" w:rsidRDefault="0041417B" w:rsidP="00D43915">
            <w:pPr>
              <w:rPr>
                <w:rFonts w:asciiTheme="majorHAnsi" w:hAnsiTheme="majorHAnsi"/>
                <w:b/>
                <w:sz w:val="20"/>
                <w:szCs w:val="20"/>
              </w:rPr>
            </w:pPr>
            <w:r w:rsidRPr="00B43262">
              <w:rPr>
                <w:rFonts w:asciiTheme="majorHAnsi" w:hAnsiTheme="majorHAnsi"/>
                <w:b/>
                <w:sz w:val="20"/>
                <w:szCs w:val="20"/>
              </w:rPr>
              <w:t>Q4b.</w:t>
            </w:r>
          </w:p>
        </w:tc>
        <w:tc>
          <w:tcPr>
            <w:tcW w:w="3150" w:type="dxa"/>
            <w:gridSpan w:val="2"/>
            <w:vAlign w:val="center"/>
          </w:tcPr>
          <w:p w14:paraId="6BCD3D73" w14:textId="77777777" w:rsidR="0041417B" w:rsidRPr="008B3D64" w:rsidRDefault="0041417B" w:rsidP="00D43915">
            <w:pPr>
              <w:rPr>
                <w:rFonts w:asciiTheme="majorHAnsi" w:hAnsiTheme="majorHAnsi" w:cs="Arial"/>
                <w:b/>
                <w:bCs/>
                <w:sz w:val="20"/>
              </w:rPr>
            </w:pPr>
            <w:r w:rsidRPr="008B3D64">
              <w:rPr>
                <w:rFonts w:asciiTheme="majorHAnsi" w:hAnsiTheme="majorHAnsi" w:cs="Arial"/>
                <w:b/>
                <w:bCs/>
                <w:sz w:val="20"/>
              </w:rPr>
              <w:t>Village/street</w:t>
            </w:r>
          </w:p>
        </w:tc>
        <w:tc>
          <w:tcPr>
            <w:tcW w:w="5850" w:type="dxa"/>
            <w:gridSpan w:val="7"/>
            <w:vAlign w:val="center"/>
          </w:tcPr>
          <w:p w14:paraId="3BBB44FC" w14:textId="77777777" w:rsidR="0041417B" w:rsidRPr="008B3D64" w:rsidRDefault="0041417B" w:rsidP="00D43915">
            <w:pPr>
              <w:jc w:val="right"/>
              <w:rPr>
                <w:rFonts w:asciiTheme="majorHAnsi" w:hAnsiTheme="majorHAnsi"/>
                <w:sz w:val="16"/>
                <w:szCs w:val="16"/>
              </w:rPr>
            </w:pPr>
            <w:r w:rsidRPr="008B3D64">
              <w:rPr>
                <w:rFonts w:asciiTheme="majorHAnsi" w:hAnsiTheme="majorHAnsi"/>
                <w:sz w:val="16"/>
                <w:szCs w:val="16"/>
              </w:rPr>
              <w:t>Name</w:t>
            </w:r>
          </w:p>
        </w:tc>
        <w:tc>
          <w:tcPr>
            <w:tcW w:w="4500" w:type="dxa"/>
            <w:gridSpan w:val="4"/>
            <w:vAlign w:val="bottom"/>
          </w:tcPr>
          <w:p w14:paraId="1A525A15" w14:textId="77777777" w:rsidR="0041417B" w:rsidRPr="00B43262" w:rsidRDefault="0041417B" w:rsidP="00D43915">
            <w:pPr>
              <w:jc w:val="right"/>
              <w:rPr>
                <w:rFonts w:asciiTheme="majorHAnsi" w:hAnsiTheme="majorHAnsi" w:cs="Arial"/>
              </w:rPr>
            </w:pPr>
            <w:r w:rsidRPr="00B43262">
              <w:rPr>
                <w:rFonts w:asciiTheme="majorHAnsi" w:hAnsiTheme="majorHAnsi" w:cs="Arial"/>
                <w:bCs/>
              </w:rPr>
              <w:t>___________________________________________________</w:t>
            </w:r>
          </w:p>
        </w:tc>
      </w:tr>
      <w:tr w:rsidR="0041417B" w:rsidRPr="00B43262" w14:paraId="11D37CD5" w14:textId="77777777" w:rsidTr="00D43915">
        <w:trPr>
          <w:trHeight w:val="360"/>
        </w:trPr>
        <w:tc>
          <w:tcPr>
            <w:tcW w:w="738" w:type="dxa"/>
          </w:tcPr>
          <w:p w14:paraId="665185EB" w14:textId="77777777" w:rsidR="0041417B" w:rsidRPr="00B43262" w:rsidRDefault="0041417B" w:rsidP="00D43915">
            <w:r w:rsidRPr="00B43262">
              <w:rPr>
                <w:rFonts w:asciiTheme="majorHAnsi" w:hAnsiTheme="majorHAnsi"/>
                <w:b/>
                <w:sz w:val="20"/>
                <w:szCs w:val="20"/>
              </w:rPr>
              <w:t>Q5.</w:t>
            </w:r>
          </w:p>
        </w:tc>
        <w:tc>
          <w:tcPr>
            <w:tcW w:w="3150" w:type="dxa"/>
            <w:gridSpan w:val="2"/>
            <w:vAlign w:val="center"/>
          </w:tcPr>
          <w:p w14:paraId="608B820E" w14:textId="77777777" w:rsidR="0041417B" w:rsidRPr="008B3D64" w:rsidRDefault="0041417B" w:rsidP="00D43915">
            <w:pPr>
              <w:rPr>
                <w:rFonts w:asciiTheme="majorHAnsi" w:hAnsiTheme="majorHAnsi" w:cs="Arial"/>
                <w:b/>
                <w:bCs/>
                <w:sz w:val="20"/>
              </w:rPr>
            </w:pPr>
            <w:r w:rsidRPr="008B3D64">
              <w:rPr>
                <w:rFonts w:asciiTheme="majorHAnsi" w:hAnsiTheme="majorHAnsi" w:cs="Arial"/>
                <w:b/>
                <w:bCs/>
                <w:sz w:val="20"/>
              </w:rPr>
              <w:t>Health Facility Name</w:t>
            </w:r>
          </w:p>
        </w:tc>
        <w:tc>
          <w:tcPr>
            <w:tcW w:w="5850" w:type="dxa"/>
            <w:gridSpan w:val="7"/>
            <w:vAlign w:val="center"/>
          </w:tcPr>
          <w:p w14:paraId="63092C53" w14:textId="77777777" w:rsidR="0041417B" w:rsidRPr="008B3D64" w:rsidRDefault="0041417B" w:rsidP="00D43915">
            <w:pPr>
              <w:jc w:val="right"/>
              <w:rPr>
                <w:rFonts w:asciiTheme="majorHAnsi" w:hAnsiTheme="majorHAnsi"/>
                <w:sz w:val="16"/>
                <w:szCs w:val="16"/>
              </w:rPr>
            </w:pPr>
            <w:r w:rsidRPr="008B3D64">
              <w:rPr>
                <w:rFonts w:asciiTheme="majorHAnsi" w:hAnsiTheme="majorHAnsi"/>
                <w:sz w:val="16"/>
                <w:szCs w:val="16"/>
              </w:rPr>
              <w:t>Name</w:t>
            </w:r>
          </w:p>
        </w:tc>
        <w:tc>
          <w:tcPr>
            <w:tcW w:w="4500" w:type="dxa"/>
            <w:gridSpan w:val="4"/>
            <w:vAlign w:val="bottom"/>
          </w:tcPr>
          <w:p w14:paraId="71F652CD" w14:textId="77777777" w:rsidR="0041417B" w:rsidRPr="00B43262" w:rsidRDefault="0041417B" w:rsidP="00D43915">
            <w:pPr>
              <w:jc w:val="right"/>
              <w:rPr>
                <w:rFonts w:asciiTheme="majorHAnsi" w:hAnsiTheme="majorHAnsi" w:cs="Arial"/>
                <w:bCs/>
              </w:rPr>
            </w:pPr>
            <w:r w:rsidRPr="00B43262">
              <w:rPr>
                <w:rFonts w:asciiTheme="majorHAnsi" w:hAnsiTheme="majorHAnsi" w:cs="Arial"/>
                <w:bCs/>
              </w:rPr>
              <w:t>___________________________________________________</w:t>
            </w:r>
          </w:p>
        </w:tc>
      </w:tr>
      <w:tr w:rsidR="0041417B" w:rsidRPr="00B43262" w14:paraId="68316FD4" w14:textId="77777777" w:rsidTr="00D43915">
        <w:trPr>
          <w:trHeight w:val="360"/>
        </w:trPr>
        <w:tc>
          <w:tcPr>
            <w:tcW w:w="738" w:type="dxa"/>
          </w:tcPr>
          <w:p w14:paraId="7968C2AE" w14:textId="77777777" w:rsidR="0041417B" w:rsidRPr="00B43262" w:rsidRDefault="0041417B" w:rsidP="00D43915">
            <w:pPr>
              <w:rPr>
                <w:rFonts w:asciiTheme="majorHAnsi" w:hAnsiTheme="majorHAnsi"/>
                <w:b/>
                <w:sz w:val="20"/>
                <w:szCs w:val="20"/>
              </w:rPr>
            </w:pPr>
            <w:r w:rsidRPr="00B43262">
              <w:rPr>
                <w:rFonts w:asciiTheme="majorHAnsi" w:hAnsiTheme="majorHAnsi"/>
                <w:b/>
                <w:sz w:val="20"/>
                <w:szCs w:val="20"/>
              </w:rPr>
              <w:t>Q5a.</w:t>
            </w:r>
          </w:p>
        </w:tc>
        <w:tc>
          <w:tcPr>
            <w:tcW w:w="3150" w:type="dxa"/>
            <w:gridSpan w:val="2"/>
            <w:vAlign w:val="center"/>
          </w:tcPr>
          <w:p w14:paraId="43017C1B" w14:textId="77777777" w:rsidR="0041417B" w:rsidRPr="008B3D64" w:rsidRDefault="0041417B" w:rsidP="00D43915">
            <w:pPr>
              <w:rPr>
                <w:rFonts w:asciiTheme="majorHAnsi" w:hAnsiTheme="majorHAnsi" w:cs="Arial"/>
                <w:b/>
                <w:bCs/>
                <w:sz w:val="20"/>
              </w:rPr>
            </w:pPr>
            <w:r w:rsidRPr="008B3D64">
              <w:rPr>
                <w:rFonts w:asciiTheme="majorHAnsi" w:hAnsiTheme="majorHAnsi" w:cs="Arial"/>
                <w:b/>
                <w:bCs/>
                <w:sz w:val="20"/>
              </w:rPr>
              <w:t>Health Facility Registration Number</w:t>
            </w:r>
          </w:p>
        </w:tc>
        <w:tc>
          <w:tcPr>
            <w:tcW w:w="5850" w:type="dxa"/>
            <w:gridSpan w:val="7"/>
            <w:vAlign w:val="center"/>
          </w:tcPr>
          <w:p w14:paraId="2B02EB0E" w14:textId="77777777" w:rsidR="0041417B" w:rsidRPr="008B3D64" w:rsidRDefault="0041417B" w:rsidP="00D43915">
            <w:pPr>
              <w:jc w:val="right"/>
              <w:rPr>
                <w:rFonts w:asciiTheme="majorHAnsi" w:hAnsiTheme="majorHAnsi"/>
                <w:sz w:val="16"/>
                <w:szCs w:val="16"/>
              </w:rPr>
            </w:pPr>
          </w:p>
        </w:tc>
        <w:tc>
          <w:tcPr>
            <w:tcW w:w="4500" w:type="dxa"/>
            <w:gridSpan w:val="4"/>
            <w:vAlign w:val="bottom"/>
          </w:tcPr>
          <w:p w14:paraId="2A004A5C" w14:textId="77777777" w:rsidR="0041417B" w:rsidRPr="00B43262" w:rsidRDefault="0041417B" w:rsidP="00D43915">
            <w:pPr>
              <w:jc w:val="right"/>
              <w:rPr>
                <w:rFonts w:asciiTheme="majorHAnsi" w:hAnsiTheme="majorHAnsi" w:cs="Arial"/>
                <w:bCs/>
              </w:rPr>
            </w:pPr>
            <w:r w:rsidRPr="00B43262">
              <w:rPr>
                <w:rFonts w:asciiTheme="majorHAnsi" w:hAnsiTheme="majorHAnsi" w:cs="Arial"/>
              </w:rPr>
              <w:t>|___|___|___|___|___|___|___|</w:t>
            </w:r>
          </w:p>
        </w:tc>
      </w:tr>
      <w:tr w:rsidR="0041417B" w:rsidRPr="00B43262" w14:paraId="655CC8CA" w14:textId="77777777" w:rsidTr="00D43915">
        <w:trPr>
          <w:trHeight w:val="360"/>
        </w:trPr>
        <w:tc>
          <w:tcPr>
            <w:tcW w:w="738" w:type="dxa"/>
          </w:tcPr>
          <w:p w14:paraId="4B9C1200" w14:textId="77777777" w:rsidR="0041417B" w:rsidRPr="00B43262" w:rsidRDefault="0041417B" w:rsidP="00D43915">
            <w:r w:rsidRPr="00B43262">
              <w:rPr>
                <w:rFonts w:asciiTheme="majorHAnsi" w:hAnsiTheme="majorHAnsi"/>
                <w:b/>
                <w:sz w:val="20"/>
                <w:szCs w:val="20"/>
              </w:rPr>
              <w:t>Q6.</w:t>
            </w:r>
          </w:p>
        </w:tc>
        <w:tc>
          <w:tcPr>
            <w:tcW w:w="3150" w:type="dxa"/>
            <w:gridSpan w:val="2"/>
            <w:vAlign w:val="center"/>
          </w:tcPr>
          <w:p w14:paraId="3D6B58C0" w14:textId="77777777" w:rsidR="0041417B" w:rsidRPr="008B3D64" w:rsidRDefault="0041417B" w:rsidP="00D43915">
            <w:pPr>
              <w:rPr>
                <w:rFonts w:asciiTheme="majorHAnsi" w:hAnsiTheme="majorHAnsi" w:cs="Arial"/>
                <w:b/>
                <w:bCs/>
                <w:sz w:val="20"/>
              </w:rPr>
            </w:pPr>
            <w:r w:rsidRPr="008B3D64">
              <w:rPr>
                <w:rFonts w:asciiTheme="majorHAnsi" w:hAnsiTheme="majorHAnsi" w:cs="Arial"/>
                <w:b/>
                <w:bCs/>
                <w:sz w:val="20"/>
              </w:rPr>
              <w:t>Health Facility Survey Code</w:t>
            </w:r>
          </w:p>
        </w:tc>
        <w:tc>
          <w:tcPr>
            <w:tcW w:w="5850" w:type="dxa"/>
            <w:gridSpan w:val="7"/>
            <w:vAlign w:val="bottom"/>
          </w:tcPr>
          <w:p w14:paraId="5A3893EB" w14:textId="77777777" w:rsidR="0041417B" w:rsidRPr="008B3D64" w:rsidRDefault="0041417B" w:rsidP="00D43915">
            <w:pPr>
              <w:jc w:val="right"/>
              <w:rPr>
                <w:rFonts w:asciiTheme="majorHAnsi" w:hAnsiTheme="majorHAnsi"/>
                <w:sz w:val="16"/>
                <w:szCs w:val="16"/>
              </w:rPr>
            </w:pPr>
            <w:r w:rsidRPr="008B3D64">
              <w:rPr>
                <w:rFonts w:asciiTheme="majorHAnsi" w:hAnsiTheme="majorHAnsi"/>
                <w:sz w:val="16"/>
                <w:szCs w:val="16"/>
              </w:rPr>
              <w:t>Number (see code)</w:t>
            </w:r>
          </w:p>
        </w:tc>
        <w:tc>
          <w:tcPr>
            <w:tcW w:w="4500" w:type="dxa"/>
            <w:gridSpan w:val="4"/>
            <w:vAlign w:val="bottom"/>
          </w:tcPr>
          <w:p w14:paraId="478F73DD" w14:textId="77777777" w:rsidR="0041417B" w:rsidRPr="00B43262" w:rsidRDefault="0041417B" w:rsidP="00D43915">
            <w:pPr>
              <w:jc w:val="right"/>
              <w:rPr>
                <w:rFonts w:asciiTheme="majorHAnsi" w:hAnsiTheme="majorHAnsi" w:cs="Arial"/>
                <w:bCs/>
              </w:rPr>
            </w:pPr>
            <w:r w:rsidRPr="00B43262">
              <w:rPr>
                <w:rFonts w:asciiTheme="majorHAnsi" w:hAnsiTheme="majorHAnsi" w:cs="Arial"/>
              </w:rPr>
              <w:t>|___|___|___|</w:t>
            </w:r>
          </w:p>
        </w:tc>
      </w:tr>
      <w:tr w:rsidR="0041417B" w:rsidRPr="00B43262" w14:paraId="4C6FBDFB" w14:textId="77777777" w:rsidTr="00D43915">
        <w:trPr>
          <w:trHeight w:val="360"/>
        </w:trPr>
        <w:tc>
          <w:tcPr>
            <w:tcW w:w="738" w:type="dxa"/>
          </w:tcPr>
          <w:p w14:paraId="338FCF9D" w14:textId="77777777" w:rsidR="0041417B" w:rsidRPr="00B43262" w:rsidRDefault="0041417B" w:rsidP="00D43915">
            <w:r w:rsidRPr="00B43262">
              <w:rPr>
                <w:rFonts w:asciiTheme="majorHAnsi" w:hAnsiTheme="majorHAnsi"/>
                <w:b/>
                <w:sz w:val="20"/>
                <w:szCs w:val="20"/>
              </w:rPr>
              <w:t>Q7.</w:t>
            </w:r>
          </w:p>
        </w:tc>
        <w:tc>
          <w:tcPr>
            <w:tcW w:w="3150" w:type="dxa"/>
            <w:gridSpan w:val="2"/>
            <w:vAlign w:val="center"/>
          </w:tcPr>
          <w:p w14:paraId="2F1C98E5" w14:textId="28CC62CC" w:rsidR="0041417B" w:rsidRPr="008B3D64" w:rsidRDefault="0041417B" w:rsidP="00217FC6">
            <w:pPr>
              <w:rPr>
                <w:rFonts w:asciiTheme="majorHAnsi" w:hAnsiTheme="majorHAnsi" w:cs="Arial"/>
                <w:b/>
                <w:sz w:val="20"/>
              </w:rPr>
            </w:pPr>
            <w:r w:rsidRPr="008B3D64">
              <w:rPr>
                <w:rFonts w:asciiTheme="majorHAnsi" w:hAnsiTheme="majorHAnsi" w:cs="Arial"/>
                <w:b/>
                <w:sz w:val="20"/>
              </w:rPr>
              <w:t>Is the facility rural</w:t>
            </w:r>
            <w:r w:rsidR="00217FC6" w:rsidRPr="008B3D64">
              <w:rPr>
                <w:rFonts w:asciiTheme="majorHAnsi" w:hAnsiTheme="majorHAnsi" w:cs="Arial"/>
                <w:b/>
                <w:sz w:val="20"/>
              </w:rPr>
              <w:t xml:space="preserve"> or</w:t>
            </w:r>
            <w:r w:rsidRPr="008B3D64">
              <w:rPr>
                <w:rFonts w:asciiTheme="majorHAnsi" w:hAnsiTheme="majorHAnsi" w:cs="Arial"/>
                <w:b/>
                <w:sz w:val="20"/>
              </w:rPr>
              <w:t xml:space="preserve"> urban?</w:t>
            </w:r>
          </w:p>
        </w:tc>
        <w:tc>
          <w:tcPr>
            <w:tcW w:w="5850" w:type="dxa"/>
            <w:gridSpan w:val="7"/>
          </w:tcPr>
          <w:p w14:paraId="77226161" w14:textId="77777777" w:rsidR="0041417B" w:rsidRPr="008B3D64" w:rsidRDefault="0041417B" w:rsidP="00D43915">
            <w:pPr>
              <w:jc w:val="right"/>
              <w:rPr>
                <w:rFonts w:asciiTheme="majorHAnsi" w:hAnsiTheme="majorHAnsi"/>
                <w:sz w:val="16"/>
                <w:szCs w:val="16"/>
              </w:rPr>
            </w:pPr>
            <w:r w:rsidRPr="008B3D64">
              <w:rPr>
                <w:rFonts w:asciiTheme="majorHAnsi" w:hAnsiTheme="majorHAnsi"/>
                <w:sz w:val="16"/>
                <w:szCs w:val="16"/>
              </w:rPr>
              <w:t>Rural = 1</w:t>
            </w:r>
          </w:p>
          <w:p w14:paraId="7CFEBE6B" w14:textId="77777777" w:rsidR="0041417B" w:rsidRPr="008B3D64" w:rsidRDefault="0041417B" w:rsidP="00D43915">
            <w:pPr>
              <w:jc w:val="right"/>
              <w:rPr>
                <w:rFonts w:asciiTheme="majorHAnsi" w:hAnsiTheme="majorHAnsi"/>
                <w:sz w:val="16"/>
                <w:szCs w:val="16"/>
              </w:rPr>
            </w:pPr>
            <w:r w:rsidRPr="008B3D64">
              <w:rPr>
                <w:rFonts w:asciiTheme="majorHAnsi" w:hAnsiTheme="majorHAnsi"/>
                <w:sz w:val="16"/>
                <w:szCs w:val="16"/>
              </w:rPr>
              <w:t>Urban =2</w:t>
            </w:r>
          </w:p>
          <w:p w14:paraId="53DC1C8F" w14:textId="77777777" w:rsidR="0041417B" w:rsidRPr="008B3D64" w:rsidRDefault="0041417B" w:rsidP="00D43915">
            <w:pPr>
              <w:jc w:val="right"/>
              <w:rPr>
                <w:rFonts w:asciiTheme="majorHAnsi" w:hAnsiTheme="majorHAnsi"/>
                <w:sz w:val="16"/>
                <w:szCs w:val="16"/>
              </w:rPr>
            </w:pPr>
          </w:p>
        </w:tc>
        <w:tc>
          <w:tcPr>
            <w:tcW w:w="4500" w:type="dxa"/>
            <w:gridSpan w:val="4"/>
            <w:vAlign w:val="bottom"/>
          </w:tcPr>
          <w:p w14:paraId="3E40865F" w14:textId="77777777" w:rsidR="0041417B" w:rsidRPr="00B43262" w:rsidRDefault="0041417B" w:rsidP="00D43915">
            <w:pPr>
              <w:keepNext/>
              <w:keepLines/>
              <w:jc w:val="right"/>
              <w:outlineLvl w:val="6"/>
              <w:rPr>
                <w:rFonts w:asciiTheme="majorHAnsi" w:hAnsiTheme="majorHAnsi"/>
              </w:rPr>
            </w:pPr>
            <w:r w:rsidRPr="00B43262">
              <w:rPr>
                <w:rFonts w:asciiTheme="majorHAnsi" w:hAnsiTheme="majorHAnsi" w:cs="Arial"/>
              </w:rPr>
              <w:t>|___|</w:t>
            </w:r>
          </w:p>
        </w:tc>
      </w:tr>
      <w:tr w:rsidR="0041417B" w:rsidRPr="00B43262" w14:paraId="50DDC42A" w14:textId="77777777" w:rsidTr="00D43915">
        <w:trPr>
          <w:trHeight w:val="368"/>
        </w:trPr>
        <w:tc>
          <w:tcPr>
            <w:tcW w:w="738" w:type="dxa"/>
          </w:tcPr>
          <w:p w14:paraId="75D82D5B" w14:textId="77777777" w:rsidR="0041417B" w:rsidRPr="00B43262" w:rsidRDefault="0041417B" w:rsidP="00D43915">
            <w:r w:rsidRPr="00B43262">
              <w:rPr>
                <w:rFonts w:asciiTheme="majorHAnsi" w:hAnsiTheme="majorHAnsi"/>
                <w:b/>
                <w:sz w:val="20"/>
                <w:szCs w:val="20"/>
              </w:rPr>
              <w:t>Q8.</w:t>
            </w:r>
          </w:p>
        </w:tc>
        <w:tc>
          <w:tcPr>
            <w:tcW w:w="3150" w:type="dxa"/>
            <w:gridSpan w:val="2"/>
            <w:vAlign w:val="center"/>
          </w:tcPr>
          <w:p w14:paraId="015100D6" w14:textId="77777777" w:rsidR="0041417B" w:rsidRPr="008B3D64" w:rsidRDefault="0041417B" w:rsidP="00D43915">
            <w:pPr>
              <w:rPr>
                <w:rFonts w:asciiTheme="majorHAnsi" w:hAnsiTheme="majorHAnsi" w:cs="Arial"/>
                <w:b/>
                <w:sz w:val="20"/>
              </w:rPr>
            </w:pPr>
            <w:r w:rsidRPr="008B3D64">
              <w:rPr>
                <w:rFonts w:asciiTheme="majorHAnsi" w:hAnsiTheme="majorHAnsi" w:cs="Arial"/>
                <w:b/>
                <w:bCs/>
                <w:sz w:val="20"/>
                <w:lang w:eastAsia="fr-FR"/>
              </w:rPr>
              <w:t>GPS Position</w:t>
            </w:r>
          </w:p>
        </w:tc>
        <w:tc>
          <w:tcPr>
            <w:tcW w:w="5850" w:type="dxa"/>
            <w:gridSpan w:val="7"/>
          </w:tcPr>
          <w:p w14:paraId="1B99C020" w14:textId="77777777" w:rsidR="0041417B" w:rsidRPr="008B3D64" w:rsidRDefault="0041417B" w:rsidP="00D43915">
            <w:pPr>
              <w:jc w:val="right"/>
              <w:rPr>
                <w:rFonts w:asciiTheme="majorHAnsi" w:hAnsiTheme="majorHAnsi" w:cs="Arial"/>
                <w:bCs/>
                <w:sz w:val="20"/>
                <w:szCs w:val="20"/>
                <w:lang w:eastAsia="fr-FR"/>
              </w:rPr>
            </w:pPr>
          </w:p>
          <w:p w14:paraId="746C4FCF" w14:textId="77777777" w:rsidR="0041417B" w:rsidRPr="008B3D64" w:rsidRDefault="0041417B" w:rsidP="00D43915">
            <w:pPr>
              <w:jc w:val="right"/>
              <w:rPr>
                <w:rFonts w:asciiTheme="majorHAnsi" w:hAnsiTheme="majorHAnsi"/>
                <w:sz w:val="16"/>
                <w:szCs w:val="16"/>
              </w:rPr>
            </w:pPr>
            <w:r w:rsidRPr="008B3D64">
              <w:rPr>
                <w:rFonts w:asciiTheme="majorHAnsi" w:hAnsiTheme="majorHAnsi" w:cs="Arial"/>
                <w:bCs/>
                <w:sz w:val="20"/>
                <w:szCs w:val="20"/>
                <w:lang w:eastAsia="fr-FR"/>
              </w:rPr>
              <w:t>S</w:t>
            </w:r>
            <w:r w:rsidRPr="008B3D64">
              <w:rPr>
                <w:rFonts w:asciiTheme="majorHAnsi" w:hAnsiTheme="majorHAnsi" w:cs="Arial"/>
                <w:sz w:val="20"/>
                <w:szCs w:val="20"/>
                <w:lang w:eastAsia="fr-FR"/>
              </w:rPr>
              <w:t>|___|___|</w:t>
            </w:r>
            <w:r w:rsidRPr="008B3D64">
              <w:rPr>
                <w:rFonts w:asciiTheme="majorHAnsi" w:hAnsiTheme="majorHAnsi" w:cs="Arial"/>
                <w:bCs/>
                <w:sz w:val="20"/>
                <w:szCs w:val="20"/>
                <w:lang w:eastAsia="fr-FR"/>
              </w:rPr>
              <w:t xml:space="preserve"> °</w:t>
            </w:r>
            <w:r w:rsidRPr="008B3D64">
              <w:rPr>
                <w:rFonts w:asciiTheme="majorHAnsi" w:hAnsiTheme="majorHAnsi" w:cs="Arial"/>
                <w:sz w:val="20"/>
                <w:szCs w:val="20"/>
                <w:lang w:eastAsia="fr-FR"/>
              </w:rPr>
              <w:t>|___|___|</w:t>
            </w:r>
            <w:r w:rsidRPr="008B3D64">
              <w:rPr>
                <w:rFonts w:asciiTheme="majorHAnsi" w:hAnsiTheme="majorHAnsi" w:cs="Arial"/>
                <w:bCs/>
                <w:sz w:val="20"/>
                <w:szCs w:val="20"/>
                <w:lang w:eastAsia="fr-FR"/>
              </w:rPr>
              <w:t>.</w:t>
            </w:r>
            <w:r w:rsidRPr="008B3D64">
              <w:rPr>
                <w:rFonts w:asciiTheme="majorHAnsi" w:hAnsiTheme="majorHAnsi" w:cs="Arial"/>
                <w:sz w:val="20"/>
                <w:szCs w:val="20"/>
                <w:lang w:eastAsia="fr-FR"/>
              </w:rPr>
              <w:t>|___|___|___|</w:t>
            </w:r>
            <w:r w:rsidRPr="008B3D64">
              <w:rPr>
                <w:rFonts w:asciiTheme="majorHAnsi" w:hAnsiTheme="majorHAnsi" w:cs="Arial"/>
                <w:bCs/>
                <w:sz w:val="20"/>
                <w:szCs w:val="20"/>
                <w:lang w:eastAsia="fr-FR"/>
              </w:rPr>
              <w:t>”</w:t>
            </w:r>
          </w:p>
        </w:tc>
        <w:tc>
          <w:tcPr>
            <w:tcW w:w="4500" w:type="dxa"/>
            <w:gridSpan w:val="4"/>
            <w:vAlign w:val="bottom"/>
          </w:tcPr>
          <w:p w14:paraId="7A3EA8C7" w14:textId="77777777" w:rsidR="0041417B" w:rsidRPr="00B43262" w:rsidRDefault="0041417B" w:rsidP="00D43915">
            <w:pPr>
              <w:keepNext/>
              <w:keepLines/>
              <w:jc w:val="right"/>
              <w:outlineLvl w:val="6"/>
              <w:rPr>
                <w:rFonts w:asciiTheme="majorHAnsi" w:hAnsiTheme="majorHAnsi" w:cs="Arial"/>
              </w:rPr>
            </w:pPr>
            <w:r w:rsidRPr="00B43262">
              <w:rPr>
                <w:rFonts w:asciiTheme="majorHAnsi" w:hAnsiTheme="majorHAnsi" w:cs="Arial"/>
                <w:bCs/>
                <w:sz w:val="20"/>
                <w:szCs w:val="20"/>
                <w:lang w:eastAsia="fr-FR"/>
              </w:rPr>
              <w:t xml:space="preserve">E </w:t>
            </w:r>
            <w:r w:rsidRPr="00B43262">
              <w:rPr>
                <w:rFonts w:asciiTheme="majorHAnsi" w:hAnsiTheme="majorHAnsi" w:cs="Arial"/>
                <w:sz w:val="20"/>
                <w:szCs w:val="20"/>
                <w:lang w:eastAsia="fr-FR"/>
              </w:rPr>
              <w:t>|___|___|</w:t>
            </w:r>
            <w:r w:rsidRPr="00B43262">
              <w:rPr>
                <w:rFonts w:asciiTheme="majorHAnsi" w:hAnsiTheme="majorHAnsi" w:cs="Arial"/>
                <w:bCs/>
                <w:sz w:val="20"/>
                <w:szCs w:val="20"/>
                <w:lang w:eastAsia="fr-FR"/>
              </w:rPr>
              <w:t xml:space="preserve"> °</w:t>
            </w:r>
            <w:r w:rsidRPr="00B43262">
              <w:rPr>
                <w:rFonts w:asciiTheme="majorHAnsi" w:hAnsiTheme="majorHAnsi" w:cs="Arial"/>
                <w:sz w:val="20"/>
                <w:szCs w:val="20"/>
                <w:lang w:eastAsia="fr-FR"/>
              </w:rPr>
              <w:t>|___|___|</w:t>
            </w:r>
            <w:r w:rsidRPr="00B43262">
              <w:rPr>
                <w:rFonts w:asciiTheme="majorHAnsi" w:hAnsiTheme="majorHAnsi" w:cs="Arial"/>
                <w:bCs/>
                <w:sz w:val="20"/>
                <w:szCs w:val="20"/>
                <w:lang w:eastAsia="fr-FR"/>
              </w:rPr>
              <w:t>.</w:t>
            </w:r>
            <w:r w:rsidRPr="00B43262">
              <w:rPr>
                <w:rFonts w:asciiTheme="majorHAnsi" w:hAnsiTheme="majorHAnsi" w:cs="Arial"/>
                <w:sz w:val="20"/>
                <w:szCs w:val="20"/>
                <w:lang w:eastAsia="fr-FR"/>
              </w:rPr>
              <w:t>|___|___|___|</w:t>
            </w:r>
            <w:r w:rsidRPr="00B43262">
              <w:rPr>
                <w:rFonts w:asciiTheme="majorHAnsi" w:hAnsiTheme="majorHAnsi" w:cs="Arial"/>
                <w:bCs/>
                <w:sz w:val="20"/>
                <w:szCs w:val="20"/>
                <w:lang w:eastAsia="fr-FR"/>
              </w:rPr>
              <w:t>”</w:t>
            </w:r>
          </w:p>
        </w:tc>
      </w:tr>
      <w:tr w:rsidR="0041417B" w:rsidRPr="00B43262" w14:paraId="40217A0B" w14:textId="77777777" w:rsidTr="00D43915">
        <w:trPr>
          <w:trHeight w:val="350"/>
        </w:trPr>
        <w:tc>
          <w:tcPr>
            <w:tcW w:w="14238" w:type="dxa"/>
            <w:gridSpan w:val="14"/>
            <w:shd w:val="pct15" w:color="auto" w:fill="auto"/>
            <w:vAlign w:val="center"/>
          </w:tcPr>
          <w:p w14:paraId="66BB726C" w14:textId="77777777" w:rsidR="0041417B" w:rsidRPr="00B43262" w:rsidRDefault="0041417B" w:rsidP="00D43915">
            <w:pPr>
              <w:rPr>
                <w:rFonts w:asciiTheme="majorHAnsi" w:hAnsiTheme="majorHAnsi"/>
                <w:b/>
              </w:rPr>
            </w:pPr>
            <w:r w:rsidRPr="00B43262">
              <w:rPr>
                <w:rFonts w:asciiTheme="majorHAnsi" w:hAnsiTheme="majorHAnsi"/>
                <w:b/>
              </w:rPr>
              <w:t>Enumerator Information</w:t>
            </w:r>
          </w:p>
        </w:tc>
      </w:tr>
      <w:tr w:rsidR="0041417B" w:rsidRPr="00B43262" w14:paraId="2BCE65A0" w14:textId="77777777" w:rsidTr="00D43915">
        <w:trPr>
          <w:trHeight w:val="360"/>
        </w:trPr>
        <w:tc>
          <w:tcPr>
            <w:tcW w:w="14238" w:type="dxa"/>
            <w:gridSpan w:val="14"/>
            <w:vAlign w:val="center"/>
          </w:tcPr>
          <w:p w14:paraId="5F53C58C" w14:textId="77777777" w:rsidR="0041417B" w:rsidRPr="00B43262" w:rsidRDefault="0041417B" w:rsidP="00D43915">
            <w:pPr>
              <w:rPr>
                <w:rFonts w:asciiTheme="majorHAnsi" w:hAnsiTheme="majorHAnsi" w:cs="Arial"/>
                <w:u w:val="single"/>
              </w:rPr>
            </w:pPr>
            <w:r w:rsidRPr="00B43262">
              <w:rPr>
                <w:rFonts w:asciiTheme="majorHAnsi" w:hAnsiTheme="majorHAnsi" w:cs="Arial"/>
                <w:b/>
                <w:bCs/>
                <w:u w:val="single"/>
              </w:rPr>
              <w:t>First announced visit</w:t>
            </w:r>
          </w:p>
        </w:tc>
      </w:tr>
      <w:tr w:rsidR="0041417B" w:rsidRPr="00B43262" w14:paraId="48634CD0" w14:textId="77777777" w:rsidTr="00D43915">
        <w:trPr>
          <w:trHeight w:val="360"/>
        </w:trPr>
        <w:tc>
          <w:tcPr>
            <w:tcW w:w="738" w:type="dxa"/>
          </w:tcPr>
          <w:p w14:paraId="281D75D5" w14:textId="77777777" w:rsidR="0041417B" w:rsidRPr="00B43262" w:rsidRDefault="0041417B" w:rsidP="00D43915">
            <w:r w:rsidRPr="00B43262">
              <w:rPr>
                <w:rFonts w:asciiTheme="majorHAnsi" w:hAnsiTheme="majorHAnsi"/>
                <w:b/>
                <w:sz w:val="20"/>
                <w:szCs w:val="20"/>
              </w:rPr>
              <w:t>Q10.</w:t>
            </w:r>
          </w:p>
        </w:tc>
        <w:tc>
          <w:tcPr>
            <w:tcW w:w="3150" w:type="dxa"/>
            <w:gridSpan w:val="2"/>
            <w:vAlign w:val="center"/>
          </w:tcPr>
          <w:p w14:paraId="0D3E2388" w14:textId="77777777" w:rsidR="0041417B" w:rsidRPr="00B43262" w:rsidRDefault="0041417B" w:rsidP="00D43915">
            <w:pPr>
              <w:rPr>
                <w:rFonts w:asciiTheme="majorHAnsi" w:hAnsiTheme="majorHAnsi" w:cs="Arial"/>
                <w:b/>
                <w:bCs/>
                <w:sz w:val="20"/>
              </w:rPr>
            </w:pPr>
            <w:r w:rsidRPr="00B43262">
              <w:rPr>
                <w:rFonts w:asciiTheme="majorHAnsi" w:hAnsiTheme="majorHAnsi" w:cs="Arial"/>
                <w:b/>
                <w:bCs/>
                <w:sz w:val="20"/>
              </w:rPr>
              <w:t>Date of 1st visit</w:t>
            </w:r>
          </w:p>
        </w:tc>
        <w:tc>
          <w:tcPr>
            <w:tcW w:w="5850" w:type="dxa"/>
            <w:gridSpan w:val="7"/>
            <w:vAlign w:val="center"/>
          </w:tcPr>
          <w:p w14:paraId="23E5BFE5" w14:textId="77777777" w:rsidR="0041417B" w:rsidRPr="00B43262" w:rsidRDefault="0041417B" w:rsidP="00D43915">
            <w:pPr>
              <w:jc w:val="right"/>
              <w:rPr>
                <w:rFonts w:asciiTheme="majorHAnsi" w:hAnsiTheme="majorHAnsi" w:cs="Arial"/>
                <w:bCs/>
                <w:sz w:val="20"/>
                <w:szCs w:val="20"/>
              </w:rPr>
            </w:pPr>
            <w:r w:rsidRPr="00B43262">
              <w:rPr>
                <w:rFonts w:asciiTheme="majorHAnsi" w:hAnsiTheme="majorHAnsi" w:cs="Arial"/>
                <w:bCs/>
                <w:sz w:val="20"/>
                <w:szCs w:val="20"/>
              </w:rPr>
              <w:t>Day/Month/Year ()</w:t>
            </w:r>
          </w:p>
        </w:tc>
        <w:tc>
          <w:tcPr>
            <w:tcW w:w="4500" w:type="dxa"/>
            <w:gridSpan w:val="4"/>
            <w:vAlign w:val="bottom"/>
          </w:tcPr>
          <w:p w14:paraId="3FFF8377" w14:textId="77777777" w:rsidR="0041417B" w:rsidRPr="00B43262" w:rsidRDefault="0041417B" w:rsidP="00D43915">
            <w:pPr>
              <w:jc w:val="right"/>
              <w:rPr>
                <w:rFonts w:asciiTheme="majorHAnsi" w:hAnsiTheme="majorHAnsi" w:cs="Arial"/>
                <w:bCs/>
                <w:sz w:val="20"/>
                <w:szCs w:val="20"/>
              </w:rPr>
            </w:pPr>
            <w:r w:rsidRPr="00B43262">
              <w:rPr>
                <w:rFonts w:asciiTheme="majorHAnsi" w:hAnsiTheme="majorHAnsi" w:cs="Arial"/>
                <w:sz w:val="20"/>
                <w:szCs w:val="20"/>
              </w:rPr>
              <w:t>|___|___|</w:t>
            </w:r>
            <w:r w:rsidRPr="00B43262">
              <w:rPr>
                <w:rFonts w:asciiTheme="majorHAnsi" w:hAnsiTheme="majorHAnsi" w:cs="Arial"/>
                <w:bCs/>
                <w:sz w:val="20"/>
                <w:szCs w:val="20"/>
              </w:rPr>
              <w:t>/</w:t>
            </w:r>
            <w:r w:rsidRPr="00B43262">
              <w:rPr>
                <w:rFonts w:asciiTheme="majorHAnsi" w:hAnsiTheme="majorHAnsi" w:cs="Arial"/>
                <w:sz w:val="20"/>
                <w:szCs w:val="20"/>
              </w:rPr>
              <w:t>|___|___|</w:t>
            </w:r>
            <w:r w:rsidRPr="00B43262">
              <w:rPr>
                <w:rFonts w:asciiTheme="majorHAnsi" w:hAnsiTheme="majorHAnsi" w:cs="Arial"/>
                <w:bCs/>
                <w:sz w:val="20"/>
                <w:szCs w:val="20"/>
              </w:rPr>
              <w:t>/</w:t>
            </w:r>
            <w:r w:rsidRPr="00B43262">
              <w:rPr>
                <w:rFonts w:asciiTheme="majorHAnsi" w:hAnsiTheme="majorHAnsi" w:cs="Arial"/>
                <w:sz w:val="20"/>
                <w:szCs w:val="20"/>
              </w:rPr>
              <w:t xml:space="preserve">|  </w:t>
            </w:r>
            <w:r w:rsidR="00FC4469" w:rsidRPr="00B43262">
              <w:rPr>
                <w:rFonts w:asciiTheme="majorHAnsi" w:hAnsiTheme="majorHAnsi" w:cs="Arial"/>
                <w:sz w:val="20"/>
                <w:szCs w:val="20"/>
              </w:rPr>
              <w:t xml:space="preserve">|  |  | </w:t>
            </w:r>
            <w:r w:rsidRPr="00B43262">
              <w:rPr>
                <w:rFonts w:asciiTheme="majorHAnsi" w:hAnsiTheme="majorHAnsi" w:cs="Arial"/>
                <w:sz w:val="20"/>
                <w:szCs w:val="20"/>
              </w:rPr>
              <w:t>|</w:t>
            </w:r>
          </w:p>
        </w:tc>
      </w:tr>
      <w:tr w:rsidR="0041417B" w:rsidRPr="00B43262" w14:paraId="14076804" w14:textId="77777777" w:rsidTr="00D43915">
        <w:trPr>
          <w:trHeight w:val="360"/>
        </w:trPr>
        <w:tc>
          <w:tcPr>
            <w:tcW w:w="738" w:type="dxa"/>
          </w:tcPr>
          <w:p w14:paraId="2486A693" w14:textId="77777777" w:rsidR="0041417B" w:rsidRPr="00B43262" w:rsidRDefault="0041417B" w:rsidP="00D43915">
            <w:r w:rsidRPr="00B43262">
              <w:rPr>
                <w:rFonts w:asciiTheme="majorHAnsi" w:hAnsiTheme="majorHAnsi"/>
                <w:b/>
                <w:sz w:val="20"/>
                <w:szCs w:val="20"/>
              </w:rPr>
              <w:t>Q11.</w:t>
            </w:r>
          </w:p>
        </w:tc>
        <w:tc>
          <w:tcPr>
            <w:tcW w:w="3150" w:type="dxa"/>
            <w:gridSpan w:val="2"/>
            <w:vAlign w:val="center"/>
          </w:tcPr>
          <w:p w14:paraId="5CB1152A" w14:textId="77777777" w:rsidR="0041417B" w:rsidRPr="00B43262" w:rsidRDefault="0041417B" w:rsidP="00D43915">
            <w:pPr>
              <w:rPr>
                <w:rFonts w:asciiTheme="majorHAnsi" w:hAnsiTheme="majorHAnsi" w:cs="Arial"/>
                <w:b/>
                <w:bCs/>
                <w:sz w:val="20"/>
              </w:rPr>
            </w:pPr>
            <w:r w:rsidRPr="00B43262">
              <w:rPr>
                <w:rFonts w:asciiTheme="majorHAnsi" w:hAnsiTheme="majorHAnsi" w:cs="Arial"/>
                <w:b/>
                <w:bCs/>
                <w:sz w:val="20"/>
              </w:rPr>
              <w:t>Enumerator completing module</w:t>
            </w:r>
          </w:p>
        </w:tc>
        <w:tc>
          <w:tcPr>
            <w:tcW w:w="1530" w:type="dxa"/>
            <w:vAlign w:val="center"/>
          </w:tcPr>
          <w:p w14:paraId="1085DC34" w14:textId="77777777" w:rsidR="0041417B" w:rsidRPr="00B43262" w:rsidRDefault="0041417B" w:rsidP="00D43915">
            <w:pPr>
              <w:rPr>
                <w:rFonts w:asciiTheme="majorHAnsi" w:hAnsiTheme="majorHAnsi" w:cs="Arial"/>
                <w:bCs/>
              </w:rPr>
            </w:pPr>
            <w:r w:rsidRPr="00B43262">
              <w:rPr>
                <w:rFonts w:asciiTheme="majorHAnsi" w:hAnsiTheme="majorHAnsi" w:cs="Arial"/>
                <w:bCs/>
                <w:sz w:val="20"/>
              </w:rPr>
              <w:t>Name</w:t>
            </w:r>
          </w:p>
          <w:p w14:paraId="7A5D7899" w14:textId="77777777" w:rsidR="0041417B" w:rsidRPr="00B43262" w:rsidRDefault="0041417B" w:rsidP="00D43915">
            <w:pPr>
              <w:rPr>
                <w:rFonts w:asciiTheme="majorHAnsi" w:hAnsiTheme="majorHAnsi" w:cs="Arial"/>
                <w:bCs/>
              </w:rPr>
            </w:pPr>
          </w:p>
        </w:tc>
        <w:tc>
          <w:tcPr>
            <w:tcW w:w="4320" w:type="dxa"/>
            <w:gridSpan w:val="6"/>
            <w:vAlign w:val="bottom"/>
          </w:tcPr>
          <w:p w14:paraId="6EE8913F" w14:textId="77777777" w:rsidR="0041417B" w:rsidRPr="00B43262" w:rsidRDefault="0041417B" w:rsidP="00D43915">
            <w:pPr>
              <w:jc w:val="right"/>
              <w:rPr>
                <w:rFonts w:asciiTheme="majorHAnsi" w:hAnsiTheme="majorHAnsi" w:cs="Arial"/>
                <w:bCs/>
                <w:sz w:val="20"/>
                <w:szCs w:val="20"/>
              </w:rPr>
            </w:pPr>
            <w:r w:rsidRPr="00B43262">
              <w:rPr>
                <w:rFonts w:asciiTheme="majorHAnsi" w:hAnsiTheme="majorHAnsi" w:cs="Arial"/>
                <w:bCs/>
                <w:sz w:val="20"/>
                <w:szCs w:val="20"/>
              </w:rPr>
              <w:t>____________________________</w:t>
            </w:r>
          </w:p>
        </w:tc>
        <w:tc>
          <w:tcPr>
            <w:tcW w:w="2295" w:type="dxa"/>
            <w:gridSpan w:val="2"/>
            <w:vAlign w:val="bottom"/>
          </w:tcPr>
          <w:p w14:paraId="6B190DE7" w14:textId="77777777" w:rsidR="0041417B" w:rsidRPr="00B43262" w:rsidRDefault="0041417B" w:rsidP="00D43915">
            <w:pPr>
              <w:rPr>
                <w:rFonts w:asciiTheme="majorHAnsi" w:hAnsiTheme="majorHAnsi" w:cs="Arial"/>
                <w:bCs/>
                <w:sz w:val="20"/>
                <w:szCs w:val="20"/>
              </w:rPr>
            </w:pPr>
            <w:r w:rsidRPr="00B43262">
              <w:rPr>
                <w:rFonts w:asciiTheme="majorHAnsi" w:hAnsiTheme="majorHAnsi" w:cs="Arial"/>
                <w:bCs/>
                <w:sz w:val="20"/>
                <w:szCs w:val="20"/>
              </w:rPr>
              <w:t>Code</w:t>
            </w:r>
          </w:p>
          <w:p w14:paraId="3B37460A" w14:textId="77777777" w:rsidR="0041417B" w:rsidRPr="00B43262" w:rsidRDefault="0041417B" w:rsidP="00D43915">
            <w:pPr>
              <w:rPr>
                <w:rFonts w:asciiTheme="majorHAnsi" w:hAnsiTheme="majorHAnsi" w:cs="Arial"/>
                <w:bCs/>
                <w:sz w:val="20"/>
                <w:szCs w:val="20"/>
              </w:rPr>
            </w:pPr>
          </w:p>
        </w:tc>
        <w:tc>
          <w:tcPr>
            <w:tcW w:w="2205" w:type="dxa"/>
            <w:gridSpan w:val="2"/>
            <w:vAlign w:val="bottom"/>
          </w:tcPr>
          <w:p w14:paraId="5286AF7E" w14:textId="77777777" w:rsidR="0041417B" w:rsidRPr="00B43262" w:rsidRDefault="0041417B" w:rsidP="00D43915">
            <w:pPr>
              <w:jc w:val="right"/>
              <w:rPr>
                <w:rFonts w:asciiTheme="majorHAnsi" w:hAnsiTheme="majorHAnsi" w:cs="Arial"/>
                <w:bCs/>
                <w:sz w:val="20"/>
                <w:szCs w:val="20"/>
              </w:rPr>
            </w:pPr>
            <w:r w:rsidRPr="00B43262">
              <w:rPr>
                <w:rFonts w:asciiTheme="majorHAnsi" w:hAnsiTheme="majorHAnsi" w:cs="Arial"/>
                <w:sz w:val="20"/>
                <w:szCs w:val="20"/>
              </w:rPr>
              <w:t>|___|___|___|</w:t>
            </w:r>
          </w:p>
        </w:tc>
      </w:tr>
      <w:tr w:rsidR="0041417B" w:rsidRPr="00B43262" w14:paraId="70FBA1C8" w14:textId="77777777" w:rsidTr="00D43915">
        <w:trPr>
          <w:cantSplit/>
          <w:trHeight w:val="1097"/>
        </w:trPr>
        <w:tc>
          <w:tcPr>
            <w:tcW w:w="738" w:type="dxa"/>
            <w:shd w:val="clear" w:color="auto" w:fill="FFFFFF"/>
          </w:tcPr>
          <w:p w14:paraId="7B2E22DD" w14:textId="77777777" w:rsidR="0041417B" w:rsidRPr="00B43262" w:rsidRDefault="0041417B" w:rsidP="00D43915">
            <w:r w:rsidRPr="00B43262">
              <w:rPr>
                <w:rFonts w:asciiTheme="majorHAnsi" w:hAnsiTheme="majorHAnsi"/>
                <w:b/>
                <w:sz w:val="20"/>
                <w:szCs w:val="20"/>
              </w:rPr>
              <w:t>Q12.</w:t>
            </w:r>
          </w:p>
        </w:tc>
        <w:tc>
          <w:tcPr>
            <w:tcW w:w="3150" w:type="dxa"/>
            <w:gridSpan w:val="2"/>
            <w:shd w:val="clear" w:color="auto" w:fill="FFFFFF"/>
            <w:vAlign w:val="center"/>
          </w:tcPr>
          <w:p w14:paraId="33FC6814" w14:textId="77777777" w:rsidR="0041417B" w:rsidRPr="00B43262" w:rsidRDefault="0041417B" w:rsidP="00D43915">
            <w:pPr>
              <w:rPr>
                <w:rFonts w:asciiTheme="majorHAnsi" w:hAnsiTheme="majorHAnsi" w:cs="Arial"/>
                <w:b/>
                <w:bCs/>
                <w:sz w:val="20"/>
              </w:rPr>
            </w:pPr>
            <w:r w:rsidRPr="00B43262">
              <w:rPr>
                <w:rFonts w:asciiTheme="majorHAnsi" w:hAnsiTheme="majorHAnsi" w:cs="Arial"/>
                <w:b/>
                <w:bCs/>
                <w:sz w:val="20"/>
              </w:rPr>
              <w:t>Survey start  time for 1st visit</w:t>
            </w:r>
          </w:p>
        </w:tc>
        <w:tc>
          <w:tcPr>
            <w:tcW w:w="5040" w:type="dxa"/>
            <w:gridSpan w:val="5"/>
            <w:shd w:val="clear" w:color="auto" w:fill="auto"/>
            <w:vAlign w:val="bottom"/>
          </w:tcPr>
          <w:p w14:paraId="7531A167" w14:textId="77777777" w:rsidR="0041417B" w:rsidRPr="00B43262" w:rsidRDefault="0041417B" w:rsidP="00D43915">
            <w:pPr>
              <w:rPr>
                <w:rFonts w:asciiTheme="majorHAnsi" w:hAnsiTheme="majorHAnsi" w:cs="Arial"/>
                <w:sz w:val="20"/>
                <w:szCs w:val="20"/>
              </w:rPr>
            </w:pPr>
            <w:r w:rsidRPr="00B43262">
              <w:rPr>
                <w:rFonts w:asciiTheme="majorHAnsi" w:hAnsiTheme="majorHAnsi" w:cs="Arial"/>
                <w:sz w:val="20"/>
                <w:szCs w:val="20"/>
              </w:rPr>
              <w:t xml:space="preserve">Time in 24hr. format  (e.g. 07:30) </w:t>
            </w:r>
          </w:p>
        </w:tc>
        <w:tc>
          <w:tcPr>
            <w:tcW w:w="5310" w:type="dxa"/>
            <w:gridSpan w:val="6"/>
            <w:vAlign w:val="bottom"/>
          </w:tcPr>
          <w:p w14:paraId="0C09D9F7" w14:textId="77777777" w:rsidR="0041417B" w:rsidRPr="00B43262" w:rsidRDefault="0041417B" w:rsidP="00D43915">
            <w:pPr>
              <w:jc w:val="right"/>
              <w:rPr>
                <w:rFonts w:asciiTheme="majorHAnsi" w:hAnsiTheme="majorHAnsi" w:cs="Arial"/>
                <w:sz w:val="20"/>
                <w:szCs w:val="20"/>
              </w:rPr>
            </w:pPr>
            <w:r w:rsidRPr="00B43262">
              <w:rPr>
                <w:rFonts w:asciiTheme="majorHAnsi" w:hAnsiTheme="majorHAnsi" w:cs="Arial"/>
                <w:sz w:val="20"/>
                <w:szCs w:val="20"/>
              </w:rPr>
              <w:t>|___|___|:|___|___|</w:t>
            </w:r>
          </w:p>
        </w:tc>
      </w:tr>
      <w:tr w:rsidR="0041417B" w:rsidRPr="00B43262" w14:paraId="6D983F9D" w14:textId="77777777" w:rsidTr="00D43915">
        <w:trPr>
          <w:cantSplit/>
          <w:trHeight w:val="1097"/>
        </w:trPr>
        <w:tc>
          <w:tcPr>
            <w:tcW w:w="738" w:type="dxa"/>
            <w:shd w:val="clear" w:color="auto" w:fill="FFFFFF"/>
          </w:tcPr>
          <w:p w14:paraId="007A79AF" w14:textId="77777777" w:rsidR="0041417B" w:rsidRPr="00B43262" w:rsidRDefault="0041417B" w:rsidP="00D43915">
            <w:pPr>
              <w:rPr>
                <w:rFonts w:asciiTheme="majorHAnsi" w:hAnsiTheme="majorHAnsi"/>
                <w:b/>
                <w:sz w:val="20"/>
                <w:szCs w:val="20"/>
              </w:rPr>
            </w:pPr>
            <w:r w:rsidRPr="00B43262">
              <w:rPr>
                <w:rFonts w:asciiTheme="majorHAnsi" w:hAnsiTheme="majorHAnsi"/>
                <w:b/>
                <w:sz w:val="20"/>
                <w:szCs w:val="20"/>
              </w:rPr>
              <w:lastRenderedPageBreak/>
              <w:t>Q13.</w:t>
            </w:r>
          </w:p>
        </w:tc>
        <w:tc>
          <w:tcPr>
            <w:tcW w:w="3150" w:type="dxa"/>
            <w:gridSpan w:val="2"/>
            <w:shd w:val="clear" w:color="auto" w:fill="FFFFFF"/>
            <w:vAlign w:val="center"/>
          </w:tcPr>
          <w:p w14:paraId="759AE425" w14:textId="77777777" w:rsidR="0041417B" w:rsidRPr="00B43262" w:rsidRDefault="0041417B" w:rsidP="00D43915">
            <w:pPr>
              <w:rPr>
                <w:rFonts w:asciiTheme="majorHAnsi" w:hAnsiTheme="majorHAnsi" w:cs="Arial"/>
                <w:b/>
                <w:bCs/>
                <w:sz w:val="20"/>
              </w:rPr>
            </w:pPr>
            <w:r w:rsidRPr="00B43262">
              <w:rPr>
                <w:rFonts w:asciiTheme="majorHAnsi" w:hAnsiTheme="majorHAnsi" w:cs="Arial"/>
                <w:b/>
                <w:bCs/>
                <w:sz w:val="20"/>
              </w:rPr>
              <w:t>Survey end time for 1st visit</w:t>
            </w:r>
          </w:p>
        </w:tc>
        <w:tc>
          <w:tcPr>
            <w:tcW w:w="5040" w:type="dxa"/>
            <w:gridSpan w:val="5"/>
            <w:shd w:val="clear" w:color="auto" w:fill="auto"/>
            <w:vAlign w:val="bottom"/>
          </w:tcPr>
          <w:p w14:paraId="522F5AC6" w14:textId="77777777" w:rsidR="0041417B" w:rsidRPr="00B43262" w:rsidRDefault="0041417B" w:rsidP="00D43915">
            <w:pPr>
              <w:rPr>
                <w:rFonts w:asciiTheme="majorHAnsi" w:hAnsiTheme="majorHAnsi" w:cs="Arial"/>
                <w:sz w:val="20"/>
                <w:szCs w:val="20"/>
              </w:rPr>
            </w:pPr>
            <w:r w:rsidRPr="00B43262">
              <w:rPr>
                <w:rFonts w:asciiTheme="majorHAnsi" w:hAnsiTheme="majorHAnsi" w:cs="Arial"/>
                <w:sz w:val="20"/>
                <w:szCs w:val="20"/>
              </w:rPr>
              <w:t>Time in 24hr. format  (e.g. 07:30)</w:t>
            </w:r>
          </w:p>
        </w:tc>
        <w:tc>
          <w:tcPr>
            <w:tcW w:w="5310" w:type="dxa"/>
            <w:gridSpan w:val="6"/>
            <w:vAlign w:val="bottom"/>
          </w:tcPr>
          <w:p w14:paraId="7DBA428E" w14:textId="77777777" w:rsidR="0041417B" w:rsidRPr="00B43262" w:rsidRDefault="0041417B" w:rsidP="00D43915">
            <w:pPr>
              <w:jc w:val="right"/>
              <w:rPr>
                <w:rFonts w:asciiTheme="majorHAnsi" w:hAnsiTheme="majorHAnsi" w:cs="Arial"/>
                <w:sz w:val="20"/>
                <w:szCs w:val="20"/>
              </w:rPr>
            </w:pPr>
            <w:r w:rsidRPr="00B43262">
              <w:rPr>
                <w:rFonts w:asciiTheme="majorHAnsi" w:hAnsiTheme="majorHAnsi" w:cs="Arial"/>
                <w:sz w:val="20"/>
                <w:szCs w:val="20"/>
              </w:rPr>
              <w:t>|___|___|:|___|___|</w:t>
            </w:r>
          </w:p>
        </w:tc>
      </w:tr>
      <w:tr w:rsidR="0041417B" w:rsidRPr="00B43262" w14:paraId="54B41776" w14:textId="77777777" w:rsidTr="00D43915">
        <w:trPr>
          <w:trHeight w:val="360"/>
        </w:trPr>
        <w:tc>
          <w:tcPr>
            <w:tcW w:w="14238" w:type="dxa"/>
            <w:gridSpan w:val="14"/>
            <w:vAlign w:val="center"/>
          </w:tcPr>
          <w:p w14:paraId="04CD57F5" w14:textId="4DAC4605" w:rsidR="0041417B" w:rsidRPr="00B43262" w:rsidRDefault="0041417B" w:rsidP="00D43915">
            <w:pPr>
              <w:rPr>
                <w:rFonts w:asciiTheme="majorHAnsi" w:hAnsiTheme="majorHAnsi" w:cs="Arial"/>
                <w:u w:val="single"/>
              </w:rPr>
            </w:pPr>
            <w:r w:rsidRPr="00B43262">
              <w:rPr>
                <w:rFonts w:asciiTheme="majorHAnsi" w:hAnsiTheme="majorHAnsi" w:cs="Arial"/>
                <w:b/>
                <w:bCs/>
                <w:u w:val="single"/>
              </w:rPr>
              <w:t>Second announced visit</w:t>
            </w:r>
          </w:p>
        </w:tc>
      </w:tr>
      <w:tr w:rsidR="0041417B" w:rsidRPr="00B43262" w14:paraId="5084156C" w14:textId="77777777" w:rsidTr="00D43915">
        <w:trPr>
          <w:trHeight w:val="360"/>
        </w:trPr>
        <w:tc>
          <w:tcPr>
            <w:tcW w:w="738" w:type="dxa"/>
          </w:tcPr>
          <w:p w14:paraId="1BF4F252" w14:textId="77777777" w:rsidR="0041417B" w:rsidRPr="00B43262" w:rsidRDefault="0041417B" w:rsidP="00D43915">
            <w:pPr>
              <w:jc w:val="center"/>
              <w:rPr>
                <w:rStyle w:val="Strong"/>
                <w:rFonts w:asciiTheme="majorHAnsi" w:hAnsiTheme="majorHAnsi"/>
                <w:sz w:val="20"/>
              </w:rPr>
            </w:pPr>
            <w:r w:rsidRPr="00B43262">
              <w:rPr>
                <w:rFonts w:asciiTheme="majorHAnsi" w:hAnsiTheme="majorHAnsi" w:cs="Arial"/>
                <w:b/>
                <w:bCs/>
                <w:sz w:val="20"/>
              </w:rPr>
              <w:t>Q14.</w:t>
            </w:r>
          </w:p>
        </w:tc>
        <w:tc>
          <w:tcPr>
            <w:tcW w:w="3150" w:type="dxa"/>
            <w:gridSpan w:val="2"/>
            <w:vAlign w:val="center"/>
          </w:tcPr>
          <w:p w14:paraId="1F00EF36" w14:textId="77777777" w:rsidR="0041417B" w:rsidRPr="00B43262" w:rsidRDefault="0041417B" w:rsidP="00D43915">
            <w:pPr>
              <w:rPr>
                <w:rFonts w:asciiTheme="majorHAnsi" w:hAnsiTheme="majorHAnsi" w:cs="Arial"/>
                <w:b/>
                <w:bCs/>
                <w:sz w:val="20"/>
              </w:rPr>
            </w:pPr>
            <w:r w:rsidRPr="00B43262">
              <w:rPr>
                <w:rFonts w:asciiTheme="majorHAnsi" w:hAnsiTheme="majorHAnsi" w:cs="Arial"/>
                <w:b/>
                <w:bCs/>
                <w:sz w:val="20"/>
              </w:rPr>
              <w:t>Date of 2</w:t>
            </w:r>
            <w:r w:rsidRPr="00B43262">
              <w:rPr>
                <w:rFonts w:asciiTheme="majorHAnsi" w:hAnsiTheme="majorHAnsi" w:cs="Arial"/>
                <w:b/>
                <w:bCs/>
                <w:sz w:val="20"/>
                <w:vertAlign w:val="superscript"/>
              </w:rPr>
              <w:t>nd</w:t>
            </w:r>
            <w:r w:rsidRPr="00B43262">
              <w:rPr>
                <w:rFonts w:asciiTheme="majorHAnsi" w:hAnsiTheme="majorHAnsi" w:cs="Arial"/>
                <w:b/>
                <w:bCs/>
                <w:sz w:val="20"/>
              </w:rPr>
              <w:t xml:space="preserve"> announced visit</w:t>
            </w:r>
          </w:p>
        </w:tc>
        <w:tc>
          <w:tcPr>
            <w:tcW w:w="5040" w:type="dxa"/>
            <w:gridSpan w:val="5"/>
            <w:vAlign w:val="center"/>
          </w:tcPr>
          <w:p w14:paraId="01E59FAC" w14:textId="77777777" w:rsidR="0041417B" w:rsidRPr="00B43262" w:rsidRDefault="0041417B" w:rsidP="00D43915">
            <w:pPr>
              <w:jc w:val="right"/>
              <w:rPr>
                <w:rFonts w:asciiTheme="majorHAnsi" w:hAnsiTheme="majorHAnsi" w:cs="Arial"/>
                <w:bCs/>
                <w:sz w:val="20"/>
                <w:szCs w:val="20"/>
              </w:rPr>
            </w:pPr>
            <w:r w:rsidRPr="00B43262">
              <w:rPr>
                <w:rFonts w:asciiTheme="majorHAnsi" w:hAnsiTheme="majorHAnsi" w:cs="Arial"/>
                <w:bCs/>
                <w:sz w:val="20"/>
                <w:szCs w:val="20"/>
              </w:rPr>
              <w:t>Day/Month/Year (</w:t>
            </w:r>
            <w:r w:rsidR="00F23BE9" w:rsidRPr="00B43262">
              <w:rPr>
                <w:rFonts w:asciiTheme="majorHAnsi" w:hAnsiTheme="majorHAnsi" w:cs="Arial"/>
                <w:bCs/>
                <w:sz w:val="20"/>
                <w:szCs w:val="20"/>
              </w:rPr>
              <w:t>e.g. 28 / 04 / 2018</w:t>
            </w:r>
            <w:r w:rsidRPr="00B43262">
              <w:rPr>
                <w:rFonts w:asciiTheme="majorHAnsi" w:hAnsiTheme="majorHAnsi" w:cs="Arial"/>
                <w:bCs/>
                <w:sz w:val="20"/>
                <w:szCs w:val="20"/>
              </w:rPr>
              <w:t>)</w:t>
            </w:r>
          </w:p>
        </w:tc>
        <w:tc>
          <w:tcPr>
            <w:tcW w:w="5310" w:type="dxa"/>
            <w:gridSpan w:val="6"/>
            <w:vAlign w:val="bottom"/>
          </w:tcPr>
          <w:p w14:paraId="612B2DAC" w14:textId="77777777" w:rsidR="0041417B" w:rsidRPr="00B43262" w:rsidRDefault="0041417B" w:rsidP="00D43915">
            <w:pPr>
              <w:jc w:val="right"/>
              <w:rPr>
                <w:rFonts w:asciiTheme="majorHAnsi" w:hAnsiTheme="majorHAnsi" w:cs="Arial"/>
                <w:sz w:val="20"/>
                <w:szCs w:val="20"/>
              </w:rPr>
            </w:pPr>
            <w:r w:rsidRPr="00B43262">
              <w:rPr>
                <w:rFonts w:asciiTheme="majorHAnsi" w:hAnsiTheme="majorHAnsi" w:cs="Arial"/>
                <w:sz w:val="20"/>
                <w:szCs w:val="20"/>
              </w:rPr>
              <w:t>|___|___|</w:t>
            </w:r>
            <w:r w:rsidRPr="00B43262">
              <w:rPr>
                <w:rFonts w:asciiTheme="majorHAnsi" w:hAnsiTheme="majorHAnsi" w:cs="Arial"/>
                <w:bCs/>
                <w:sz w:val="20"/>
                <w:szCs w:val="20"/>
              </w:rPr>
              <w:t>/</w:t>
            </w:r>
            <w:r w:rsidRPr="00B43262">
              <w:rPr>
                <w:rFonts w:asciiTheme="majorHAnsi" w:hAnsiTheme="majorHAnsi" w:cs="Arial"/>
                <w:sz w:val="20"/>
                <w:szCs w:val="20"/>
              </w:rPr>
              <w:t>|___|___|</w:t>
            </w:r>
            <w:r w:rsidRPr="00B43262">
              <w:rPr>
                <w:rFonts w:asciiTheme="majorHAnsi" w:hAnsiTheme="majorHAnsi" w:cs="Arial"/>
                <w:bCs/>
                <w:sz w:val="20"/>
                <w:szCs w:val="20"/>
              </w:rPr>
              <w:t>/</w:t>
            </w:r>
            <w:r w:rsidR="00670148" w:rsidRPr="00B43262">
              <w:rPr>
                <w:rFonts w:asciiTheme="majorHAnsi" w:hAnsiTheme="majorHAnsi" w:cs="Arial"/>
                <w:sz w:val="20"/>
                <w:szCs w:val="20"/>
              </w:rPr>
              <w:t>| 2 | 0 | 1 | 8</w:t>
            </w:r>
            <w:r w:rsidRPr="00B43262">
              <w:rPr>
                <w:rFonts w:asciiTheme="majorHAnsi" w:hAnsiTheme="majorHAnsi" w:cs="Arial"/>
                <w:sz w:val="20"/>
                <w:szCs w:val="20"/>
              </w:rPr>
              <w:t xml:space="preserve"> |</w:t>
            </w:r>
          </w:p>
        </w:tc>
      </w:tr>
      <w:tr w:rsidR="0041417B" w:rsidRPr="00B43262" w14:paraId="143AA6F3" w14:textId="77777777" w:rsidTr="00D43915">
        <w:trPr>
          <w:trHeight w:val="360"/>
        </w:trPr>
        <w:tc>
          <w:tcPr>
            <w:tcW w:w="738" w:type="dxa"/>
          </w:tcPr>
          <w:p w14:paraId="7636BD54" w14:textId="77777777" w:rsidR="0041417B" w:rsidRPr="00B43262" w:rsidRDefault="0041417B" w:rsidP="00D43915">
            <w:r w:rsidRPr="00B43262">
              <w:rPr>
                <w:rFonts w:asciiTheme="majorHAnsi" w:hAnsiTheme="majorHAnsi"/>
                <w:b/>
                <w:sz w:val="20"/>
                <w:szCs w:val="20"/>
              </w:rPr>
              <w:t>Q15.</w:t>
            </w:r>
          </w:p>
        </w:tc>
        <w:tc>
          <w:tcPr>
            <w:tcW w:w="3150" w:type="dxa"/>
            <w:gridSpan w:val="2"/>
            <w:vAlign w:val="center"/>
          </w:tcPr>
          <w:p w14:paraId="2D0A2B57" w14:textId="77777777" w:rsidR="0041417B" w:rsidRPr="00B43262" w:rsidRDefault="0041417B" w:rsidP="00D43915">
            <w:pPr>
              <w:rPr>
                <w:rFonts w:asciiTheme="majorHAnsi" w:hAnsiTheme="majorHAnsi" w:cs="Arial"/>
                <w:b/>
                <w:bCs/>
                <w:sz w:val="20"/>
              </w:rPr>
            </w:pPr>
            <w:r w:rsidRPr="00B43262">
              <w:rPr>
                <w:rFonts w:asciiTheme="majorHAnsi" w:hAnsiTheme="majorHAnsi" w:cs="Arial"/>
                <w:b/>
                <w:bCs/>
                <w:sz w:val="20"/>
              </w:rPr>
              <w:t>Enumerators doing 2</w:t>
            </w:r>
            <w:r w:rsidRPr="00B43262">
              <w:rPr>
                <w:rFonts w:asciiTheme="majorHAnsi" w:hAnsiTheme="majorHAnsi" w:cs="Arial"/>
                <w:b/>
                <w:bCs/>
                <w:sz w:val="20"/>
                <w:vertAlign w:val="superscript"/>
              </w:rPr>
              <w:t>nd</w:t>
            </w:r>
            <w:r w:rsidRPr="00B43262">
              <w:rPr>
                <w:rFonts w:asciiTheme="majorHAnsi" w:hAnsiTheme="majorHAnsi" w:cs="Arial"/>
                <w:b/>
                <w:bCs/>
                <w:sz w:val="20"/>
              </w:rPr>
              <w:t xml:space="preserve"> announced visit</w:t>
            </w:r>
          </w:p>
        </w:tc>
        <w:tc>
          <w:tcPr>
            <w:tcW w:w="1710" w:type="dxa"/>
            <w:gridSpan w:val="2"/>
            <w:vAlign w:val="center"/>
          </w:tcPr>
          <w:p w14:paraId="7A2D6AC4" w14:textId="77777777" w:rsidR="0041417B" w:rsidRPr="00B43262" w:rsidRDefault="0041417B" w:rsidP="00D43915">
            <w:pPr>
              <w:rPr>
                <w:rFonts w:asciiTheme="majorHAnsi" w:hAnsiTheme="majorHAnsi" w:cs="Arial"/>
                <w:bCs/>
                <w:sz w:val="20"/>
                <w:szCs w:val="20"/>
              </w:rPr>
            </w:pPr>
            <w:r w:rsidRPr="00B43262">
              <w:rPr>
                <w:rFonts w:asciiTheme="majorHAnsi" w:hAnsiTheme="majorHAnsi" w:cs="Arial"/>
                <w:bCs/>
                <w:sz w:val="20"/>
                <w:szCs w:val="20"/>
              </w:rPr>
              <w:t>Name/Code</w:t>
            </w:r>
          </w:p>
        </w:tc>
        <w:tc>
          <w:tcPr>
            <w:tcW w:w="3330" w:type="dxa"/>
            <w:gridSpan w:val="3"/>
            <w:vAlign w:val="bottom"/>
          </w:tcPr>
          <w:p w14:paraId="3B65C9F4" w14:textId="77777777" w:rsidR="0041417B" w:rsidRPr="00B43262" w:rsidRDefault="0041417B" w:rsidP="00D43915">
            <w:pPr>
              <w:jc w:val="right"/>
              <w:rPr>
                <w:rFonts w:asciiTheme="majorHAnsi" w:hAnsiTheme="majorHAnsi" w:cs="Arial"/>
                <w:bCs/>
                <w:sz w:val="20"/>
                <w:szCs w:val="20"/>
              </w:rPr>
            </w:pPr>
            <w:r w:rsidRPr="00B43262">
              <w:rPr>
                <w:rFonts w:asciiTheme="majorHAnsi" w:hAnsiTheme="majorHAnsi" w:cs="Arial"/>
                <w:bCs/>
                <w:sz w:val="20"/>
                <w:szCs w:val="20"/>
              </w:rPr>
              <w:t>____________________________/</w:t>
            </w:r>
            <w:r w:rsidRPr="00B43262">
              <w:rPr>
                <w:rFonts w:asciiTheme="majorHAnsi" w:hAnsiTheme="majorHAnsi" w:cs="Arial"/>
                <w:sz w:val="20"/>
                <w:szCs w:val="20"/>
              </w:rPr>
              <w:t>|___|___|___|</w:t>
            </w:r>
          </w:p>
        </w:tc>
        <w:tc>
          <w:tcPr>
            <w:tcW w:w="1890" w:type="dxa"/>
            <w:gridSpan w:val="3"/>
            <w:vAlign w:val="center"/>
          </w:tcPr>
          <w:p w14:paraId="4B016D15" w14:textId="77777777" w:rsidR="0041417B" w:rsidRPr="00B43262" w:rsidRDefault="0041417B" w:rsidP="00D43915">
            <w:pPr>
              <w:rPr>
                <w:rFonts w:asciiTheme="majorHAnsi" w:hAnsiTheme="majorHAnsi" w:cs="Arial"/>
                <w:bCs/>
                <w:sz w:val="20"/>
                <w:szCs w:val="20"/>
              </w:rPr>
            </w:pPr>
            <w:r w:rsidRPr="00B43262">
              <w:rPr>
                <w:rFonts w:asciiTheme="majorHAnsi" w:hAnsiTheme="majorHAnsi" w:cs="Arial"/>
                <w:bCs/>
                <w:sz w:val="20"/>
                <w:szCs w:val="20"/>
              </w:rPr>
              <w:t>Name/Code</w:t>
            </w:r>
          </w:p>
        </w:tc>
        <w:tc>
          <w:tcPr>
            <w:tcW w:w="3420" w:type="dxa"/>
            <w:gridSpan w:val="3"/>
            <w:vAlign w:val="bottom"/>
          </w:tcPr>
          <w:p w14:paraId="10C2977F" w14:textId="77777777" w:rsidR="0041417B" w:rsidRPr="00B43262" w:rsidRDefault="0041417B" w:rsidP="00D43915">
            <w:pPr>
              <w:jc w:val="right"/>
              <w:rPr>
                <w:rFonts w:asciiTheme="majorHAnsi" w:hAnsiTheme="majorHAnsi" w:cs="Arial"/>
                <w:bCs/>
                <w:sz w:val="20"/>
                <w:szCs w:val="20"/>
              </w:rPr>
            </w:pPr>
            <w:r w:rsidRPr="00B43262">
              <w:rPr>
                <w:rFonts w:asciiTheme="majorHAnsi" w:hAnsiTheme="majorHAnsi" w:cs="Arial"/>
                <w:bCs/>
                <w:sz w:val="20"/>
                <w:szCs w:val="20"/>
              </w:rPr>
              <w:t>____________________________/</w:t>
            </w:r>
            <w:r w:rsidRPr="00B43262">
              <w:rPr>
                <w:rFonts w:asciiTheme="majorHAnsi" w:hAnsiTheme="majorHAnsi" w:cs="Arial"/>
                <w:sz w:val="20"/>
                <w:szCs w:val="20"/>
              </w:rPr>
              <w:t>|___|___|___||</w:t>
            </w:r>
          </w:p>
        </w:tc>
      </w:tr>
      <w:tr w:rsidR="0041417B" w:rsidRPr="00B43262" w14:paraId="00FFA9F6" w14:textId="77777777" w:rsidTr="00D43915">
        <w:trPr>
          <w:trHeight w:val="360"/>
        </w:trPr>
        <w:tc>
          <w:tcPr>
            <w:tcW w:w="738" w:type="dxa"/>
          </w:tcPr>
          <w:p w14:paraId="29237A84" w14:textId="77777777" w:rsidR="0041417B" w:rsidRPr="00B43262" w:rsidRDefault="0041417B" w:rsidP="00D43915">
            <w:r w:rsidRPr="00B43262">
              <w:rPr>
                <w:rFonts w:asciiTheme="majorHAnsi" w:hAnsiTheme="majorHAnsi"/>
                <w:b/>
                <w:sz w:val="20"/>
                <w:szCs w:val="20"/>
              </w:rPr>
              <w:t>Q16.</w:t>
            </w:r>
          </w:p>
        </w:tc>
        <w:tc>
          <w:tcPr>
            <w:tcW w:w="3150" w:type="dxa"/>
            <w:gridSpan w:val="2"/>
            <w:vAlign w:val="center"/>
          </w:tcPr>
          <w:p w14:paraId="511FE34F" w14:textId="77777777" w:rsidR="0041417B" w:rsidRPr="00B43262" w:rsidRDefault="0041417B" w:rsidP="00D43915">
            <w:pPr>
              <w:rPr>
                <w:rFonts w:asciiTheme="majorHAnsi" w:hAnsiTheme="majorHAnsi" w:cs="Arial"/>
                <w:b/>
                <w:bCs/>
                <w:sz w:val="20"/>
              </w:rPr>
            </w:pPr>
            <w:r w:rsidRPr="00B43262">
              <w:rPr>
                <w:rFonts w:asciiTheme="majorHAnsi" w:hAnsiTheme="majorHAnsi" w:cs="Arial"/>
                <w:b/>
                <w:bCs/>
                <w:sz w:val="20"/>
              </w:rPr>
              <w:t>Survey start  time for 2</w:t>
            </w:r>
            <w:r w:rsidRPr="00B43262">
              <w:rPr>
                <w:rFonts w:asciiTheme="majorHAnsi" w:hAnsiTheme="majorHAnsi" w:cs="Arial"/>
                <w:b/>
                <w:bCs/>
                <w:sz w:val="20"/>
                <w:vertAlign w:val="superscript"/>
              </w:rPr>
              <w:t>nd</w:t>
            </w:r>
            <w:r w:rsidRPr="00B43262">
              <w:rPr>
                <w:rFonts w:asciiTheme="majorHAnsi" w:hAnsiTheme="majorHAnsi" w:cs="Arial"/>
                <w:b/>
                <w:bCs/>
                <w:sz w:val="20"/>
              </w:rPr>
              <w:t xml:space="preserve"> announced visit</w:t>
            </w:r>
          </w:p>
        </w:tc>
        <w:tc>
          <w:tcPr>
            <w:tcW w:w="5040" w:type="dxa"/>
            <w:gridSpan w:val="5"/>
            <w:vAlign w:val="center"/>
          </w:tcPr>
          <w:p w14:paraId="4F6020DE" w14:textId="77777777" w:rsidR="0041417B" w:rsidRPr="00B43262" w:rsidRDefault="0041417B" w:rsidP="00D43915">
            <w:pPr>
              <w:rPr>
                <w:rFonts w:asciiTheme="majorHAnsi" w:hAnsiTheme="majorHAnsi" w:cs="Arial"/>
                <w:bCs/>
                <w:sz w:val="20"/>
                <w:szCs w:val="20"/>
              </w:rPr>
            </w:pPr>
            <w:r w:rsidRPr="00B43262">
              <w:rPr>
                <w:rFonts w:asciiTheme="majorHAnsi" w:hAnsiTheme="majorHAnsi" w:cs="Arial"/>
                <w:sz w:val="20"/>
                <w:szCs w:val="20"/>
              </w:rPr>
              <w:t>Time in 24hr. format  (e.g. 09:00)</w:t>
            </w:r>
          </w:p>
        </w:tc>
        <w:tc>
          <w:tcPr>
            <w:tcW w:w="5310" w:type="dxa"/>
            <w:gridSpan w:val="6"/>
            <w:vAlign w:val="center"/>
          </w:tcPr>
          <w:p w14:paraId="35D9D651" w14:textId="77777777" w:rsidR="0041417B" w:rsidRPr="00B43262" w:rsidRDefault="0041417B" w:rsidP="00D43915">
            <w:pPr>
              <w:jc w:val="right"/>
              <w:rPr>
                <w:rFonts w:asciiTheme="majorHAnsi" w:hAnsiTheme="majorHAnsi" w:cs="Arial"/>
                <w:bCs/>
                <w:sz w:val="20"/>
                <w:szCs w:val="20"/>
              </w:rPr>
            </w:pPr>
            <w:r w:rsidRPr="00B43262">
              <w:rPr>
                <w:rFonts w:asciiTheme="majorHAnsi" w:hAnsiTheme="majorHAnsi" w:cs="Arial"/>
                <w:sz w:val="20"/>
                <w:szCs w:val="20"/>
              </w:rPr>
              <w:t>|___|___|:|___|___|</w:t>
            </w:r>
          </w:p>
        </w:tc>
      </w:tr>
      <w:tr w:rsidR="0041417B" w:rsidRPr="00B43262" w14:paraId="25F2769B" w14:textId="77777777" w:rsidTr="00D43915">
        <w:trPr>
          <w:trHeight w:val="360"/>
        </w:trPr>
        <w:tc>
          <w:tcPr>
            <w:tcW w:w="738" w:type="dxa"/>
          </w:tcPr>
          <w:p w14:paraId="6B27EF3F" w14:textId="77777777" w:rsidR="0041417B" w:rsidRPr="00B43262" w:rsidRDefault="0041417B" w:rsidP="00D43915">
            <w:bookmarkStart w:id="6" w:name="_Ref378670029"/>
            <w:r w:rsidRPr="00B43262">
              <w:rPr>
                <w:rFonts w:asciiTheme="majorHAnsi" w:hAnsiTheme="majorHAnsi"/>
                <w:b/>
                <w:sz w:val="20"/>
                <w:szCs w:val="20"/>
              </w:rPr>
              <w:t>Q17.</w:t>
            </w:r>
            <w:bookmarkEnd w:id="6"/>
          </w:p>
        </w:tc>
        <w:tc>
          <w:tcPr>
            <w:tcW w:w="3150" w:type="dxa"/>
            <w:gridSpan w:val="2"/>
            <w:vAlign w:val="center"/>
          </w:tcPr>
          <w:p w14:paraId="76123C85" w14:textId="77777777" w:rsidR="0041417B" w:rsidRPr="00B43262" w:rsidRDefault="0041417B" w:rsidP="00D43915">
            <w:pPr>
              <w:rPr>
                <w:rFonts w:asciiTheme="majorHAnsi" w:hAnsiTheme="majorHAnsi" w:cs="Arial"/>
                <w:b/>
                <w:bCs/>
                <w:sz w:val="20"/>
              </w:rPr>
            </w:pPr>
            <w:r w:rsidRPr="00B43262">
              <w:rPr>
                <w:rFonts w:asciiTheme="majorHAnsi" w:hAnsiTheme="majorHAnsi" w:cs="Arial"/>
                <w:b/>
                <w:bCs/>
                <w:sz w:val="20"/>
              </w:rPr>
              <w:t>Departure time for 2</w:t>
            </w:r>
            <w:r w:rsidRPr="00B43262">
              <w:rPr>
                <w:rFonts w:asciiTheme="majorHAnsi" w:hAnsiTheme="majorHAnsi" w:cs="Arial"/>
                <w:b/>
                <w:bCs/>
                <w:sz w:val="20"/>
                <w:vertAlign w:val="superscript"/>
              </w:rPr>
              <w:t>nd</w:t>
            </w:r>
            <w:r w:rsidRPr="00B43262">
              <w:rPr>
                <w:rFonts w:asciiTheme="majorHAnsi" w:hAnsiTheme="majorHAnsi" w:cs="Arial"/>
                <w:b/>
                <w:bCs/>
                <w:sz w:val="20"/>
              </w:rPr>
              <w:t xml:space="preserve"> announced visit</w:t>
            </w:r>
          </w:p>
        </w:tc>
        <w:tc>
          <w:tcPr>
            <w:tcW w:w="5040" w:type="dxa"/>
            <w:gridSpan w:val="5"/>
            <w:vAlign w:val="center"/>
          </w:tcPr>
          <w:p w14:paraId="34A8B0A1" w14:textId="77777777" w:rsidR="0041417B" w:rsidRPr="00B43262" w:rsidRDefault="0041417B" w:rsidP="00D43915">
            <w:pPr>
              <w:rPr>
                <w:rFonts w:asciiTheme="majorHAnsi" w:hAnsiTheme="majorHAnsi" w:cs="Arial"/>
                <w:bCs/>
                <w:sz w:val="20"/>
                <w:szCs w:val="20"/>
              </w:rPr>
            </w:pPr>
            <w:r w:rsidRPr="00B43262">
              <w:rPr>
                <w:rFonts w:asciiTheme="majorHAnsi" w:hAnsiTheme="majorHAnsi" w:cs="Arial"/>
                <w:sz w:val="20"/>
                <w:szCs w:val="20"/>
              </w:rPr>
              <w:t>Time in 24hr. format  (e.g. 09:45)</w:t>
            </w:r>
          </w:p>
        </w:tc>
        <w:tc>
          <w:tcPr>
            <w:tcW w:w="5310" w:type="dxa"/>
            <w:gridSpan w:val="6"/>
            <w:vAlign w:val="center"/>
          </w:tcPr>
          <w:p w14:paraId="468CE322" w14:textId="77777777" w:rsidR="0041417B" w:rsidRPr="00B43262" w:rsidRDefault="0041417B" w:rsidP="00D43915">
            <w:pPr>
              <w:jc w:val="right"/>
              <w:rPr>
                <w:rFonts w:asciiTheme="majorHAnsi" w:hAnsiTheme="majorHAnsi" w:cs="Arial"/>
                <w:bCs/>
                <w:sz w:val="20"/>
                <w:szCs w:val="20"/>
              </w:rPr>
            </w:pPr>
            <w:r w:rsidRPr="00B43262">
              <w:rPr>
                <w:rFonts w:asciiTheme="majorHAnsi" w:hAnsiTheme="majorHAnsi" w:cs="Arial"/>
                <w:sz w:val="20"/>
                <w:szCs w:val="20"/>
              </w:rPr>
              <w:t>|___|___|:|___|___|</w:t>
            </w:r>
          </w:p>
        </w:tc>
      </w:tr>
      <w:tr w:rsidR="0041417B" w:rsidRPr="00B43262" w14:paraId="249D5BC7" w14:textId="77777777" w:rsidTr="00D43915">
        <w:trPr>
          <w:trHeight w:val="360"/>
        </w:trPr>
        <w:tc>
          <w:tcPr>
            <w:tcW w:w="14238" w:type="dxa"/>
            <w:gridSpan w:val="14"/>
            <w:shd w:val="clear" w:color="auto" w:fill="D9D9D9"/>
            <w:vAlign w:val="center"/>
          </w:tcPr>
          <w:p w14:paraId="61BCD752" w14:textId="77777777" w:rsidR="0041417B" w:rsidRPr="00B43262" w:rsidRDefault="0041417B" w:rsidP="00D43915">
            <w:pPr>
              <w:rPr>
                <w:rFonts w:asciiTheme="majorHAnsi" w:hAnsiTheme="majorHAnsi" w:cs="Arial"/>
                <w:b/>
                <w:bCs/>
              </w:rPr>
            </w:pPr>
            <w:r w:rsidRPr="00B43262">
              <w:rPr>
                <w:rFonts w:asciiTheme="majorHAnsi" w:hAnsiTheme="majorHAnsi" w:cs="Arial"/>
                <w:b/>
                <w:bCs/>
              </w:rPr>
              <w:t xml:space="preserve">TO BE COMPLETED BY SUPERVISOR </w:t>
            </w:r>
          </w:p>
        </w:tc>
      </w:tr>
      <w:tr w:rsidR="0041417B" w:rsidRPr="00B43262" w14:paraId="097BC2B4" w14:textId="77777777" w:rsidTr="00D43915">
        <w:trPr>
          <w:cantSplit/>
          <w:trHeight w:val="305"/>
        </w:trPr>
        <w:tc>
          <w:tcPr>
            <w:tcW w:w="738" w:type="dxa"/>
            <w:shd w:val="clear" w:color="auto" w:fill="FFFFFF"/>
          </w:tcPr>
          <w:p w14:paraId="43D6A5DA" w14:textId="77777777" w:rsidR="0041417B" w:rsidRPr="00B43262" w:rsidRDefault="0041417B" w:rsidP="00D43915">
            <w:pPr>
              <w:jc w:val="center"/>
              <w:rPr>
                <w:rFonts w:asciiTheme="majorHAnsi" w:hAnsiTheme="majorHAnsi" w:cs="Arial"/>
                <w:b/>
                <w:bCs/>
                <w:sz w:val="20"/>
              </w:rPr>
            </w:pPr>
          </w:p>
        </w:tc>
        <w:tc>
          <w:tcPr>
            <w:tcW w:w="2250" w:type="dxa"/>
            <w:shd w:val="clear" w:color="auto" w:fill="FFFFFF"/>
          </w:tcPr>
          <w:p w14:paraId="1CA57DC1" w14:textId="77777777" w:rsidR="0041417B" w:rsidRPr="00B43262" w:rsidRDefault="0041417B" w:rsidP="00D43915">
            <w:pPr>
              <w:rPr>
                <w:rFonts w:asciiTheme="majorHAnsi" w:hAnsiTheme="majorHAnsi" w:cs="Arial"/>
                <w:b/>
                <w:bCs/>
                <w:sz w:val="20"/>
              </w:rPr>
            </w:pPr>
          </w:p>
        </w:tc>
        <w:tc>
          <w:tcPr>
            <w:tcW w:w="5130" w:type="dxa"/>
            <w:gridSpan w:val="5"/>
            <w:tcBorders>
              <w:bottom w:val="single" w:sz="4" w:space="0" w:color="000000"/>
            </w:tcBorders>
            <w:vAlign w:val="center"/>
          </w:tcPr>
          <w:p w14:paraId="13D61BA0" w14:textId="77777777" w:rsidR="0041417B" w:rsidRPr="00B43262" w:rsidRDefault="0041417B" w:rsidP="00D43915">
            <w:pPr>
              <w:jc w:val="center"/>
              <w:rPr>
                <w:rFonts w:asciiTheme="majorHAnsi" w:hAnsiTheme="majorHAnsi" w:cs="Arial"/>
                <w:b/>
                <w:bCs/>
                <w:sz w:val="20"/>
              </w:rPr>
            </w:pPr>
            <w:r w:rsidRPr="00B43262">
              <w:rPr>
                <w:rFonts w:asciiTheme="majorHAnsi" w:hAnsiTheme="majorHAnsi" w:cs="Arial"/>
                <w:b/>
                <w:bCs/>
                <w:sz w:val="20"/>
              </w:rPr>
              <w:t>Survey Result</w:t>
            </w:r>
          </w:p>
        </w:tc>
        <w:tc>
          <w:tcPr>
            <w:tcW w:w="1440" w:type="dxa"/>
            <w:gridSpan w:val="2"/>
            <w:vAlign w:val="center"/>
          </w:tcPr>
          <w:p w14:paraId="17EE79AE" w14:textId="77777777" w:rsidR="0041417B" w:rsidRPr="00B43262" w:rsidRDefault="0041417B" w:rsidP="00D43915">
            <w:pPr>
              <w:jc w:val="center"/>
              <w:rPr>
                <w:rFonts w:asciiTheme="majorHAnsi" w:hAnsiTheme="majorHAnsi" w:cs="Arial"/>
                <w:sz w:val="20"/>
              </w:rPr>
            </w:pPr>
            <w:r w:rsidRPr="00B43262">
              <w:rPr>
                <w:rFonts w:asciiTheme="majorHAnsi" w:hAnsiTheme="majorHAnsi" w:cs="Arial"/>
                <w:b/>
                <w:bCs/>
                <w:sz w:val="20"/>
              </w:rPr>
              <w:t>Result</w:t>
            </w:r>
          </w:p>
        </w:tc>
        <w:tc>
          <w:tcPr>
            <w:tcW w:w="3060" w:type="dxa"/>
            <w:gridSpan w:val="4"/>
            <w:shd w:val="clear" w:color="auto" w:fill="auto"/>
            <w:vAlign w:val="center"/>
          </w:tcPr>
          <w:p w14:paraId="32BED6A9" w14:textId="77777777" w:rsidR="0041417B" w:rsidRPr="00B43262" w:rsidRDefault="0041417B" w:rsidP="00D43915">
            <w:pPr>
              <w:jc w:val="center"/>
              <w:rPr>
                <w:rFonts w:asciiTheme="majorHAnsi" w:hAnsiTheme="majorHAnsi" w:cs="Arial"/>
                <w:b/>
                <w:bCs/>
                <w:sz w:val="20"/>
              </w:rPr>
            </w:pPr>
            <w:r w:rsidRPr="00B43262">
              <w:rPr>
                <w:rFonts w:asciiTheme="majorHAnsi" w:hAnsiTheme="majorHAnsi" w:cs="Arial"/>
                <w:b/>
                <w:bCs/>
                <w:sz w:val="20"/>
              </w:rPr>
              <w:t>Date</w:t>
            </w:r>
          </w:p>
        </w:tc>
        <w:tc>
          <w:tcPr>
            <w:tcW w:w="1620" w:type="dxa"/>
            <w:shd w:val="clear" w:color="auto" w:fill="auto"/>
            <w:vAlign w:val="center"/>
          </w:tcPr>
          <w:p w14:paraId="5E3DF20D" w14:textId="77777777" w:rsidR="0041417B" w:rsidRPr="00B43262" w:rsidRDefault="0041417B" w:rsidP="00D43915">
            <w:pPr>
              <w:jc w:val="center"/>
              <w:rPr>
                <w:rFonts w:asciiTheme="majorHAnsi" w:hAnsiTheme="majorHAnsi" w:cs="Arial"/>
                <w:b/>
                <w:bCs/>
                <w:sz w:val="20"/>
              </w:rPr>
            </w:pPr>
          </w:p>
        </w:tc>
      </w:tr>
      <w:tr w:rsidR="0041417B" w:rsidRPr="00B43262" w14:paraId="67D5B63F" w14:textId="77777777" w:rsidTr="00D43915">
        <w:trPr>
          <w:cantSplit/>
          <w:trHeight w:val="926"/>
        </w:trPr>
        <w:tc>
          <w:tcPr>
            <w:tcW w:w="738" w:type="dxa"/>
            <w:shd w:val="clear" w:color="auto" w:fill="FFFFFF"/>
            <w:vAlign w:val="center"/>
          </w:tcPr>
          <w:p w14:paraId="6BE92F08" w14:textId="77777777" w:rsidR="0041417B" w:rsidRPr="00B43262" w:rsidRDefault="0041417B" w:rsidP="00D43915">
            <w:pPr>
              <w:jc w:val="center"/>
              <w:rPr>
                <w:rFonts w:asciiTheme="majorHAnsi" w:hAnsiTheme="majorHAnsi" w:cs="Arial"/>
                <w:b/>
                <w:bCs/>
              </w:rPr>
            </w:pPr>
            <w:r w:rsidRPr="00B43262">
              <w:rPr>
                <w:rFonts w:asciiTheme="majorHAnsi" w:hAnsiTheme="majorHAnsi" w:cs="Arial"/>
                <w:b/>
                <w:bCs/>
              </w:rPr>
              <w:t>Q18.</w:t>
            </w:r>
          </w:p>
        </w:tc>
        <w:tc>
          <w:tcPr>
            <w:tcW w:w="2250" w:type="dxa"/>
            <w:tcBorders>
              <w:right w:val="single" w:sz="4" w:space="0" w:color="000000"/>
            </w:tcBorders>
            <w:shd w:val="clear" w:color="auto" w:fill="FFFFFF"/>
            <w:vAlign w:val="center"/>
          </w:tcPr>
          <w:p w14:paraId="6BBE3639" w14:textId="77777777" w:rsidR="0041417B" w:rsidRPr="00B43262" w:rsidRDefault="0041417B" w:rsidP="00D43915">
            <w:pPr>
              <w:jc w:val="right"/>
              <w:rPr>
                <w:rFonts w:asciiTheme="majorHAnsi" w:hAnsiTheme="majorHAnsi" w:cs="Arial"/>
                <w:b/>
                <w:bCs/>
              </w:rPr>
            </w:pPr>
            <w:r w:rsidRPr="00B43262">
              <w:rPr>
                <w:rFonts w:asciiTheme="majorHAnsi" w:hAnsiTheme="majorHAnsi" w:cs="Arial"/>
                <w:b/>
                <w:bCs/>
                <w:sz w:val="20"/>
              </w:rPr>
              <w:t>Verification by supervisor</w:t>
            </w:r>
          </w:p>
        </w:tc>
        <w:tc>
          <w:tcPr>
            <w:tcW w:w="2790" w:type="dxa"/>
            <w:gridSpan w:val="4"/>
            <w:tcBorders>
              <w:top w:val="single" w:sz="4" w:space="0" w:color="000000"/>
              <w:left w:val="single" w:sz="4" w:space="0" w:color="000000"/>
              <w:bottom w:val="single" w:sz="4" w:space="0" w:color="000000"/>
              <w:right w:val="nil"/>
            </w:tcBorders>
            <w:vAlign w:val="center"/>
          </w:tcPr>
          <w:p w14:paraId="7B330D55" w14:textId="77777777" w:rsidR="0041417B" w:rsidRPr="00B43262" w:rsidRDefault="0041417B" w:rsidP="00D43915">
            <w:pPr>
              <w:pStyle w:val="BodyTextIndent"/>
              <w:ind w:left="-108"/>
              <w:jc w:val="right"/>
              <w:rPr>
                <w:rFonts w:asciiTheme="majorHAnsi" w:hAnsiTheme="majorHAnsi" w:cs="Arial"/>
                <w:sz w:val="18"/>
                <w:szCs w:val="18"/>
              </w:rPr>
            </w:pPr>
            <w:r w:rsidRPr="00B43262">
              <w:rPr>
                <w:rFonts w:asciiTheme="majorHAnsi" w:hAnsiTheme="majorHAnsi" w:cs="Arial"/>
                <w:sz w:val="18"/>
                <w:szCs w:val="18"/>
              </w:rPr>
              <w:t>Questionnaire completed = 1</w:t>
            </w:r>
          </w:p>
          <w:p w14:paraId="709373FB" w14:textId="77777777" w:rsidR="0041417B" w:rsidRPr="00B43262" w:rsidRDefault="0041417B" w:rsidP="00D43915">
            <w:pPr>
              <w:pStyle w:val="BodyTextIndent"/>
              <w:ind w:left="-108"/>
              <w:jc w:val="right"/>
              <w:rPr>
                <w:rFonts w:asciiTheme="majorHAnsi" w:hAnsiTheme="majorHAnsi" w:cs="Arial"/>
                <w:bCs/>
                <w:sz w:val="18"/>
                <w:szCs w:val="18"/>
              </w:rPr>
            </w:pPr>
            <w:r w:rsidRPr="00B43262">
              <w:rPr>
                <w:rFonts w:asciiTheme="majorHAnsi" w:hAnsiTheme="majorHAnsi" w:cs="Arial"/>
                <w:bCs/>
                <w:sz w:val="18"/>
                <w:szCs w:val="18"/>
              </w:rPr>
              <w:t>Incomplete questionnaire = 2</w:t>
            </w:r>
          </w:p>
        </w:tc>
        <w:tc>
          <w:tcPr>
            <w:tcW w:w="2340" w:type="dxa"/>
            <w:tcBorders>
              <w:top w:val="single" w:sz="4" w:space="0" w:color="000000"/>
              <w:left w:val="nil"/>
              <w:bottom w:val="single" w:sz="4" w:space="0" w:color="000000"/>
              <w:right w:val="single" w:sz="4" w:space="0" w:color="000000"/>
            </w:tcBorders>
            <w:vAlign w:val="center"/>
          </w:tcPr>
          <w:p w14:paraId="63D558FF" w14:textId="77777777" w:rsidR="0041417B" w:rsidRPr="00B43262" w:rsidRDefault="0041417B" w:rsidP="00D43915">
            <w:pPr>
              <w:jc w:val="right"/>
              <w:rPr>
                <w:rFonts w:asciiTheme="majorHAnsi" w:hAnsiTheme="majorHAnsi" w:cs="Arial"/>
                <w:bCs/>
                <w:sz w:val="18"/>
                <w:szCs w:val="18"/>
              </w:rPr>
            </w:pPr>
            <w:r w:rsidRPr="00B43262">
              <w:rPr>
                <w:rFonts w:asciiTheme="majorHAnsi" w:hAnsiTheme="majorHAnsi" w:cs="Arial"/>
                <w:bCs/>
                <w:sz w:val="18"/>
                <w:szCs w:val="18"/>
              </w:rPr>
              <w:t>Facility closed = 3</w:t>
            </w:r>
          </w:p>
          <w:p w14:paraId="0AC40F5F" w14:textId="77777777" w:rsidR="0041417B" w:rsidRPr="00B43262" w:rsidRDefault="0041417B" w:rsidP="00D43915">
            <w:pPr>
              <w:jc w:val="right"/>
              <w:rPr>
                <w:rFonts w:asciiTheme="majorHAnsi" w:hAnsiTheme="majorHAnsi" w:cs="Arial"/>
                <w:bCs/>
              </w:rPr>
            </w:pPr>
            <w:r w:rsidRPr="00B43262">
              <w:rPr>
                <w:rFonts w:asciiTheme="majorHAnsi" w:hAnsiTheme="majorHAnsi" w:cs="Arial"/>
                <w:bCs/>
                <w:sz w:val="18"/>
                <w:szCs w:val="18"/>
              </w:rPr>
              <w:t>Refused = 4</w:t>
            </w:r>
          </w:p>
        </w:tc>
        <w:tc>
          <w:tcPr>
            <w:tcW w:w="1440" w:type="dxa"/>
            <w:gridSpan w:val="2"/>
            <w:tcBorders>
              <w:left w:val="single" w:sz="4" w:space="0" w:color="000000"/>
            </w:tcBorders>
            <w:vAlign w:val="bottom"/>
          </w:tcPr>
          <w:p w14:paraId="1E8E7619" w14:textId="77777777" w:rsidR="0041417B" w:rsidRPr="00B43262" w:rsidRDefault="0041417B" w:rsidP="00D43915">
            <w:pPr>
              <w:jc w:val="center"/>
              <w:rPr>
                <w:rFonts w:asciiTheme="majorHAnsi" w:hAnsiTheme="majorHAnsi" w:cs="Arial"/>
                <w:bCs/>
              </w:rPr>
            </w:pPr>
            <w:r w:rsidRPr="00B43262">
              <w:rPr>
                <w:rFonts w:asciiTheme="majorHAnsi" w:hAnsiTheme="majorHAnsi" w:cs="Arial"/>
              </w:rPr>
              <w:t>|___|</w:t>
            </w:r>
          </w:p>
        </w:tc>
        <w:tc>
          <w:tcPr>
            <w:tcW w:w="3060" w:type="dxa"/>
            <w:gridSpan w:val="4"/>
            <w:shd w:val="clear" w:color="auto" w:fill="auto"/>
            <w:vAlign w:val="bottom"/>
          </w:tcPr>
          <w:p w14:paraId="5A55549A" w14:textId="77777777" w:rsidR="0041417B" w:rsidRPr="00B43262" w:rsidRDefault="0041417B" w:rsidP="00D43915">
            <w:pPr>
              <w:keepNext/>
              <w:jc w:val="right"/>
              <w:rPr>
                <w:rFonts w:asciiTheme="majorHAnsi" w:hAnsiTheme="majorHAnsi" w:cs="Arial"/>
                <w:bCs/>
              </w:rPr>
            </w:pPr>
            <w:r w:rsidRPr="00B43262">
              <w:rPr>
                <w:rFonts w:asciiTheme="majorHAnsi" w:hAnsiTheme="majorHAnsi" w:cs="Arial"/>
              </w:rPr>
              <w:t>|___|___|</w:t>
            </w:r>
            <w:r w:rsidRPr="00B43262">
              <w:rPr>
                <w:rFonts w:asciiTheme="majorHAnsi" w:hAnsiTheme="majorHAnsi" w:cs="Arial"/>
                <w:bCs/>
              </w:rPr>
              <w:t>/</w:t>
            </w:r>
            <w:r w:rsidRPr="00B43262">
              <w:rPr>
                <w:rFonts w:asciiTheme="majorHAnsi" w:hAnsiTheme="majorHAnsi" w:cs="Arial"/>
              </w:rPr>
              <w:t>|___|___|</w:t>
            </w:r>
            <w:r w:rsidRPr="00B43262">
              <w:rPr>
                <w:rFonts w:asciiTheme="majorHAnsi" w:hAnsiTheme="majorHAnsi" w:cs="Arial"/>
                <w:bCs/>
              </w:rPr>
              <w:t>/</w:t>
            </w:r>
            <w:r w:rsidRPr="00B43262">
              <w:rPr>
                <w:rFonts w:asciiTheme="majorHAnsi" w:hAnsiTheme="majorHAnsi" w:cs="Arial"/>
              </w:rPr>
              <w:t xml:space="preserve">| </w:t>
            </w:r>
            <w:r w:rsidR="00F23BE9" w:rsidRPr="00B43262">
              <w:rPr>
                <w:rFonts w:asciiTheme="majorHAnsi" w:hAnsiTheme="majorHAnsi" w:cs="Arial"/>
              </w:rPr>
              <w:t>2 | 0 | 1 | 8</w:t>
            </w:r>
            <w:r w:rsidRPr="00B43262">
              <w:rPr>
                <w:rFonts w:asciiTheme="majorHAnsi" w:hAnsiTheme="majorHAnsi" w:cs="Arial"/>
              </w:rPr>
              <w:t xml:space="preserve"> |</w:t>
            </w:r>
          </w:p>
        </w:tc>
        <w:tc>
          <w:tcPr>
            <w:tcW w:w="1620" w:type="dxa"/>
            <w:shd w:val="clear" w:color="auto" w:fill="auto"/>
            <w:vAlign w:val="bottom"/>
          </w:tcPr>
          <w:p w14:paraId="169B88A4" w14:textId="77777777" w:rsidR="0041417B" w:rsidRPr="00B43262" w:rsidRDefault="0041417B" w:rsidP="00D43915">
            <w:pPr>
              <w:keepNext/>
              <w:jc w:val="center"/>
              <w:rPr>
                <w:rFonts w:asciiTheme="majorHAnsi" w:hAnsiTheme="majorHAnsi" w:cs="Arial"/>
                <w:bCs/>
              </w:rPr>
            </w:pPr>
            <w:r w:rsidRPr="00B43262">
              <w:rPr>
                <w:rFonts w:asciiTheme="majorHAnsi" w:hAnsiTheme="majorHAnsi" w:cs="Arial"/>
              </w:rPr>
              <w:t>Name__________________________Code|___|___|</w:t>
            </w:r>
          </w:p>
        </w:tc>
      </w:tr>
      <w:tr w:rsidR="0041417B" w:rsidRPr="00B43262" w14:paraId="288CA386" w14:textId="77777777" w:rsidTr="00D43915">
        <w:trPr>
          <w:cantSplit/>
          <w:trHeight w:val="926"/>
        </w:trPr>
        <w:tc>
          <w:tcPr>
            <w:tcW w:w="738" w:type="dxa"/>
            <w:shd w:val="clear" w:color="auto" w:fill="FFFFFF"/>
            <w:vAlign w:val="center"/>
          </w:tcPr>
          <w:p w14:paraId="0CBD7159" w14:textId="77777777" w:rsidR="0041417B" w:rsidRPr="00B43262" w:rsidRDefault="0041417B" w:rsidP="00D43915">
            <w:pPr>
              <w:jc w:val="center"/>
              <w:rPr>
                <w:rFonts w:asciiTheme="majorHAnsi" w:hAnsiTheme="majorHAnsi" w:cs="Arial"/>
                <w:b/>
                <w:bCs/>
              </w:rPr>
            </w:pPr>
            <w:r w:rsidRPr="00B43262">
              <w:rPr>
                <w:rFonts w:asciiTheme="majorHAnsi" w:hAnsiTheme="majorHAnsi" w:cs="Arial"/>
                <w:b/>
                <w:bCs/>
              </w:rPr>
              <w:t>Q18a.</w:t>
            </w:r>
          </w:p>
        </w:tc>
        <w:tc>
          <w:tcPr>
            <w:tcW w:w="2250" w:type="dxa"/>
            <w:tcBorders>
              <w:right w:val="single" w:sz="4" w:space="0" w:color="000000"/>
            </w:tcBorders>
            <w:shd w:val="clear" w:color="auto" w:fill="FFFFFF"/>
            <w:vAlign w:val="center"/>
          </w:tcPr>
          <w:p w14:paraId="5AB20A5E" w14:textId="77777777" w:rsidR="0041417B" w:rsidRPr="00B43262" w:rsidRDefault="0041417B" w:rsidP="00D43915">
            <w:pPr>
              <w:jc w:val="right"/>
              <w:rPr>
                <w:rFonts w:asciiTheme="majorHAnsi" w:hAnsiTheme="majorHAnsi" w:cs="Arial"/>
                <w:b/>
                <w:bCs/>
              </w:rPr>
            </w:pPr>
            <w:r w:rsidRPr="00B43262">
              <w:rPr>
                <w:rFonts w:asciiTheme="majorHAnsi" w:hAnsiTheme="majorHAnsi" w:cs="Arial"/>
                <w:b/>
                <w:bCs/>
              </w:rPr>
              <w:t>Data entered</w:t>
            </w:r>
          </w:p>
        </w:tc>
        <w:tc>
          <w:tcPr>
            <w:tcW w:w="2790" w:type="dxa"/>
            <w:gridSpan w:val="4"/>
            <w:tcBorders>
              <w:top w:val="single" w:sz="4" w:space="0" w:color="000000"/>
              <w:left w:val="single" w:sz="4" w:space="0" w:color="000000"/>
              <w:bottom w:val="single" w:sz="4" w:space="0" w:color="000000"/>
              <w:right w:val="nil"/>
            </w:tcBorders>
            <w:vAlign w:val="center"/>
          </w:tcPr>
          <w:p w14:paraId="7B44AA56" w14:textId="77777777" w:rsidR="0041417B" w:rsidRPr="00B43262" w:rsidRDefault="0041417B" w:rsidP="00D43915">
            <w:pPr>
              <w:pStyle w:val="BodyTextIndent"/>
              <w:ind w:left="-108"/>
              <w:jc w:val="right"/>
              <w:rPr>
                <w:rFonts w:asciiTheme="majorHAnsi" w:hAnsiTheme="majorHAnsi" w:cs="Arial"/>
                <w:sz w:val="18"/>
                <w:szCs w:val="18"/>
              </w:rPr>
            </w:pPr>
          </w:p>
        </w:tc>
        <w:tc>
          <w:tcPr>
            <w:tcW w:w="2340" w:type="dxa"/>
            <w:tcBorders>
              <w:top w:val="single" w:sz="4" w:space="0" w:color="000000"/>
              <w:left w:val="nil"/>
              <w:bottom w:val="single" w:sz="4" w:space="0" w:color="000000"/>
              <w:right w:val="single" w:sz="4" w:space="0" w:color="000000"/>
            </w:tcBorders>
            <w:vAlign w:val="center"/>
          </w:tcPr>
          <w:p w14:paraId="14479E8E" w14:textId="77777777" w:rsidR="0041417B" w:rsidRPr="00B43262" w:rsidRDefault="0041417B" w:rsidP="00D43915">
            <w:pPr>
              <w:jc w:val="right"/>
              <w:rPr>
                <w:rFonts w:asciiTheme="majorHAnsi" w:hAnsiTheme="majorHAnsi" w:cs="Arial"/>
                <w:bCs/>
                <w:sz w:val="18"/>
                <w:szCs w:val="18"/>
              </w:rPr>
            </w:pPr>
            <w:r w:rsidRPr="00B43262">
              <w:rPr>
                <w:rFonts w:asciiTheme="majorHAnsi" w:hAnsiTheme="majorHAnsi" w:cs="Arial"/>
                <w:bCs/>
                <w:sz w:val="18"/>
                <w:szCs w:val="18"/>
              </w:rPr>
              <w:t>Yes = 1</w:t>
            </w:r>
          </w:p>
          <w:p w14:paraId="1A9A6410" w14:textId="77777777" w:rsidR="0041417B" w:rsidRPr="00B43262" w:rsidRDefault="0041417B" w:rsidP="00D43915">
            <w:pPr>
              <w:jc w:val="right"/>
              <w:rPr>
                <w:rFonts w:asciiTheme="majorHAnsi" w:hAnsiTheme="majorHAnsi" w:cs="Arial"/>
                <w:bCs/>
                <w:sz w:val="18"/>
                <w:szCs w:val="18"/>
              </w:rPr>
            </w:pPr>
            <w:r w:rsidRPr="00B43262">
              <w:rPr>
                <w:rFonts w:asciiTheme="majorHAnsi" w:hAnsiTheme="majorHAnsi" w:cs="Arial"/>
                <w:bCs/>
                <w:sz w:val="18"/>
                <w:szCs w:val="18"/>
              </w:rPr>
              <w:t>No = 2</w:t>
            </w:r>
          </w:p>
        </w:tc>
        <w:tc>
          <w:tcPr>
            <w:tcW w:w="1440" w:type="dxa"/>
            <w:gridSpan w:val="2"/>
            <w:tcBorders>
              <w:left w:val="single" w:sz="4" w:space="0" w:color="000000"/>
            </w:tcBorders>
            <w:vAlign w:val="bottom"/>
          </w:tcPr>
          <w:p w14:paraId="2FFD6F50" w14:textId="77777777" w:rsidR="0041417B" w:rsidRPr="00B43262" w:rsidRDefault="0041417B" w:rsidP="00D43915">
            <w:pPr>
              <w:jc w:val="center"/>
              <w:rPr>
                <w:rFonts w:asciiTheme="majorHAnsi" w:hAnsiTheme="majorHAnsi" w:cs="Arial"/>
              </w:rPr>
            </w:pPr>
            <w:r w:rsidRPr="00B43262">
              <w:rPr>
                <w:rFonts w:asciiTheme="majorHAnsi" w:hAnsiTheme="majorHAnsi" w:cs="Arial"/>
              </w:rPr>
              <w:t>|___|</w:t>
            </w:r>
          </w:p>
        </w:tc>
        <w:tc>
          <w:tcPr>
            <w:tcW w:w="3060" w:type="dxa"/>
            <w:gridSpan w:val="4"/>
            <w:shd w:val="clear" w:color="auto" w:fill="auto"/>
            <w:vAlign w:val="bottom"/>
          </w:tcPr>
          <w:p w14:paraId="28A41E11" w14:textId="77777777" w:rsidR="0041417B" w:rsidRPr="00B43262" w:rsidRDefault="0041417B" w:rsidP="00D43915">
            <w:pPr>
              <w:keepNext/>
              <w:jc w:val="right"/>
              <w:rPr>
                <w:rFonts w:asciiTheme="majorHAnsi" w:hAnsiTheme="majorHAnsi" w:cs="Arial"/>
              </w:rPr>
            </w:pPr>
          </w:p>
        </w:tc>
        <w:tc>
          <w:tcPr>
            <w:tcW w:w="1620" w:type="dxa"/>
            <w:shd w:val="clear" w:color="auto" w:fill="auto"/>
            <w:vAlign w:val="bottom"/>
          </w:tcPr>
          <w:p w14:paraId="3B222906" w14:textId="77777777" w:rsidR="0041417B" w:rsidRPr="00B43262" w:rsidRDefault="0041417B" w:rsidP="00D43915">
            <w:pPr>
              <w:keepNext/>
              <w:jc w:val="center"/>
              <w:rPr>
                <w:rFonts w:asciiTheme="majorHAnsi" w:hAnsiTheme="majorHAnsi" w:cs="Arial"/>
              </w:rPr>
            </w:pPr>
            <w:r w:rsidRPr="00B43262">
              <w:rPr>
                <w:rFonts w:asciiTheme="majorHAnsi" w:hAnsiTheme="majorHAnsi" w:cs="Arial"/>
              </w:rPr>
              <w:t>Name__________________________Code|___|___|</w:t>
            </w:r>
          </w:p>
        </w:tc>
      </w:tr>
    </w:tbl>
    <w:p w14:paraId="366A0513" w14:textId="77777777" w:rsidR="0041417B" w:rsidRPr="00B43262" w:rsidRDefault="0041417B" w:rsidP="0041417B">
      <w:pPr>
        <w:pStyle w:val="Caption"/>
        <w:rPr>
          <w:rFonts w:asciiTheme="majorHAnsi" w:hAnsiTheme="majorHAnsi"/>
        </w:rPr>
      </w:pPr>
    </w:p>
    <w:p w14:paraId="1C5188FD" w14:textId="77777777" w:rsidR="0041417B" w:rsidRPr="00B43262" w:rsidRDefault="0041417B" w:rsidP="0041417B"/>
    <w:p w14:paraId="7F0118A4" w14:textId="77777777" w:rsidR="0041417B" w:rsidRPr="00B43262" w:rsidRDefault="0041417B" w:rsidP="0041417B"/>
    <w:p w14:paraId="681B3766" w14:textId="77777777" w:rsidR="0041417B" w:rsidRPr="00B43262" w:rsidRDefault="0041417B" w:rsidP="0041417B"/>
    <w:p w14:paraId="77292C94" w14:textId="77777777" w:rsidR="0041417B" w:rsidRPr="00B43262" w:rsidRDefault="0041417B" w:rsidP="0041417B"/>
    <w:p w14:paraId="01A01285" w14:textId="77777777" w:rsidR="0041417B" w:rsidRPr="00B43262" w:rsidRDefault="0041417B" w:rsidP="0041417B"/>
    <w:p w14:paraId="74F32964" w14:textId="77777777" w:rsidR="0041417B" w:rsidRPr="00B43262" w:rsidRDefault="0041417B" w:rsidP="0041417B"/>
    <w:p w14:paraId="2F87E08F" w14:textId="77777777" w:rsidR="0041417B" w:rsidRPr="00B43262" w:rsidRDefault="0041417B" w:rsidP="0041417B">
      <w:pPr>
        <w:rPr>
          <w:rFonts w:asciiTheme="majorHAnsi" w:hAnsiTheme="majorHAnsi" w:cs="Arial"/>
          <w:bCs/>
          <w:sz w:val="20"/>
          <w:szCs w:val="20"/>
        </w:rPr>
      </w:pPr>
    </w:p>
    <w:tbl>
      <w:tblPr>
        <w:tblW w:w="140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09"/>
        <w:gridCol w:w="64"/>
        <w:gridCol w:w="4693"/>
        <w:gridCol w:w="22"/>
        <w:gridCol w:w="493"/>
        <w:gridCol w:w="1043"/>
        <w:gridCol w:w="716"/>
        <w:gridCol w:w="6"/>
        <w:gridCol w:w="154"/>
        <w:gridCol w:w="72"/>
        <w:gridCol w:w="942"/>
        <w:gridCol w:w="43"/>
        <w:gridCol w:w="382"/>
        <w:gridCol w:w="159"/>
        <w:gridCol w:w="2402"/>
        <w:gridCol w:w="255"/>
        <w:gridCol w:w="1803"/>
      </w:tblGrid>
      <w:tr w:rsidR="0041417B" w:rsidRPr="00CD59A8" w14:paraId="5A9A83C8" w14:textId="77777777" w:rsidTr="00D43915">
        <w:trPr>
          <w:trHeight w:val="303"/>
        </w:trPr>
        <w:tc>
          <w:tcPr>
            <w:tcW w:w="14058" w:type="dxa"/>
            <w:gridSpan w:val="17"/>
            <w:shd w:val="clear" w:color="auto" w:fill="auto"/>
            <w:vAlign w:val="center"/>
          </w:tcPr>
          <w:bookmarkStart w:id="7" w:name="_Ref201392754"/>
          <w:p w14:paraId="0ABE9D4D" w14:textId="77777777" w:rsidR="0041417B" w:rsidRPr="001A00C1" w:rsidRDefault="0041417B" w:rsidP="00D43915">
            <w:pPr>
              <w:jc w:val="center"/>
              <w:rPr>
                <w:rFonts w:asciiTheme="majorHAnsi" w:hAnsiTheme="majorHAnsi"/>
                <w:b/>
                <w:sz w:val="32"/>
                <w:lang w:val="fr-FR"/>
              </w:rPr>
            </w:pPr>
            <w:r w:rsidRPr="00B43262">
              <w:rPr>
                <w:rFonts w:asciiTheme="majorHAnsi" w:hAnsiTheme="majorHAnsi"/>
                <w:b/>
                <w:sz w:val="32"/>
              </w:rPr>
              <w:fldChar w:fldCharType="begin"/>
            </w:r>
            <w:r w:rsidRPr="001A00C1">
              <w:rPr>
                <w:rFonts w:asciiTheme="majorHAnsi" w:hAnsiTheme="majorHAnsi"/>
                <w:b/>
                <w:sz w:val="32"/>
                <w:lang w:val="fr-FR"/>
              </w:rPr>
              <w:instrText xml:space="preserve"> REF _Ref332075438 \h  \* MERGEFORMAT </w:instrText>
            </w:r>
            <w:r w:rsidRPr="00B43262">
              <w:rPr>
                <w:rFonts w:asciiTheme="majorHAnsi" w:hAnsiTheme="majorHAnsi"/>
                <w:b/>
                <w:sz w:val="32"/>
              </w:rPr>
            </w:r>
            <w:r w:rsidRPr="00B43262">
              <w:rPr>
                <w:rFonts w:asciiTheme="majorHAnsi" w:hAnsiTheme="majorHAnsi"/>
                <w:b/>
                <w:sz w:val="32"/>
              </w:rPr>
              <w:fldChar w:fldCharType="separate"/>
            </w:r>
            <w:r w:rsidRPr="001A00C1">
              <w:rPr>
                <w:rFonts w:asciiTheme="majorHAnsi" w:hAnsiTheme="majorHAnsi"/>
                <w:b/>
                <w:sz w:val="32"/>
                <w:lang w:val="fr-FR"/>
              </w:rPr>
              <w:t>Module 1:</w:t>
            </w:r>
            <w:r w:rsidRPr="00B43262">
              <w:rPr>
                <w:rFonts w:asciiTheme="majorHAnsi" w:hAnsiTheme="majorHAnsi"/>
                <w:b/>
                <w:sz w:val="32"/>
              </w:rPr>
              <w:fldChar w:fldCharType="end"/>
            </w:r>
            <w:r w:rsidRPr="001A00C1">
              <w:rPr>
                <w:rFonts w:asciiTheme="majorHAnsi" w:hAnsiTheme="majorHAnsi"/>
                <w:b/>
                <w:sz w:val="32"/>
                <w:lang w:val="fr-FR"/>
              </w:rPr>
              <w:t xml:space="preserve"> Questionnaire</w:t>
            </w:r>
          </w:p>
          <w:p w14:paraId="4DA55429" w14:textId="77777777" w:rsidR="0041417B" w:rsidRPr="001A00C1" w:rsidRDefault="0041417B" w:rsidP="00D43915">
            <w:pPr>
              <w:pStyle w:val="Heading2"/>
              <w:rPr>
                <w:rFonts w:asciiTheme="majorHAnsi" w:hAnsiTheme="majorHAnsi"/>
                <w:lang w:val="fr-FR"/>
              </w:rPr>
            </w:pPr>
            <w:bookmarkStart w:id="8" w:name="_Toc377656807"/>
            <w:r w:rsidRPr="001A00C1">
              <w:rPr>
                <w:rFonts w:asciiTheme="majorHAnsi" w:hAnsiTheme="majorHAnsi"/>
                <w:lang w:val="fr-FR"/>
              </w:rPr>
              <w:t xml:space="preserve">Section </w:t>
            </w:r>
            <w:r w:rsidRPr="00B43262">
              <w:rPr>
                <w:rFonts w:asciiTheme="majorHAnsi" w:hAnsiTheme="majorHAnsi"/>
              </w:rPr>
              <w:fldChar w:fldCharType="begin"/>
            </w:r>
            <w:r w:rsidRPr="001A00C1">
              <w:rPr>
                <w:rFonts w:asciiTheme="majorHAnsi" w:hAnsiTheme="majorHAnsi"/>
                <w:lang w:val="fr-FR"/>
              </w:rPr>
              <w:instrText xml:space="preserve"> SEQ Section \* ALPHABETIC </w:instrText>
            </w:r>
            <w:r w:rsidRPr="00B43262">
              <w:rPr>
                <w:rFonts w:asciiTheme="majorHAnsi" w:hAnsiTheme="majorHAnsi"/>
              </w:rPr>
              <w:fldChar w:fldCharType="separate"/>
            </w:r>
            <w:r w:rsidRPr="001A00C1">
              <w:rPr>
                <w:rFonts w:asciiTheme="majorHAnsi" w:hAnsiTheme="majorHAnsi"/>
                <w:lang w:val="fr-FR"/>
              </w:rPr>
              <w:t>B</w:t>
            </w:r>
            <w:r w:rsidRPr="00B43262">
              <w:rPr>
                <w:rFonts w:asciiTheme="majorHAnsi" w:hAnsiTheme="majorHAnsi"/>
              </w:rPr>
              <w:fldChar w:fldCharType="end"/>
            </w:r>
            <w:r w:rsidRPr="001A00C1">
              <w:rPr>
                <w:rFonts w:asciiTheme="majorHAnsi" w:hAnsiTheme="majorHAnsi" w:cs="Arial"/>
                <w:lang w:val="fr-FR"/>
              </w:rPr>
              <w:t xml:space="preserve">: </w:t>
            </w:r>
            <w:bookmarkEnd w:id="7"/>
            <w:r w:rsidRPr="001A00C1">
              <w:rPr>
                <w:rFonts w:asciiTheme="majorHAnsi" w:hAnsiTheme="majorHAnsi" w:cs="Arial"/>
                <w:lang w:val="fr-FR"/>
              </w:rPr>
              <w:t>General Information</w:t>
            </w:r>
            <w:bookmarkEnd w:id="8"/>
          </w:p>
        </w:tc>
      </w:tr>
      <w:tr w:rsidR="0041417B" w:rsidRPr="00B43262" w14:paraId="49C7C8F4" w14:textId="77777777" w:rsidTr="00D43915">
        <w:trPr>
          <w:trHeight w:val="303"/>
        </w:trPr>
        <w:tc>
          <w:tcPr>
            <w:tcW w:w="14058" w:type="dxa"/>
            <w:gridSpan w:val="17"/>
            <w:shd w:val="clear" w:color="auto" w:fill="auto"/>
            <w:vAlign w:val="center"/>
          </w:tcPr>
          <w:p w14:paraId="74BE7628" w14:textId="77777777" w:rsidR="0041417B" w:rsidRPr="00B43262" w:rsidRDefault="0041417B" w:rsidP="00D43915">
            <w:pPr>
              <w:rPr>
                <w:rFonts w:asciiTheme="majorHAnsi" w:hAnsiTheme="majorHAnsi"/>
                <w:vertAlign w:val="superscript"/>
              </w:rPr>
            </w:pPr>
            <w:r w:rsidRPr="00B43262">
              <w:rPr>
                <w:rFonts w:asciiTheme="majorHAnsi" w:hAnsiTheme="majorHAnsi" w:cs="Calibri"/>
                <w:b/>
                <w:color w:val="000000"/>
                <w:u w:val="single"/>
              </w:rPr>
              <w:t>Enumerator</w:t>
            </w:r>
            <w:r w:rsidRPr="00B43262">
              <w:rPr>
                <w:rFonts w:asciiTheme="majorHAnsi" w:hAnsiTheme="majorHAnsi" w:cs="Calibri"/>
                <w:b/>
                <w:color w:val="000000"/>
              </w:rPr>
              <w:t xml:space="preserve">: Search for the most senior member of staff at the facility i.e. the director or “in-charge” </w:t>
            </w:r>
          </w:p>
        </w:tc>
      </w:tr>
      <w:tr w:rsidR="0041417B" w:rsidRPr="00B43262" w14:paraId="75615537" w14:textId="77777777" w:rsidTr="00D43915">
        <w:trPr>
          <w:trHeight w:hRule="exact" w:val="307"/>
        </w:trPr>
        <w:tc>
          <w:tcPr>
            <w:tcW w:w="14058" w:type="dxa"/>
            <w:gridSpan w:val="17"/>
            <w:shd w:val="clear" w:color="auto" w:fill="D9D9D9"/>
            <w:vAlign w:val="center"/>
          </w:tcPr>
          <w:p w14:paraId="10750C30" w14:textId="77777777" w:rsidR="0041417B" w:rsidRPr="00B43262" w:rsidRDefault="0041417B" w:rsidP="00D43915">
            <w:pPr>
              <w:keepNext/>
              <w:keepLines/>
              <w:outlineLvl w:val="6"/>
              <w:rPr>
                <w:rFonts w:asciiTheme="majorHAnsi" w:hAnsiTheme="majorHAnsi"/>
              </w:rPr>
            </w:pPr>
            <w:r w:rsidRPr="00B43262">
              <w:rPr>
                <w:rFonts w:asciiTheme="majorHAnsi" w:hAnsiTheme="majorHAnsi" w:cs="Arial"/>
                <w:b/>
              </w:rPr>
              <w:lastRenderedPageBreak/>
              <w:t>General Information</w:t>
            </w:r>
          </w:p>
        </w:tc>
      </w:tr>
      <w:tr w:rsidR="0041417B" w:rsidRPr="00B43262" w14:paraId="24AA097D" w14:textId="77777777" w:rsidTr="000807C1">
        <w:trPr>
          <w:trHeight w:hRule="exact" w:val="514"/>
        </w:trPr>
        <w:tc>
          <w:tcPr>
            <w:tcW w:w="873" w:type="dxa"/>
            <w:gridSpan w:val="2"/>
            <w:vAlign w:val="center"/>
          </w:tcPr>
          <w:p w14:paraId="320F1FA2" w14:textId="77777777" w:rsidR="0041417B" w:rsidRPr="00B43262" w:rsidRDefault="0041417B" w:rsidP="00D43915">
            <w:pPr>
              <w:rPr>
                <w:rFonts w:asciiTheme="majorHAnsi" w:hAnsiTheme="majorHAnsi"/>
                <w:b/>
                <w:sz w:val="20"/>
              </w:rPr>
            </w:pPr>
            <w:r w:rsidRPr="00B43262">
              <w:rPr>
                <w:rFonts w:asciiTheme="majorHAnsi" w:hAnsiTheme="majorHAnsi"/>
                <w:b/>
                <w:sz w:val="20"/>
              </w:rPr>
              <w:t xml:space="preserve">Q1. </w:t>
            </w:r>
          </w:p>
        </w:tc>
        <w:tc>
          <w:tcPr>
            <w:tcW w:w="5208" w:type="dxa"/>
            <w:gridSpan w:val="3"/>
            <w:vAlign w:val="center"/>
          </w:tcPr>
          <w:p w14:paraId="093D5F0C" w14:textId="77777777" w:rsidR="0041417B" w:rsidRPr="00B43262" w:rsidRDefault="0041417B" w:rsidP="005B6525">
            <w:pPr>
              <w:rPr>
                <w:rFonts w:asciiTheme="majorHAnsi" w:hAnsiTheme="majorHAnsi" w:cs="Calibri"/>
                <w:color w:val="000000"/>
              </w:rPr>
            </w:pPr>
            <w:r w:rsidRPr="00B43262">
              <w:rPr>
                <w:rFonts w:asciiTheme="majorHAnsi" w:hAnsiTheme="majorHAnsi" w:cs="Calibri"/>
                <w:b/>
                <w:color w:val="000000"/>
              </w:rPr>
              <w:t xml:space="preserve">Please tell me your name? </w:t>
            </w:r>
            <w:r w:rsidR="000807C1">
              <w:rPr>
                <w:rFonts w:asciiTheme="majorHAnsi" w:hAnsiTheme="majorHAnsi" w:cs="Calibri"/>
                <w:b/>
                <w:color w:val="000000"/>
              </w:rPr>
              <w:t xml:space="preserve"> </w:t>
            </w:r>
          </w:p>
        </w:tc>
        <w:tc>
          <w:tcPr>
            <w:tcW w:w="1919" w:type="dxa"/>
            <w:gridSpan w:val="4"/>
            <w:tcBorders>
              <w:bottom w:val="single" w:sz="4" w:space="0" w:color="auto"/>
            </w:tcBorders>
            <w:vAlign w:val="bottom"/>
          </w:tcPr>
          <w:p w14:paraId="127416FE" w14:textId="77777777" w:rsidR="0041417B" w:rsidRPr="00B43262" w:rsidRDefault="0041417B" w:rsidP="00D43915">
            <w:pPr>
              <w:jc w:val="center"/>
              <w:rPr>
                <w:rFonts w:asciiTheme="majorHAnsi" w:hAnsiTheme="majorHAnsi" w:cs="Arial"/>
                <w:sz w:val="16"/>
                <w:szCs w:val="18"/>
              </w:rPr>
            </w:pPr>
            <w:r w:rsidRPr="00B43262">
              <w:rPr>
                <w:rFonts w:asciiTheme="majorHAnsi" w:hAnsiTheme="majorHAnsi" w:cs="Arial"/>
                <w:sz w:val="16"/>
                <w:szCs w:val="18"/>
              </w:rPr>
              <w:t>Name</w:t>
            </w:r>
          </w:p>
        </w:tc>
        <w:tc>
          <w:tcPr>
            <w:tcW w:w="6058" w:type="dxa"/>
            <w:gridSpan w:val="8"/>
            <w:vAlign w:val="bottom"/>
          </w:tcPr>
          <w:p w14:paraId="0AA2DAA1" w14:textId="77777777" w:rsidR="0041417B" w:rsidRPr="00B43262" w:rsidRDefault="0041417B" w:rsidP="00D43915">
            <w:pPr>
              <w:keepNext/>
              <w:keepLines/>
              <w:jc w:val="right"/>
              <w:outlineLvl w:val="6"/>
              <w:rPr>
                <w:rFonts w:asciiTheme="majorHAnsi" w:hAnsiTheme="majorHAnsi"/>
              </w:rPr>
            </w:pPr>
          </w:p>
        </w:tc>
      </w:tr>
      <w:tr w:rsidR="0041417B" w:rsidRPr="00B43262" w14:paraId="17319038" w14:textId="77777777" w:rsidTr="00D43915">
        <w:trPr>
          <w:trHeight w:hRule="exact" w:val="892"/>
        </w:trPr>
        <w:tc>
          <w:tcPr>
            <w:tcW w:w="873" w:type="dxa"/>
            <w:gridSpan w:val="2"/>
            <w:vAlign w:val="center"/>
          </w:tcPr>
          <w:p w14:paraId="2A3AC053" w14:textId="77777777" w:rsidR="0041417B" w:rsidRPr="00B43262" w:rsidRDefault="0041417B" w:rsidP="00D43915">
            <w:pPr>
              <w:rPr>
                <w:rFonts w:asciiTheme="majorHAnsi" w:hAnsiTheme="majorHAnsi"/>
                <w:b/>
                <w:sz w:val="20"/>
              </w:rPr>
            </w:pPr>
            <w:r w:rsidRPr="00B43262">
              <w:rPr>
                <w:rFonts w:asciiTheme="majorHAnsi" w:hAnsiTheme="majorHAnsi"/>
                <w:b/>
                <w:sz w:val="20"/>
              </w:rPr>
              <w:t>Q2.</w:t>
            </w:r>
          </w:p>
        </w:tc>
        <w:tc>
          <w:tcPr>
            <w:tcW w:w="5208" w:type="dxa"/>
            <w:gridSpan w:val="3"/>
            <w:vAlign w:val="center"/>
          </w:tcPr>
          <w:p w14:paraId="2AF107AC" w14:textId="77777777" w:rsidR="0041417B" w:rsidRPr="00B43262" w:rsidRDefault="0041417B" w:rsidP="00D43915">
            <w:pPr>
              <w:rPr>
                <w:rFonts w:asciiTheme="majorHAnsi" w:hAnsiTheme="majorHAnsi" w:cs="Calibri"/>
                <w:b/>
                <w:color w:val="000000"/>
              </w:rPr>
            </w:pPr>
            <w:r w:rsidRPr="00B43262">
              <w:rPr>
                <w:rFonts w:asciiTheme="majorHAnsi" w:hAnsiTheme="majorHAnsi" w:cs="Calibri"/>
                <w:b/>
                <w:color w:val="000000"/>
              </w:rPr>
              <w:t xml:space="preserve">Please, can we have your cell phone number? </w:t>
            </w:r>
          </w:p>
          <w:p w14:paraId="7BC00AF3" w14:textId="77777777" w:rsidR="0041417B" w:rsidRPr="00B43262" w:rsidRDefault="0041417B" w:rsidP="00D43915">
            <w:pPr>
              <w:rPr>
                <w:rFonts w:asciiTheme="majorHAnsi" w:hAnsiTheme="majorHAnsi" w:cs="Calibri"/>
                <w:color w:val="000000"/>
              </w:rPr>
            </w:pPr>
            <w:r w:rsidRPr="00B43262">
              <w:rPr>
                <w:rFonts w:asciiTheme="majorHAnsi" w:hAnsiTheme="majorHAnsi" w:cs="Calibri"/>
                <w:color w:val="000000"/>
              </w:rPr>
              <w:t>Yes = 1, No = 2</w:t>
            </w:r>
            <w:r w:rsidR="000807C1">
              <w:rPr>
                <w:rFonts w:asciiTheme="majorHAnsi" w:hAnsiTheme="majorHAnsi" w:cs="Calibri"/>
                <w:color w:val="000000"/>
              </w:rPr>
              <w:t xml:space="preserve"> </w:t>
            </w:r>
          </w:p>
          <w:p w14:paraId="117118B2" w14:textId="77777777" w:rsidR="0041417B" w:rsidRPr="00B43262" w:rsidRDefault="0041417B" w:rsidP="00D43915">
            <w:pPr>
              <w:rPr>
                <w:rFonts w:asciiTheme="majorHAnsi" w:hAnsiTheme="majorHAnsi" w:cs="Calibri"/>
                <w:b/>
                <w:color w:val="000000"/>
              </w:rPr>
            </w:pPr>
          </w:p>
        </w:tc>
        <w:tc>
          <w:tcPr>
            <w:tcW w:w="1919" w:type="dxa"/>
            <w:gridSpan w:val="4"/>
            <w:tcBorders>
              <w:top w:val="single" w:sz="4" w:space="0" w:color="auto"/>
            </w:tcBorders>
          </w:tcPr>
          <w:p w14:paraId="3ACD276D" w14:textId="77777777" w:rsidR="0041417B" w:rsidRPr="00B43262" w:rsidRDefault="0041417B" w:rsidP="00D43915">
            <w:pPr>
              <w:jc w:val="center"/>
              <w:rPr>
                <w:rFonts w:asciiTheme="majorHAnsi" w:hAnsiTheme="majorHAnsi" w:cs="Arial"/>
              </w:rPr>
            </w:pPr>
          </w:p>
          <w:p w14:paraId="6B6E545D" w14:textId="77777777" w:rsidR="0041417B" w:rsidRPr="00B43262" w:rsidRDefault="0041417B" w:rsidP="00D43915">
            <w:pPr>
              <w:jc w:val="center"/>
              <w:rPr>
                <w:rFonts w:asciiTheme="majorHAnsi" w:hAnsiTheme="majorHAnsi"/>
                <w:sz w:val="16"/>
                <w:szCs w:val="16"/>
              </w:rPr>
            </w:pPr>
            <w:r w:rsidRPr="00B43262">
              <w:rPr>
                <w:rFonts w:asciiTheme="majorHAnsi" w:hAnsiTheme="majorHAnsi" w:cs="Arial"/>
              </w:rPr>
              <w:t>|___|</w:t>
            </w:r>
          </w:p>
          <w:p w14:paraId="02A776D7" w14:textId="77777777" w:rsidR="0041417B" w:rsidRPr="00B43262" w:rsidRDefault="0041417B" w:rsidP="00D43915">
            <w:pPr>
              <w:jc w:val="center"/>
              <w:rPr>
                <w:rFonts w:asciiTheme="majorHAnsi" w:hAnsiTheme="majorHAnsi"/>
                <w:sz w:val="16"/>
                <w:szCs w:val="16"/>
              </w:rPr>
            </w:pPr>
          </w:p>
          <w:p w14:paraId="6D86BDBD" w14:textId="77777777" w:rsidR="0041417B" w:rsidRPr="00B43262" w:rsidRDefault="0041417B" w:rsidP="00D43915">
            <w:pPr>
              <w:jc w:val="center"/>
              <w:rPr>
                <w:rFonts w:asciiTheme="majorHAnsi" w:hAnsiTheme="majorHAnsi"/>
                <w:sz w:val="16"/>
                <w:szCs w:val="16"/>
              </w:rPr>
            </w:pPr>
            <w:r w:rsidRPr="00B43262">
              <w:rPr>
                <w:rFonts w:asciiTheme="majorHAnsi" w:hAnsiTheme="majorHAnsi"/>
                <w:sz w:val="16"/>
                <w:szCs w:val="16"/>
              </w:rPr>
              <w:t>If 1, write the number</w:t>
            </w:r>
          </w:p>
        </w:tc>
        <w:tc>
          <w:tcPr>
            <w:tcW w:w="6058" w:type="dxa"/>
            <w:gridSpan w:val="8"/>
            <w:vAlign w:val="bottom"/>
          </w:tcPr>
          <w:p w14:paraId="6529FF3C" w14:textId="77777777" w:rsidR="0041417B" w:rsidRPr="00B43262" w:rsidRDefault="0041417B" w:rsidP="00D43915">
            <w:pPr>
              <w:keepNext/>
              <w:keepLines/>
              <w:jc w:val="right"/>
              <w:outlineLvl w:val="6"/>
              <w:rPr>
                <w:rFonts w:asciiTheme="majorHAnsi" w:hAnsiTheme="majorHAnsi"/>
              </w:rPr>
            </w:pPr>
            <w:r w:rsidRPr="00B43262">
              <w:rPr>
                <w:rFonts w:asciiTheme="majorHAnsi" w:hAnsiTheme="majorHAnsi"/>
                <w:noProof/>
                <w:sz w:val="16"/>
                <w:szCs w:val="16"/>
                <w:lang w:val="en-US"/>
              </w:rPr>
              <mc:AlternateContent>
                <mc:Choice Requires="wps">
                  <w:drawing>
                    <wp:anchor distT="4294967294" distB="4294967294" distL="114300" distR="114300" simplePos="0" relativeHeight="251659264" behindDoc="0" locked="0" layoutInCell="1" allowOverlap="1" wp14:anchorId="6E780A89" wp14:editId="0E3910A6">
                      <wp:simplePos x="0" y="0"/>
                      <wp:positionH relativeFrom="column">
                        <wp:posOffset>-38735</wp:posOffset>
                      </wp:positionH>
                      <wp:positionV relativeFrom="paragraph">
                        <wp:posOffset>100964</wp:posOffset>
                      </wp:positionV>
                      <wp:extent cx="971550" cy="0"/>
                      <wp:effectExtent l="0" t="76200" r="19050" b="114300"/>
                      <wp:wrapNone/>
                      <wp:docPr id="2" name="Connecteur droit avec flèch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971550" cy="0"/>
                              </a:xfrm>
                              <a:prstGeom prst="straightConnector1">
                                <a:avLst/>
                              </a:prstGeom>
                              <a:ln w="15875">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D7AC02F" id="_x0000_t32" coordsize="21600,21600" o:spt="32" o:oned="t" path="m,l21600,21600e" filled="f">
                      <v:path arrowok="t" fillok="f" o:connecttype="none"/>
                      <o:lock v:ext="edit" shapetype="t"/>
                    </v:shapetype>
                    <v:shape id="Connecteur droit avec flèche 2" o:spid="_x0000_s1026" type="#_x0000_t32" style="position:absolute;margin-left:-3.05pt;margin-top:7.95pt;width:76.5pt;height:0;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" strokecolor="black [3213]" strokeweight="1.25pt">
                      <v:stroke endarrow="open"/>
                      <o:lock v:ext="edit" shapetype="f"/>
                    </v:shape>
                  </w:pict>
                </mc:Fallback>
              </mc:AlternateContent>
            </w:r>
            <w:r w:rsidRPr="00B43262">
              <w:rPr>
                <w:rFonts w:asciiTheme="majorHAnsi" w:hAnsiTheme="majorHAnsi" w:cs="Arial"/>
              </w:rPr>
              <w:t>|___|___||___</w:t>
            </w:r>
            <w:r w:rsidR="00670148" w:rsidRPr="00B43262">
              <w:rPr>
                <w:rFonts w:asciiTheme="majorHAnsi" w:hAnsiTheme="majorHAnsi" w:cs="Arial"/>
              </w:rPr>
              <w:t>|___||___|___||___|___||___|</w:t>
            </w:r>
          </w:p>
        </w:tc>
      </w:tr>
      <w:tr w:rsidR="0041417B" w:rsidRPr="00B43262" w14:paraId="1CBB4B75" w14:textId="77777777" w:rsidTr="00D43915">
        <w:trPr>
          <w:trHeight w:hRule="exact" w:val="775"/>
        </w:trPr>
        <w:tc>
          <w:tcPr>
            <w:tcW w:w="873" w:type="dxa"/>
            <w:gridSpan w:val="2"/>
          </w:tcPr>
          <w:p w14:paraId="63766BA4" w14:textId="77777777" w:rsidR="0041417B" w:rsidRPr="008B3D64" w:rsidRDefault="0041417B" w:rsidP="00D43915">
            <w:r w:rsidRPr="008B3D64">
              <w:rPr>
                <w:rFonts w:asciiTheme="majorHAnsi" w:hAnsiTheme="majorHAnsi"/>
                <w:b/>
                <w:sz w:val="20"/>
              </w:rPr>
              <w:t>Q3.</w:t>
            </w:r>
          </w:p>
        </w:tc>
        <w:tc>
          <w:tcPr>
            <w:tcW w:w="5208" w:type="dxa"/>
            <w:gridSpan w:val="3"/>
            <w:tcBorders>
              <w:right w:val="single" w:sz="4" w:space="0" w:color="auto"/>
            </w:tcBorders>
          </w:tcPr>
          <w:p w14:paraId="510C4E5D" w14:textId="77777777" w:rsidR="0041417B" w:rsidRPr="008B3D64" w:rsidRDefault="0041417B" w:rsidP="002E6D18">
            <w:pPr>
              <w:rPr>
                <w:rFonts w:asciiTheme="majorHAnsi" w:hAnsiTheme="majorHAnsi" w:cs="Arial"/>
                <w:b/>
                <w:sz w:val="20"/>
              </w:rPr>
            </w:pPr>
            <w:r w:rsidRPr="008B3D64">
              <w:rPr>
                <w:rFonts w:asciiTheme="majorHAnsi" w:hAnsiTheme="majorHAnsi" w:cs="Arial"/>
                <w:b/>
                <w:sz w:val="20"/>
              </w:rPr>
              <w:t>What is your position in this facility?</w:t>
            </w:r>
          </w:p>
        </w:tc>
        <w:tc>
          <w:tcPr>
            <w:tcW w:w="2976" w:type="dxa"/>
            <w:gridSpan w:val="7"/>
            <w:tcBorders>
              <w:top w:val="single" w:sz="4" w:space="0" w:color="auto"/>
              <w:left w:val="single" w:sz="4" w:space="0" w:color="auto"/>
              <w:bottom w:val="single" w:sz="4" w:space="0" w:color="auto"/>
              <w:right w:val="nil"/>
            </w:tcBorders>
            <w:vAlign w:val="center"/>
          </w:tcPr>
          <w:p w14:paraId="6027332E" w14:textId="77777777" w:rsidR="0041417B" w:rsidRPr="008B3D64" w:rsidRDefault="0041417B" w:rsidP="00D43915">
            <w:pPr>
              <w:jc w:val="right"/>
              <w:rPr>
                <w:rFonts w:asciiTheme="majorHAnsi" w:hAnsiTheme="majorHAnsi"/>
                <w:sz w:val="16"/>
                <w:szCs w:val="16"/>
              </w:rPr>
            </w:pPr>
            <w:r w:rsidRPr="008B3D64">
              <w:rPr>
                <w:rFonts w:asciiTheme="majorHAnsi" w:hAnsiTheme="majorHAnsi"/>
                <w:sz w:val="16"/>
                <w:szCs w:val="16"/>
              </w:rPr>
              <w:t>Responsible for the facility = 1</w:t>
            </w:r>
          </w:p>
          <w:p w14:paraId="5AE34D0B" w14:textId="77777777" w:rsidR="0041417B" w:rsidRPr="008B3D64" w:rsidRDefault="0041417B" w:rsidP="00D43915">
            <w:pPr>
              <w:jc w:val="right"/>
              <w:rPr>
                <w:rFonts w:asciiTheme="majorHAnsi" w:hAnsiTheme="majorHAnsi"/>
                <w:sz w:val="16"/>
                <w:szCs w:val="16"/>
              </w:rPr>
            </w:pPr>
            <w:r w:rsidRPr="008B3D64">
              <w:rPr>
                <w:rFonts w:asciiTheme="majorHAnsi" w:hAnsiTheme="majorHAnsi"/>
                <w:sz w:val="16"/>
                <w:szCs w:val="16"/>
              </w:rPr>
              <w:t>Jointly responsible for the facility=2</w:t>
            </w:r>
          </w:p>
          <w:p w14:paraId="5D0F76F6" w14:textId="77777777" w:rsidR="0041417B" w:rsidRPr="008B3D64" w:rsidRDefault="0041417B" w:rsidP="00D43915">
            <w:pPr>
              <w:jc w:val="right"/>
              <w:rPr>
                <w:rFonts w:asciiTheme="majorHAnsi" w:hAnsiTheme="majorHAnsi"/>
                <w:sz w:val="16"/>
                <w:szCs w:val="16"/>
              </w:rPr>
            </w:pPr>
            <w:r w:rsidRPr="008B3D64">
              <w:rPr>
                <w:rFonts w:asciiTheme="majorHAnsi" w:hAnsiTheme="majorHAnsi"/>
                <w:sz w:val="16"/>
                <w:szCs w:val="16"/>
              </w:rPr>
              <w:t xml:space="preserve">Head of department = 3   </w:t>
            </w:r>
          </w:p>
          <w:p w14:paraId="35539EA6" w14:textId="77777777" w:rsidR="0041417B" w:rsidRPr="008B3D64" w:rsidRDefault="0041417B" w:rsidP="00D43915">
            <w:pPr>
              <w:rPr>
                <w:rFonts w:asciiTheme="majorHAnsi" w:hAnsiTheme="majorHAnsi"/>
                <w:sz w:val="16"/>
                <w:szCs w:val="16"/>
              </w:rPr>
            </w:pPr>
          </w:p>
        </w:tc>
        <w:tc>
          <w:tcPr>
            <w:tcW w:w="2943" w:type="dxa"/>
            <w:gridSpan w:val="3"/>
            <w:tcBorders>
              <w:top w:val="single" w:sz="4" w:space="0" w:color="auto"/>
              <w:left w:val="nil"/>
              <w:bottom w:val="single" w:sz="4" w:space="0" w:color="auto"/>
              <w:right w:val="single" w:sz="4" w:space="0" w:color="auto"/>
            </w:tcBorders>
            <w:vAlign w:val="center"/>
          </w:tcPr>
          <w:p w14:paraId="63FA13A1" w14:textId="77777777" w:rsidR="0041417B" w:rsidRPr="008B3D64" w:rsidRDefault="0041417B" w:rsidP="00D43915">
            <w:pPr>
              <w:jc w:val="right"/>
              <w:rPr>
                <w:rFonts w:asciiTheme="majorHAnsi" w:hAnsiTheme="majorHAnsi"/>
                <w:sz w:val="16"/>
                <w:szCs w:val="16"/>
              </w:rPr>
            </w:pPr>
            <w:r w:rsidRPr="008B3D64">
              <w:rPr>
                <w:rFonts w:asciiTheme="majorHAnsi" w:hAnsiTheme="majorHAnsi"/>
                <w:sz w:val="16"/>
                <w:szCs w:val="16"/>
              </w:rPr>
              <w:t>Supervisor = 4</w:t>
            </w:r>
          </w:p>
          <w:p w14:paraId="0BCFF2B7" w14:textId="77777777" w:rsidR="0041417B" w:rsidRPr="008B3D64" w:rsidRDefault="0041417B" w:rsidP="00D43915">
            <w:pPr>
              <w:jc w:val="right"/>
              <w:rPr>
                <w:rFonts w:asciiTheme="majorHAnsi" w:hAnsiTheme="majorHAnsi"/>
                <w:sz w:val="16"/>
                <w:szCs w:val="16"/>
              </w:rPr>
            </w:pPr>
            <w:r w:rsidRPr="008B3D64">
              <w:rPr>
                <w:rFonts w:asciiTheme="majorHAnsi" w:hAnsiTheme="majorHAnsi"/>
                <w:sz w:val="16"/>
                <w:szCs w:val="16"/>
              </w:rPr>
              <w:t xml:space="preserve">Medical </w:t>
            </w:r>
            <w:r w:rsidR="002E6D18" w:rsidRPr="008B3D64">
              <w:rPr>
                <w:rFonts w:asciiTheme="majorHAnsi" w:hAnsiTheme="majorHAnsi"/>
                <w:sz w:val="16"/>
                <w:szCs w:val="16"/>
              </w:rPr>
              <w:t xml:space="preserve">/health </w:t>
            </w:r>
            <w:r w:rsidRPr="008B3D64">
              <w:rPr>
                <w:rFonts w:asciiTheme="majorHAnsi" w:hAnsiTheme="majorHAnsi"/>
                <w:sz w:val="16"/>
                <w:szCs w:val="16"/>
              </w:rPr>
              <w:t>personnel = 5</w:t>
            </w:r>
          </w:p>
          <w:p w14:paraId="439F072F" w14:textId="77777777" w:rsidR="0041417B" w:rsidRPr="008B3D64" w:rsidRDefault="0041417B" w:rsidP="00D43915">
            <w:pPr>
              <w:jc w:val="right"/>
              <w:rPr>
                <w:rFonts w:asciiTheme="majorHAnsi" w:hAnsiTheme="majorHAnsi"/>
                <w:sz w:val="16"/>
                <w:szCs w:val="16"/>
              </w:rPr>
            </w:pPr>
            <w:r w:rsidRPr="008B3D64">
              <w:rPr>
                <w:rFonts w:asciiTheme="majorHAnsi" w:hAnsiTheme="majorHAnsi"/>
                <w:sz w:val="16"/>
                <w:szCs w:val="16"/>
              </w:rPr>
              <w:t>Administrative personnel = 6</w:t>
            </w:r>
          </w:p>
          <w:p w14:paraId="46E37276" w14:textId="77777777" w:rsidR="0041417B" w:rsidRPr="008B3D64" w:rsidRDefault="0041417B" w:rsidP="00D43915">
            <w:pPr>
              <w:jc w:val="right"/>
              <w:rPr>
                <w:rFonts w:asciiTheme="majorHAnsi" w:hAnsiTheme="majorHAnsi"/>
                <w:sz w:val="16"/>
                <w:szCs w:val="16"/>
              </w:rPr>
            </w:pPr>
            <w:r w:rsidRPr="008B3D64">
              <w:rPr>
                <w:rFonts w:asciiTheme="majorHAnsi" w:hAnsiTheme="majorHAnsi"/>
                <w:sz w:val="16"/>
                <w:szCs w:val="16"/>
              </w:rPr>
              <w:t>Other (specify)  = 9</w:t>
            </w:r>
          </w:p>
          <w:p w14:paraId="1EAAF149" w14:textId="77777777" w:rsidR="0041417B" w:rsidRPr="008B3D64" w:rsidRDefault="0041417B" w:rsidP="00D43915">
            <w:pPr>
              <w:jc w:val="right"/>
              <w:rPr>
                <w:rFonts w:asciiTheme="majorHAnsi" w:hAnsiTheme="majorHAnsi"/>
                <w:sz w:val="16"/>
                <w:szCs w:val="16"/>
              </w:rPr>
            </w:pPr>
          </w:p>
        </w:tc>
        <w:tc>
          <w:tcPr>
            <w:tcW w:w="2058" w:type="dxa"/>
            <w:gridSpan w:val="2"/>
            <w:tcBorders>
              <w:left w:val="single" w:sz="4" w:space="0" w:color="auto"/>
            </w:tcBorders>
            <w:vAlign w:val="bottom"/>
          </w:tcPr>
          <w:p w14:paraId="1EF73DE3" w14:textId="77777777" w:rsidR="0041417B" w:rsidRPr="008B3D64" w:rsidRDefault="0041417B" w:rsidP="00D43915">
            <w:pPr>
              <w:tabs>
                <w:tab w:val="center" w:pos="4680"/>
                <w:tab w:val="right" w:pos="9360"/>
              </w:tabs>
              <w:jc w:val="center"/>
              <w:rPr>
                <w:rFonts w:asciiTheme="majorHAnsi" w:hAnsiTheme="majorHAnsi" w:cs="Arial"/>
              </w:rPr>
            </w:pPr>
            <w:r w:rsidRPr="008B3D64">
              <w:rPr>
                <w:rFonts w:asciiTheme="majorHAnsi" w:hAnsiTheme="majorHAnsi" w:cs="Arial"/>
              </w:rPr>
              <w:t>|___|</w:t>
            </w:r>
          </w:p>
          <w:p w14:paraId="0E0DE211" w14:textId="77777777" w:rsidR="0041417B" w:rsidRPr="008B3D64" w:rsidRDefault="0041417B" w:rsidP="00D43915">
            <w:pPr>
              <w:tabs>
                <w:tab w:val="center" w:pos="4680"/>
                <w:tab w:val="right" w:pos="9360"/>
              </w:tabs>
              <w:jc w:val="center"/>
              <w:rPr>
                <w:rFonts w:asciiTheme="majorHAnsi" w:hAnsiTheme="majorHAnsi"/>
              </w:rPr>
            </w:pPr>
          </w:p>
          <w:p w14:paraId="45A66D48" w14:textId="77777777" w:rsidR="0041417B" w:rsidRPr="00B43262" w:rsidRDefault="0041417B" w:rsidP="00D43915">
            <w:pPr>
              <w:keepNext/>
              <w:keepLines/>
              <w:jc w:val="center"/>
              <w:outlineLvl w:val="6"/>
              <w:rPr>
                <w:rFonts w:asciiTheme="majorHAnsi" w:hAnsiTheme="majorHAnsi"/>
              </w:rPr>
            </w:pPr>
            <w:r w:rsidRPr="008B3D64">
              <w:rPr>
                <w:rFonts w:asciiTheme="majorHAnsi" w:hAnsiTheme="majorHAnsi"/>
                <w:sz w:val="18"/>
                <w:szCs w:val="18"/>
              </w:rPr>
              <w:t>_____________________</w:t>
            </w:r>
          </w:p>
        </w:tc>
      </w:tr>
      <w:tr w:rsidR="008B3D64" w:rsidRPr="008B3D64" w14:paraId="029299CD" w14:textId="77777777" w:rsidTr="00E86AF8">
        <w:trPr>
          <w:trHeight w:hRule="exact" w:val="2827"/>
        </w:trPr>
        <w:tc>
          <w:tcPr>
            <w:tcW w:w="873" w:type="dxa"/>
            <w:gridSpan w:val="2"/>
          </w:tcPr>
          <w:p w14:paraId="584A9B59" w14:textId="77777777" w:rsidR="00D0741D" w:rsidRPr="008B3D64" w:rsidRDefault="00D0741D" w:rsidP="00D0741D">
            <w:pPr>
              <w:rPr>
                <w:rFonts w:asciiTheme="majorHAnsi" w:hAnsiTheme="majorHAnsi"/>
                <w:b/>
                <w:sz w:val="20"/>
              </w:rPr>
            </w:pPr>
            <w:r w:rsidRPr="008B3D64">
              <w:rPr>
                <w:rFonts w:asciiTheme="majorHAnsi" w:hAnsiTheme="majorHAnsi"/>
                <w:b/>
                <w:sz w:val="20"/>
              </w:rPr>
              <w:t>Q3a</w:t>
            </w:r>
          </w:p>
        </w:tc>
        <w:tc>
          <w:tcPr>
            <w:tcW w:w="5208" w:type="dxa"/>
            <w:gridSpan w:val="3"/>
            <w:tcBorders>
              <w:right w:val="single" w:sz="4" w:space="0" w:color="auto"/>
            </w:tcBorders>
          </w:tcPr>
          <w:p w14:paraId="413688FD" w14:textId="77777777" w:rsidR="00D0741D" w:rsidRPr="008B3D64" w:rsidRDefault="00D0741D" w:rsidP="00D0741D">
            <w:pPr>
              <w:rPr>
                <w:rFonts w:asciiTheme="majorHAnsi" w:hAnsiTheme="majorHAnsi" w:cs="Arial"/>
                <w:b/>
                <w:sz w:val="20"/>
              </w:rPr>
            </w:pPr>
            <w:r w:rsidRPr="008B3D64">
              <w:rPr>
                <w:rFonts w:asciiTheme="majorHAnsi" w:hAnsiTheme="majorHAnsi" w:cs="Arial"/>
                <w:b/>
                <w:sz w:val="20"/>
              </w:rPr>
              <w:t>What is your cadre in this hospital?</w:t>
            </w:r>
          </w:p>
        </w:tc>
        <w:tc>
          <w:tcPr>
            <w:tcW w:w="2933" w:type="dxa"/>
            <w:gridSpan w:val="6"/>
            <w:tcBorders>
              <w:top w:val="single" w:sz="4" w:space="0" w:color="auto"/>
              <w:left w:val="single" w:sz="4" w:space="0" w:color="auto"/>
              <w:bottom w:val="single" w:sz="4" w:space="0" w:color="auto"/>
              <w:right w:val="nil"/>
            </w:tcBorders>
            <w:vAlign w:val="center"/>
          </w:tcPr>
          <w:p w14:paraId="64321BB6" w14:textId="77777777" w:rsidR="00D0741D" w:rsidRPr="008B3D64" w:rsidRDefault="00D0741D" w:rsidP="00D0741D">
            <w:pPr>
              <w:pStyle w:val="m-6932895729064680780ydpa355ea31msonormal"/>
              <w:spacing w:before="0" w:beforeAutospacing="0" w:after="0" w:afterAutospacing="0"/>
              <w:jc w:val="right"/>
              <w:rPr>
                <w:rFonts w:ascii="Cambria" w:hAnsi="Cambria" w:cs="Arial"/>
                <w:sz w:val="16"/>
                <w:szCs w:val="16"/>
                <w:shd w:val="clear" w:color="auto" w:fill="FFFFFF"/>
              </w:rPr>
            </w:pPr>
            <w:r w:rsidRPr="008B3D64">
              <w:rPr>
                <w:rFonts w:ascii="Cambria" w:hAnsi="Cambria" w:cs="Arial"/>
                <w:sz w:val="16"/>
                <w:szCs w:val="16"/>
                <w:shd w:val="clear" w:color="auto" w:fill="FFFFFF"/>
              </w:rPr>
              <w:t xml:space="preserve">Physician/Medical </w:t>
            </w:r>
          </w:p>
          <w:p w14:paraId="715E1218" w14:textId="77777777" w:rsidR="00D0741D" w:rsidRPr="008B3D64" w:rsidRDefault="00D0741D" w:rsidP="00D0741D">
            <w:pPr>
              <w:pStyle w:val="m-6932895729064680780ydpa355ea31msonormal"/>
              <w:spacing w:before="0" w:beforeAutospacing="0" w:after="0" w:afterAutospacing="0"/>
              <w:jc w:val="right"/>
              <w:rPr>
                <w:rFonts w:ascii="Arial" w:hAnsi="Arial" w:cs="Arial"/>
                <w:sz w:val="16"/>
                <w:szCs w:val="16"/>
                <w:shd w:val="clear" w:color="auto" w:fill="FFFFFF"/>
              </w:rPr>
            </w:pPr>
            <w:r w:rsidRPr="008B3D64">
              <w:rPr>
                <w:rFonts w:ascii="Cambria" w:hAnsi="Cambria" w:cs="Arial"/>
                <w:sz w:val="16"/>
                <w:szCs w:val="16"/>
                <w:shd w:val="clear" w:color="auto" w:fill="FFFFFF"/>
              </w:rPr>
              <w:t>Doctor (Specialist) = 1</w:t>
            </w:r>
          </w:p>
          <w:p w14:paraId="40E92206" w14:textId="77777777" w:rsidR="00D0741D" w:rsidRPr="008B3D64" w:rsidRDefault="00D0741D" w:rsidP="00D0741D">
            <w:pPr>
              <w:pStyle w:val="m-6932895729064680780ydpa355ea31msonormal"/>
              <w:shd w:val="clear" w:color="auto" w:fill="FFFFFF"/>
              <w:spacing w:before="0" w:beforeAutospacing="0" w:after="0" w:afterAutospacing="0"/>
              <w:jc w:val="right"/>
              <w:rPr>
                <w:rFonts w:ascii="Arial" w:hAnsi="Arial" w:cs="Arial"/>
                <w:sz w:val="16"/>
                <w:szCs w:val="16"/>
              </w:rPr>
            </w:pPr>
            <w:r w:rsidRPr="008B3D64">
              <w:rPr>
                <w:rFonts w:ascii="Cambria" w:hAnsi="Cambria" w:cs="Arial"/>
                <w:sz w:val="16"/>
                <w:szCs w:val="16"/>
              </w:rPr>
              <w:t>Medical Officer = 2</w:t>
            </w:r>
          </w:p>
          <w:p w14:paraId="4ACB0B08" w14:textId="77777777" w:rsidR="00D0741D" w:rsidRPr="008B3D64" w:rsidRDefault="00D0741D" w:rsidP="00D0741D">
            <w:pPr>
              <w:pStyle w:val="m-6932895729064680780ydpa355ea31msonormal"/>
              <w:shd w:val="clear" w:color="auto" w:fill="FFFFFF"/>
              <w:spacing w:before="0" w:beforeAutospacing="0" w:after="0" w:afterAutospacing="0"/>
              <w:jc w:val="right"/>
              <w:rPr>
                <w:rFonts w:ascii="Arial" w:hAnsi="Arial" w:cs="Arial"/>
                <w:sz w:val="16"/>
                <w:szCs w:val="16"/>
              </w:rPr>
            </w:pPr>
            <w:r w:rsidRPr="008B3D64">
              <w:rPr>
                <w:rFonts w:ascii="Cambria" w:hAnsi="Cambria" w:cs="Arial"/>
                <w:sz w:val="16"/>
                <w:szCs w:val="16"/>
              </w:rPr>
              <w:t>House Officer= 3</w:t>
            </w:r>
          </w:p>
          <w:p w14:paraId="6A731D5A" w14:textId="77777777" w:rsidR="00D0741D" w:rsidRPr="008B3D64" w:rsidRDefault="00D0741D" w:rsidP="00D0741D">
            <w:pPr>
              <w:pStyle w:val="m-6932895729064680780ydpa355ea31msonormal"/>
              <w:shd w:val="clear" w:color="auto" w:fill="FFFFFF"/>
              <w:spacing w:before="0" w:beforeAutospacing="0" w:after="0" w:afterAutospacing="0"/>
              <w:jc w:val="right"/>
              <w:rPr>
                <w:rFonts w:ascii="Arial" w:hAnsi="Arial" w:cs="Arial"/>
                <w:sz w:val="16"/>
                <w:szCs w:val="16"/>
              </w:rPr>
            </w:pPr>
            <w:r w:rsidRPr="008B3D64">
              <w:rPr>
                <w:rFonts w:ascii="Cambria" w:hAnsi="Cambria" w:cs="Arial"/>
                <w:sz w:val="16"/>
                <w:szCs w:val="16"/>
              </w:rPr>
              <w:t>Community Health Officer= 4</w:t>
            </w:r>
          </w:p>
          <w:p w14:paraId="5D39F1AA" w14:textId="77777777" w:rsidR="00D0741D" w:rsidRPr="008B3D64" w:rsidRDefault="00D0741D" w:rsidP="00D0741D">
            <w:pPr>
              <w:pStyle w:val="m-6932895729064680780ydpa355ea31msonormal"/>
              <w:shd w:val="clear" w:color="auto" w:fill="FFFFFF"/>
              <w:spacing w:before="0" w:beforeAutospacing="0" w:after="0" w:afterAutospacing="0"/>
              <w:jc w:val="right"/>
              <w:rPr>
                <w:rFonts w:ascii="Arial" w:hAnsi="Arial" w:cs="Arial"/>
                <w:sz w:val="16"/>
                <w:szCs w:val="16"/>
              </w:rPr>
            </w:pPr>
            <w:r w:rsidRPr="008B3D64">
              <w:rPr>
                <w:rFonts w:ascii="Cambria" w:hAnsi="Cambria" w:cs="Arial"/>
                <w:sz w:val="16"/>
                <w:szCs w:val="16"/>
              </w:rPr>
              <w:t>Community Health Assistant =5</w:t>
            </w:r>
          </w:p>
          <w:p w14:paraId="2D36E384" w14:textId="77777777" w:rsidR="00D0741D" w:rsidRPr="008B3D64" w:rsidRDefault="00D0741D" w:rsidP="00E86AF8">
            <w:pPr>
              <w:pStyle w:val="m-6932895729064680780ydpa355ea31msonormal"/>
              <w:shd w:val="clear" w:color="auto" w:fill="FFFFFF"/>
              <w:spacing w:before="0" w:beforeAutospacing="0" w:after="0" w:afterAutospacing="0"/>
              <w:jc w:val="right"/>
              <w:rPr>
                <w:rFonts w:ascii="Cambria" w:hAnsi="Cambria" w:cs="Arial"/>
                <w:sz w:val="16"/>
                <w:szCs w:val="16"/>
              </w:rPr>
            </w:pPr>
            <w:r w:rsidRPr="008B3D64">
              <w:rPr>
                <w:rFonts w:ascii="Cambria" w:hAnsi="Cambria" w:cs="Arial"/>
                <w:sz w:val="16"/>
                <w:szCs w:val="16"/>
              </w:rPr>
              <w:t>Nurse/Nurse Midwife =6</w:t>
            </w:r>
          </w:p>
          <w:p w14:paraId="2DC31A24" w14:textId="77777777" w:rsidR="00E86AF8" w:rsidRPr="008B3D64" w:rsidRDefault="00E86AF8" w:rsidP="00E86AF8">
            <w:pPr>
              <w:pStyle w:val="m-6932895729064680780ydpa355ea31msonormal"/>
              <w:shd w:val="clear" w:color="auto" w:fill="FFFFFF"/>
              <w:spacing w:before="0" w:beforeAutospacing="0" w:after="0" w:afterAutospacing="0"/>
              <w:jc w:val="right"/>
              <w:rPr>
                <w:rFonts w:ascii="Arial" w:hAnsi="Arial" w:cs="Arial"/>
                <w:sz w:val="16"/>
                <w:szCs w:val="16"/>
              </w:rPr>
            </w:pPr>
            <w:r w:rsidRPr="008B3D64">
              <w:rPr>
                <w:rFonts w:ascii="Cambria" w:hAnsi="Cambria" w:cs="Arial"/>
                <w:sz w:val="16"/>
                <w:szCs w:val="16"/>
              </w:rPr>
              <w:t>Pharmacist = 7</w:t>
            </w:r>
          </w:p>
          <w:p w14:paraId="30CEB317" w14:textId="77777777" w:rsidR="00E86AF8" w:rsidRPr="008B3D64" w:rsidRDefault="00E86AF8" w:rsidP="00E86AF8">
            <w:pPr>
              <w:pStyle w:val="m-6932895729064680780ydpa355ea31msonormal"/>
              <w:shd w:val="clear" w:color="auto" w:fill="FFFFFF"/>
              <w:spacing w:before="0" w:beforeAutospacing="0" w:after="0" w:afterAutospacing="0"/>
              <w:jc w:val="right"/>
              <w:rPr>
                <w:rFonts w:ascii="Arial" w:hAnsi="Arial" w:cs="Arial"/>
                <w:sz w:val="16"/>
                <w:szCs w:val="16"/>
              </w:rPr>
            </w:pPr>
            <w:r w:rsidRPr="008B3D64">
              <w:rPr>
                <w:rFonts w:ascii="Cambria" w:hAnsi="Cambria" w:cs="Arial"/>
                <w:sz w:val="16"/>
                <w:szCs w:val="16"/>
              </w:rPr>
              <w:t>Pharmacist Technician = 8</w:t>
            </w:r>
          </w:p>
          <w:p w14:paraId="04B9554C" w14:textId="77777777" w:rsidR="00E86AF8" w:rsidRPr="008B3D64" w:rsidRDefault="00E86AF8" w:rsidP="00E86AF8">
            <w:pPr>
              <w:pStyle w:val="m-6932895729064680780ydpa355ea31msonormal"/>
              <w:shd w:val="clear" w:color="auto" w:fill="FFFFFF"/>
              <w:spacing w:before="0" w:beforeAutospacing="0" w:after="0" w:afterAutospacing="0"/>
              <w:jc w:val="right"/>
              <w:rPr>
                <w:rFonts w:ascii="Arial" w:hAnsi="Arial" w:cs="Arial"/>
                <w:sz w:val="16"/>
                <w:szCs w:val="16"/>
              </w:rPr>
            </w:pPr>
            <w:r w:rsidRPr="008B3D64">
              <w:rPr>
                <w:rFonts w:ascii="Cambria" w:hAnsi="Cambria" w:cs="Arial"/>
                <w:sz w:val="16"/>
                <w:szCs w:val="16"/>
              </w:rPr>
              <w:t>Laboratory scientist = 9</w:t>
            </w:r>
          </w:p>
          <w:p w14:paraId="3CC6AC66" w14:textId="77777777" w:rsidR="00E86AF8" w:rsidRPr="008B3D64" w:rsidRDefault="00E86AF8" w:rsidP="00E86AF8">
            <w:pPr>
              <w:pStyle w:val="m-6932895729064680780ydpa355ea31msonormal"/>
              <w:shd w:val="clear" w:color="auto" w:fill="FFFFFF"/>
              <w:spacing w:before="0" w:beforeAutospacing="0" w:after="0" w:afterAutospacing="0"/>
              <w:jc w:val="right"/>
              <w:rPr>
                <w:rFonts w:ascii="Cambria" w:hAnsi="Cambria" w:cs="Arial"/>
                <w:sz w:val="16"/>
                <w:szCs w:val="16"/>
              </w:rPr>
            </w:pPr>
            <w:r w:rsidRPr="008B3D64">
              <w:rPr>
                <w:rFonts w:ascii="Cambria" w:hAnsi="Cambria" w:cs="Arial"/>
                <w:sz w:val="16"/>
                <w:szCs w:val="16"/>
              </w:rPr>
              <w:t>Laboratory Technician=10</w:t>
            </w:r>
          </w:p>
          <w:p w14:paraId="2CD0A231" w14:textId="77777777" w:rsidR="00E86AF8" w:rsidRPr="008B3D64" w:rsidRDefault="00E86AF8" w:rsidP="00E86AF8">
            <w:pPr>
              <w:pStyle w:val="m-6932895729064680780ydpa355ea31msonormal"/>
              <w:shd w:val="clear" w:color="auto" w:fill="FFFFFF"/>
              <w:spacing w:before="0" w:beforeAutospacing="0" w:after="0" w:afterAutospacing="0"/>
              <w:jc w:val="right"/>
              <w:rPr>
                <w:rFonts w:ascii="Cambria" w:hAnsi="Cambria" w:cs="Arial"/>
                <w:sz w:val="16"/>
                <w:szCs w:val="16"/>
              </w:rPr>
            </w:pPr>
            <w:r w:rsidRPr="008B3D64">
              <w:rPr>
                <w:rFonts w:ascii="Cambria" w:hAnsi="Cambria" w:cs="Arial"/>
                <w:sz w:val="16"/>
                <w:szCs w:val="16"/>
              </w:rPr>
              <w:t xml:space="preserve">Maternal and Child Health </w:t>
            </w:r>
          </w:p>
          <w:p w14:paraId="75144DFA" w14:textId="5C93A8FF" w:rsidR="00E86AF8" w:rsidRPr="008B3D64" w:rsidRDefault="00E86AF8" w:rsidP="00E86AF8">
            <w:pPr>
              <w:pStyle w:val="m-6932895729064680780ydpa355ea31msonormal"/>
              <w:shd w:val="clear" w:color="auto" w:fill="FFFFFF"/>
              <w:spacing w:before="0" w:beforeAutospacing="0" w:after="0" w:afterAutospacing="0"/>
              <w:jc w:val="right"/>
              <w:rPr>
                <w:rFonts w:ascii="Arial" w:hAnsi="Arial" w:cs="Arial"/>
                <w:sz w:val="16"/>
                <w:szCs w:val="16"/>
              </w:rPr>
            </w:pPr>
            <w:r w:rsidRPr="008B3D64">
              <w:rPr>
                <w:rFonts w:ascii="Cambria" w:hAnsi="Cambria" w:cs="Arial"/>
                <w:sz w:val="16"/>
                <w:szCs w:val="16"/>
              </w:rPr>
              <w:t>(MCH) Aide = 11</w:t>
            </w:r>
          </w:p>
        </w:tc>
        <w:tc>
          <w:tcPr>
            <w:tcW w:w="2986" w:type="dxa"/>
            <w:gridSpan w:val="4"/>
            <w:tcBorders>
              <w:top w:val="single" w:sz="4" w:space="0" w:color="auto"/>
              <w:left w:val="nil"/>
              <w:bottom w:val="single" w:sz="4" w:space="0" w:color="auto"/>
              <w:right w:val="single" w:sz="4" w:space="0" w:color="auto"/>
            </w:tcBorders>
            <w:vAlign w:val="center"/>
          </w:tcPr>
          <w:p w14:paraId="11592EE5" w14:textId="77777777" w:rsidR="00E86AF8" w:rsidRPr="008B3D64" w:rsidRDefault="00E86AF8" w:rsidP="00E86AF8">
            <w:pPr>
              <w:pStyle w:val="m-6932895729064680780ydpa355ea31msonormal"/>
              <w:shd w:val="clear" w:color="auto" w:fill="FFFFFF"/>
              <w:spacing w:before="0" w:beforeAutospacing="0" w:after="0" w:afterAutospacing="0"/>
              <w:jc w:val="right"/>
              <w:rPr>
                <w:rFonts w:ascii="Arial" w:hAnsi="Arial" w:cs="Arial"/>
              </w:rPr>
            </w:pPr>
            <w:r w:rsidRPr="008B3D64">
              <w:rPr>
                <w:rFonts w:ascii="Cambria" w:hAnsi="Cambria" w:cs="Arial"/>
                <w:sz w:val="16"/>
                <w:szCs w:val="16"/>
              </w:rPr>
              <w:t>Nursing Aide= 12</w:t>
            </w:r>
          </w:p>
          <w:p w14:paraId="2DC8B8CD" w14:textId="77777777" w:rsidR="00E86AF8" w:rsidRPr="008B3D64" w:rsidRDefault="00E86AF8" w:rsidP="00E86AF8">
            <w:pPr>
              <w:pStyle w:val="m-6932895729064680780ydpa355ea31msonormal"/>
              <w:shd w:val="clear" w:color="auto" w:fill="FFFFFF"/>
              <w:spacing w:before="0" w:beforeAutospacing="0" w:after="0" w:afterAutospacing="0"/>
              <w:jc w:val="right"/>
              <w:rPr>
                <w:rFonts w:ascii="Cambria" w:hAnsi="Cambria" w:cs="Arial"/>
                <w:sz w:val="16"/>
                <w:szCs w:val="16"/>
              </w:rPr>
            </w:pPr>
            <w:r w:rsidRPr="008B3D64">
              <w:rPr>
                <w:rFonts w:ascii="Cambria" w:hAnsi="Cambria" w:cs="Arial"/>
                <w:sz w:val="16"/>
                <w:szCs w:val="16"/>
              </w:rPr>
              <w:t>SRN = 13</w:t>
            </w:r>
          </w:p>
          <w:p w14:paraId="08666538" w14:textId="77777777" w:rsidR="00E86AF8" w:rsidRPr="008B3D64" w:rsidRDefault="00E86AF8" w:rsidP="00E86AF8">
            <w:pPr>
              <w:pStyle w:val="m-6932895729064680780ydpa355ea31msonormal"/>
              <w:shd w:val="clear" w:color="auto" w:fill="FFFFFF"/>
              <w:spacing w:before="0" w:beforeAutospacing="0" w:after="0" w:afterAutospacing="0"/>
              <w:jc w:val="right"/>
              <w:rPr>
                <w:rFonts w:ascii="Cambria" w:hAnsi="Cambria" w:cs="Arial"/>
                <w:sz w:val="16"/>
                <w:szCs w:val="16"/>
              </w:rPr>
            </w:pPr>
            <w:r w:rsidRPr="008B3D64">
              <w:rPr>
                <w:rFonts w:ascii="Cambria" w:hAnsi="Cambria" w:cs="Arial"/>
                <w:sz w:val="16"/>
                <w:szCs w:val="16"/>
              </w:rPr>
              <w:t>SECHN = 14</w:t>
            </w:r>
          </w:p>
          <w:p w14:paraId="5B45D987" w14:textId="77777777" w:rsidR="00E86AF8" w:rsidRPr="008B3D64" w:rsidRDefault="00E86AF8" w:rsidP="00E86AF8">
            <w:pPr>
              <w:pStyle w:val="m-6932895729064680780ydpa355ea31msonormal"/>
              <w:shd w:val="clear" w:color="auto" w:fill="FFFFFF"/>
              <w:spacing w:before="0" w:beforeAutospacing="0" w:after="0" w:afterAutospacing="0"/>
              <w:jc w:val="right"/>
              <w:rPr>
                <w:rFonts w:ascii="Cambria" w:hAnsi="Cambria" w:cs="Arial"/>
                <w:sz w:val="16"/>
                <w:szCs w:val="16"/>
              </w:rPr>
            </w:pPr>
            <w:r w:rsidRPr="008B3D64">
              <w:rPr>
                <w:rFonts w:ascii="Cambria" w:hAnsi="Cambria" w:cs="Arial"/>
                <w:sz w:val="16"/>
                <w:szCs w:val="16"/>
              </w:rPr>
              <w:t>SECHN – midwife = 15</w:t>
            </w:r>
          </w:p>
          <w:p w14:paraId="21B6F520" w14:textId="77777777" w:rsidR="00E86AF8" w:rsidRPr="008B3D64" w:rsidRDefault="00E86AF8" w:rsidP="00E86AF8">
            <w:pPr>
              <w:pStyle w:val="m-6932895729064680780ydpa355ea31msonormal"/>
              <w:shd w:val="clear" w:color="auto" w:fill="FFFFFF"/>
              <w:spacing w:before="0" w:beforeAutospacing="0" w:after="0" w:afterAutospacing="0"/>
              <w:jc w:val="right"/>
              <w:rPr>
                <w:rFonts w:ascii="Cambria" w:hAnsi="Cambria" w:cs="Arial"/>
                <w:sz w:val="16"/>
                <w:szCs w:val="16"/>
              </w:rPr>
            </w:pPr>
            <w:r w:rsidRPr="008B3D64">
              <w:rPr>
                <w:rFonts w:ascii="Cambria" w:hAnsi="Cambria" w:cs="Arial"/>
                <w:sz w:val="16"/>
                <w:szCs w:val="16"/>
              </w:rPr>
              <w:t>Nursing officer = 16</w:t>
            </w:r>
          </w:p>
          <w:p w14:paraId="02E68161" w14:textId="77777777" w:rsidR="00E86AF8" w:rsidRPr="008B3D64" w:rsidRDefault="00E86AF8" w:rsidP="00E86AF8">
            <w:pPr>
              <w:pStyle w:val="m-6932895729064680780ydpa355ea31msonormal"/>
              <w:shd w:val="clear" w:color="auto" w:fill="FFFFFF"/>
              <w:spacing w:before="0" w:beforeAutospacing="0" w:after="0" w:afterAutospacing="0"/>
              <w:jc w:val="right"/>
              <w:rPr>
                <w:rFonts w:ascii="Cambria" w:hAnsi="Cambria" w:cs="Arial"/>
                <w:sz w:val="16"/>
                <w:szCs w:val="16"/>
              </w:rPr>
            </w:pPr>
            <w:r w:rsidRPr="008B3D64">
              <w:rPr>
                <w:rFonts w:ascii="Cambria" w:hAnsi="Cambria" w:cs="Arial"/>
                <w:sz w:val="16"/>
                <w:szCs w:val="16"/>
              </w:rPr>
              <w:t>Nutritionist = 17</w:t>
            </w:r>
          </w:p>
          <w:p w14:paraId="5FFE14EB" w14:textId="77777777" w:rsidR="00E86AF8" w:rsidRPr="008B3D64" w:rsidRDefault="00E86AF8" w:rsidP="00E86AF8">
            <w:pPr>
              <w:pStyle w:val="m-6932895729064680780ydpa355ea31msonormal"/>
              <w:shd w:val="clear" w:color="auto" w:fill="FFFFFF"/>
              <w:spacing w:before="0" w:beforeAutospacing="0" w:after="0" w:afterAutospacing="0"/>
              <w:jc w:val="right"/>
              <w:rPr>
                <w:rFonts w:ascii="Cambria" w:hAnsi="Cambria" w:cs="Arial"/>
                <w:sz w:val="16"/>
                <w:szCs w:val="16"/>
              </w:rPr>
            </w:pPr>
            <w:r w:rsidRPr="008B3D64">
              <w:rPr>
                <w:rFonts w:ascii="Cambria" w:hAnsi="Cambria" w:cs="Arial"/>
                <w:sz w:val="16"/>
                <w:szCs w:val="16"/>
              </w:rPr>
              <w:t>HIV Counsellors = 18</w:t>
            </w:r>
          </w:p>
          <w:p w14:paraId="31755B6F" w14:textId="77777777" w:rsidR="00E86AF8" w:rsidRPr="008B3D64" w:rsidRDefault="00E86AF8" w:rsidP="00E86AF8">
            <w:pPr>
              <w:pStyle w:val="m-6932895729064680780ydpa355ea31msonormal"/>
              <w:shd w:val="clear" w:color="auto" w:fill="FFFFFF"/>
              <w:spacing w:before="0" w:beforeAutospacing="0" w:after="0" w:afterAutospacing="0"/>
              <w:jc w:val="right"/>
              <w:rPr>
                <w:rFonts w:ascii="Cambria" w:hAnsi="Cambria" w:cs="Arial"/>
                <w:sz w:val="16"/>
                <w:szCs w:val="16"/>
              </w:rPr>
            </w:pPr>
            <w:r w:rsidRPr="008B3D64">
              <w:rPr>
                <w:rFonts w:ascii="Cambria" w:hAnsi="Cambria" w:cs="Arial"/>
                <w:sz w:val="16"/>
                <w:szCs w:val="16"/>
              </w:rPr>
              <w:t>Anesthetist = 19</w:t>
            </w:r>
          </w:p>
          <w:p w14:paraId="7E41768E" w14:textId="77777777" w:rsidR="00E86AF8" w:rsidRPr="008B3D64" w:rsidRDefault="00E86AF8" w:rsidP="00E86AF8">
            <w:pPr>
              <w:pStyle w:val="m-6932895729064680780ydpa355ea31msonormal"/>
              <w:shd w:val="clear" w:color="auto" w:fill="FFFFFF"/>
              <w:spacing w:before="0" w:beforeAutospacing="0" w:after="0" w:afterAutospacing="0"/>
              <w:jc w:val="right"/>
              <w:rPr>
                <w:rFonts w:ascii="Cambria" w:hAnsi="Cambria" w:cs="Arial"/>
                <w:sz w:val="16"/>
                <w:szCs w:val="16"/>
              </w:rPr>
            </w:pPr>
            <w:r w:rsidRPr="008B3D64">
              <w:rPr>
                <w:rFonts w:ascii="Cambria" w:hAnsi="Cambria" w:cs="Arial"/>
                <w:sz w:val="16"/>
                <w:szCs w:val="16"/>
              </w:rPr>
              <w:t>Physiotherapist = 20</w:t>
            </w:r>
          </w:p>
          <w:p w14:paraId="306E1F7F" w14:textId="77777777" w:rsidR="00E86AF8" w:rsidRPr="008B3D64" w:rsidRDefault="00E86AF8" w:rsidP="00E86AF8">
            <w:pPr>
              <w:pStyle w:val="m-6932895729064680780ydpa355ea31msonormal"/>
              <w:shd w:val="clear" w:color="auto" w:fill="FFFFFF"/>
              <w:spacing w:before="0" w:beforeAutospacing="0" w:after="0" w:afterAutospacing="0"/>
              <w:jc w:val="right"/>
              <w:rPr>
                <w:rFonts w:ascii="Cambria" w:hAnsi="Cambria" w:cs="Arial"/>
                <w:sz w:val="16"/>
                <w:szCs w:val="16"/>
              </w:rPr>
            </w:pPr>
            <w:r w:rsidRPr="008B3D64">
              <w:rPr>
                <w:rFonts w:ascii="Cambria" w:hAnsi="Cambria" w:cs="Arial"/>
                <w:sz w:val="16"/>
                <w:szCs w:val="16"/>
              </w:rPr>
              <w:t>Radiologist = 21</w:t>
            </w:r>
          </w:p>
          <w:p w14:paraId="773455B3" w14:textId="0BBB12FF" w:rsidR="00E86AF8" w:rsidRPr="008B3D64" w:rsidRDefault="00E86AF8" w:rsidP="00E86AF8">
            <w:pPr>
              <w:jc w:val="right"/>
              <w:rPr>
                <w:rFonts w:ascii="Cambria" w:hAnsi="Cambria" w:cs="Arial"/>
                <w:sz w:val="16"/>
                <w:szCs w:val="16"/>
              </w:rPr>
            </w:pPr>
            <w:r w:rsidRPr="008B3D64">
              <w:rPr>
                <w:rFonts w:ascii="Cambria" w:hAnsi="Cambria" w:cs="Arial"/>
                <w:sz w:val="16"/>
                <w:szCs w:val="16"/>
              </w:rPr>
              <w:t>CHW = 22</w:t>
            </w:r>
          </w:p>
          <w:p w14:paraId="5C8E03B2" w14:textId="4F30B9C0" w:rsidR="00E86AF8" w:rsidRPr="008B3D64" w:rsidRDefault="00E86AF8" w:rsidP="00E86AF8">
            <w:pPr>
              <w:jc w:val="right"/>
              <w:rPr>
                <w:rFonts w:asciiTheme="majorHAnsi" w:hAnsiTheme="majorHAnsi"/>
                <w:sz w:val="16"/>
                <w:szCs w:val="16"/>
              </w:rPr>
            </w:pPr>
            <w:r w:rsidRPr="008B3D64">
              <w:rPr>
                <w:rFonts w:asciiTheme="majorHAnsi" w:hAnsiTheme="majorHAnsi"/>
                <w:sz w:val="16"/>
                <w:szCs w:val="16"/>
              </w:rPr>
              <w:t>Other (specify)  = 99</w:t>
            </w:r>
          </w:p>
          <w:p w14:paraId="094B75C8" w14:textId="77777777" w:rsidR="00D0741D" w:rsidRPr="008B3D64" w:rsidRDefault="00D0741D" w:rsidP="00E86AF8">
            <w:pPr>
              <w:rPr>
                <w:rFonts w:asciiTheme="majorHAnsi" w:hAnsiTheme="majorHAnsi"/>
                <w:sz w:val="16"/>
                <w:szCs w:val="16"/>
              </w:rPr>
            </w:pPr>
          </w:p>
        </w:tc>
        <w:tc>
          <w:tcPr>
            <w:tcW w:w="2058" w:type="dxa"/>
            <w:gridSpan w:val="2"/>
            <w:tcBorders>
              <w:left w:val="single" w:sz="4" w:space="0" w:color="auto"/>
            </w:tcBorders>
            <w:vAlign w:val="bottom"/>
          </w:tcPr>
          <w:p w14:paraId="2EF225F1" w14:textId="77777777" w:rsidR="00D0741D" w:rsidRPr="008B3D64" w:rsidRDefault="00D0741D" w:rsidP="00D0741D">
            <w:pPr>
              <w:tabs>
                <w:tab w:val="center" w:pos="4680"/>
                <w:tab w:val="right" w:pos="9360"/>
              </w:tabs>
              <w:jc w:val="center"/>
              <w:rPr>
                <w:rFonts w:asciiTheme="majorHAnsi" w:hAnsiTheme="majorHAnsi" w:cs="Arial"/>
              </w:rPr>
            </w:pPr>
            <w:r w:rsidRPr="008B3D64">
              <w:rPr>
                <w:rFonts w:asciiTheme="majorHAnsi" w:hAnsiTheme="majorHAnsi" w:cs="Arial"/>
              </w:rPr>
              <w:t>|___|</w:t>
            </w:r>
          </w:p>
          <w:p w14:paraId="1AA64F71" w14:textId="77777777" w:rsidR="00D0741D" w:rsidRPr="008B3D64" w:rsidRDefault="00D0741D" w:rsidP="00D0741D">
            <w:pPr>
              <w:tabs>
                <w:tab w:val="center" w:pos="4680"/>
                <w:tab w:val="right" w:pos="9360"/>
              </w:tabs>
              <w:jc w:val="center"/>
              <w:rPr>
                <w:rFonts w:asciiTheme="majorHAnsi" w:hAnsiTheme="majorHAnsi"/>
              </w:rPr>
            </w:pPr>
          </w:p>
          <w:p w14:paraId="79426110" w14:textId="77777777" w:rsidR="00D0741D" w:rsidRPr="008B3D64" w:rsidRDefault="00D0741D" w:rsidP="00D0741D">
            <w:pPr>
              <w:keepNext/>
              <w:keepLines/>
              <w:jc w:val="center"/>
              <w:outlineLvl w:val="6"/>
              <w:rPr>
                <w:rFonts w:asciiTheme="majorHAnsi" w:hAnsiTheme="majorHAnsi"/>
              </w:rPr>
            </w:pPr>
            <w:r w:rsidRPr="008B3D64">
              <w:rPr>
                <w:rFonts w:asciiTheme="majorHAnsi" w:hAnsiTheme="majorHAnsi"/>
                <w:sz w:val="18"/>
                <w:szCs w:val="18"/>
              </w:rPr>
              <w:t>_____________________</w:t>
            </w:r>
          </w:p>
        </w:tc>
      </w:tr>
      <w:tr w:rsidR="00D0741D" w:rsidRPr="00B43262" w14:paraId="70058F1D" w14:textId="77777777" w:rsidTr="00D43915">
        <w:trPr>
          <w:trHeight w:hRule="exact" w:val="883"/>
        </w:trPr>
        <w:tc>
          <w:tcPr>
            <w:tcW w:w="873" w:type="dxa"/>
            <w:gridSpan w:val="2"/>
          </w:tcPr>
          <w:p w14:paraId="4D231208" w14:textId="77777777" w:rsidR="00D0741D" w:rsidRPr="00B43262" w:rsidRDefault="00D0741D" w:rsidP="00D0741D">
            <w:r w:rsidRPr="00B43262">
              <w:rPr>
                <w:rFonts w:asciiTheme="majorHAnsi" w:hAnsiTheme="majorHAnsi"/>
                <w:b/>
                <w:sz w:val="20"/>
              </w:rPr>
              <w:t>Q4.</w:t>
            </w:r>
          </w:p>
        </w:tc>
        <w:tc>
          <w:tcPr>
            <w:tcW w:w="5208" w:type="dxa"/>
            <w:gridSpan w:val="3"/>
            <w:tcBorders>
              <w:right w:val="single" w:sz="4" w:space="0" w:color="auto"/>
            </w:tcBorders>
          </w:tcPr>
          <w:p w14:paraId="55779E77" w14:textId="77777777" w:rsidR="00D0741D" w:rsidRPr="00B43262" w:rsidRDefault="00D0741D" w:rsidP="00D0741D">
            <w:pPr>
              <w:rPr>
                <w:rFonts w:asciiTheme="majorHAnsi" w:hAnsiTheme="majorHAnsi" w:cs="Arial"/>
                <w:bCs/>
                <w:sz w:val="20"/>
              </w:rPr>
            </w:pPr>
            <w:r w:rsidRPr="00B43262">
              <w:rPr>
                <w:rFonts w:asciiTheme="majorHAnsi" w:hAnsiTheme="majorHAnsi" w:cs="Arial"/>
                <w:b/>
                <w:sz w:val="20"/>
              </w:rPr>
              <w:t>Who owns this facility?</w:t>
            </w:r>
          </w:p>
        </w:tc>
        <w:tc>
          <w:tcPr>
            <w:tcW w:w="2933" w:type="dxa"/>
            <w:gridSpan w:val="6"/>
            <w:tcBorders>
              <w:top w:val="single" w:sz="4" w:space="0" w:color="auto"/>
              <w:left w:val="single" w:sz="4" w:space="0" w:color="auto"/>
              <w:bottom w:val="single" w:sz="4" w:space="0" w:color="auto"/>
              <w:right w:val="nil"/>
            </w:tcBorders>
            <w:vAlign w:val="center"/>
          </w:tcPr>
          <w:p w14:paraId="690718BD" w14:textId="77777777" w:rsidR="00D0741D" w:rsidRPr="00B43262" w:rsidRDefault="00D0741D" w:rsidP="00D0741D">
            <w:pPr>
              <w:rPr>
                <w:rFonts w:asciiTheme="majorHAnsi" w:hAnsiTheme="majorHAnsi"/>
                <w:sz w:val="16"/>
                <w:szCs w:val="16"/>
              </w:rPr>
            </w:pPr>
            <w:r w:rsidRPr="00B43262">
              <w:rPr>
                <w:rFonts w:asciiTheme="majorHAnsi" w:hAnsiTheme="majorHAnsi"/>
                <w:sz w:val="16"/>
                <w:szCs w:val="16"/>
              </w:rPr>
              <w:t>Government (Public) = 1</w:t>
            </w:r>
          </w:p>
          <w:p w14:paraId="504CFEE0" w14:textId="77777777" w:rsidR="00D0741D" w:rsidRPr="00B43262" w:rsidRDefault="00D0741D" w:rsidP="00D0741D">
            <w:pPr>
              <w:rPr>
                <w:rFonts w:asciiTheme="majorHAnsi" w:hAnsiTheme="majorHAnsi"/>
                <w:sz w:val="16"/>
                <w:szCs w:val="16"/>
              </w:rPr>
            </w:pPr>
            <w:r w:rsidRPr="00B43262">
              <w:rPr>
                <w:rFonts w:asciiTheme="majorHAnsi" w:hAnsiTheme="majorHAnsi"/>
                <w:sz w:val="16"/>
                <w:szCs w:val="16"/>
              </w:rPr>
              <w:t>NGO non profit =2</w:t>
            </w:r>
          </w:p>
          <w:p w14:paraId="34DAA6A6" w14:textId="77777777" w:rsidR="00D0741D" w:rsidRPr="00B43262" w:rsidRDefault="00D0741D" w:rsidP="00D0741D">
            <w:pPr>
              <w:rPr>
                <w:rFonts w:asciiTheme="majorHAnsi" w:hAnsiTheme="majorHAnsi"/>
                <w:sz w:val="16"/>
                <w:szCs w:val="16"/>
              </w:rPr>
            </w:pPr>
          </w:p>
        </w:tc>
        <w:tc>
          <w:tcPr>
            <w:tcW w:w="2986" w:type="dxa"/>
            <w:gridSpan w:val="4"/>
            <w:tcBorders>
              <w:top w:val="single" w:sz="4" w:space="0" w:color="auto"/>
              <w:left w:val="nil"/>
              <w:bottom w:val="single" w:sz="4" w:space="0" w:color="auto"/>
              <w:right w:val="single" w:sz="4" w:space="0" w:color="auto"/>
            </w:tcBorders>
            <w:vAlign w:val="center"/>
          </w:tcPr>
          <w:p w14:paraId="43380EE3" w14:textId="77777777" w:rsidR="00D0741D" w:rsidRPr="00B43262" w:rsidRDefault="00D0741D" w:rsidP="00D0741D">
            <w:pPr>
              <w:jc w:val="right"/>
              <w:rPr>
                <w:rFonts w:asciiTheme="majorHAnsi" w:hAnsiTheme="majorHAnsi"/>
                <w:sz w:val="16"/>
                <w:szCs w:val="16"/>
              </w:rPr>
            </w:pPr>
            <w:r w:rsidRPr="00B43262">
              <w:rPr>
                <w:rFonts w:asciiTheme="majorHAnsi" w:hAnsiTheme="majorHAnsi"/>
                <w:sz w:val="16"/>
                <w:szCs w:val="16"/>
              </w:rPr>
              <w:t>Faith based non profit = 3</w:t>
            </w:r>
          </w:p>
          <w:p w14:paraId="589FF979" w14:textId="77777777" w:rsidR="00D0741D" w:rsidRPr="00B43262" w:rsidRDefault="00D0741D" w:rsidP="00D0741D">
            <w:pPr>
              <w:jc w:val="right"/>
              <w:rPr>
                <w:rFonts w:asciiTheme="majorHAnsi" w:hAnsiTheme="majorHAnsi"/>
                <w:sz w:val="16"/>
                <w:szCs w:val="16"/>
              </w:rPr>
            </w:pPr>
            <w:r w:rsidRPr="00B43262">
              <w:rPr>
                <w:rFonts w:asciiTheme="majorHAnsi" w:hAnsiTheme="majorHAnsi"/>
                <w:sz w:val="16"/>
                <w:szCs w:val="16"/>
              </w:rPr>
              <w:t>Community = 4</w:t>
            </w:r>
          </w:p>
          <w:p w14:paraId="0C327D16" w14:textId="77777777" w:rsidR="00D0741D" w:rsidRPr="00B43262" w:rsidRDefault="00D0741D" w:rsidP="00D0741D">
            <w:pPr>
              <w:jc w:val="right"/>
              <w:rPr>
                <w:rFonts w:asciiTheme="majorHAnsi" w:hAnsiTheme="majorHAnsi"/>
                <w:sz w:val="16"/>
                <w:szCs w:val="16"/>
              </w:rPr>
            </w:pPr>
            <w:r w:rsidRPr="00B43262">
              <w:rPr>
                <w:rFonts w:asciiTheme="majorHAnsi" w:hAnsiTheme="majorHAnsi"/>
                <w:sz w:val="16"/>
                <w:szCs w:val="16"/>
              </w:rPr>
              <w:t>Private for profit = 5</w:t>
            </w:r>
          </w:p>
        </w:tc>
        <w:tc>
          <w:tcPr>
            <w:tcW w:w="2058" w:type="dxa"/>
            <w:gridSpan w:val="2"/>
            <w:tcBorders>
              <w:left w:val="single" w:sz="4" w:space="0" w:color="auto"/>
            </w:tcBorders>
            <w:vAlign w:val="bottom"/>
          </w:tcPr>
          <w:p w14:paraId="07F57E93" w14:textId="77777777" w:rsidR="00D0741D" w:rsidRPr="00B43262" w:rsidRDefault="00D0741D" w:rsidP="00D0741D">
            <w:pPr>
              <w:tabs>
                <w:tab w:val="center" w:pos="4680"/>
                <w:tab w:val="right" w:pos="9360"/>
              </w:tabs>
              <w:jc w:val="center"/>
              <w:rPr>
                <w:rFonts w:asciiTheme="majorHAnsi" w:hAnsiTheme="majorHAnsi"/>
              </w:rPr>
            </w:pPr>
            <w:r w:rsidRPr="00B43262">
              <w:rPr>
                <w:rFonts w:asciiTheme="majorHAnsi" w:hAnsiTheme="majorHAnsi" w:cs="Arial"/>
              </w:rPr>
              <w:t>|___|</w:t>
            </w:r>
          </w:p>
        </w:tc>
      </w:tr>
      <w:tr w:rsidR="00D0741D" w:rsidRPr="00B43262" w14:paraId="457F20A4" w14:textId="77777777" w:rsidTr="00D43915">
        <w:trPr>
          <w:trHeight w:hRule="exact" w:val="730"/>
        </w:trPr>
        <w:tc>
          <w:tcPr>
            <w:tcW w:w="873" w:type="dxa"/>
            <w:gridSpan w:val="2"/>
          </w:tcPr>
          <w:p w14:paraId="205030D7" w14:textId="77777777" w:rsidR="00D0741D" w:rsidRPr="00B43262" w:rsidRDefault="00D0741D" w:rsidP="00D0741D">
            <w:r w:rsidRPr="00B43262">
              <w:rPr>
                <w:rFonts w:asciiTheme="majorHAnsi" w:hAnsiTheme="majorHAnsi"/>
                <w:b/>
                <w:sz w:val="20"/>
              </w:rPr>
              <w:t>Q5.</w:t>
            </w:r>
          </w:p>
        </w:tc>
        <w:tc>
          <w:tcPr>
            <w:tcW w:w="5208" w:type="dxa"/>
            <w:gridSpan w:val="3"/>
            <w:tcBorders>
              <w:right w:val="single" w:sz="4" w:space="0" w:color="auto"/>
            </w:tcBorders>
          </w:tcPr>
          <w:p w14:paraId="3F6E71C3" w14:textId="77777777" w:rsidR="00D0741D" w:rsidRPr="00B43262" w:rsidRDefault="00D0741D" w:rsidP="00D0741D">
            <w:pPr>
              <w:rPr>
                <w:rFonts w:asciiTheme="majorHAnsi" w:hAnsiTheme="majorHAnsi" w:cs="Arial"/>
                <w:bCs/>
                <w:sz w:val="20"/>
              </w:rPr>
            </w:pPr>
            <w:r w:rsidRPr="00B43262">
              <w:rPr>
                <w:rFonts w:asciiTheme="majorHAnsi" w:hAnsiTheme="majorHAnsi" w:cs="Calibri"/>
                <w:b/>
                <w:color w:val="000000"/>
              </w:rPr>
              <w:t xml:space="preserve">Who </w:t>
            </w:r>
            <w:r w:rsidRPr="00B43262">
              <w:rPr>
                <w:rFonts w:asciiTheme="majorHAnsi" w:hAnsiTheme="majorHAnsi" w:cs="Calibri"/>
                <w:b/>
                <w:color w:val="000000"/>
                <w:u w:val="single"/>
              </w:rPr>
              <w:t>mainly</w:t>
            </w:r>
            <w:r w:rsidRPr="00B43262">
              <w:rPr>
                <w:rFonts w:asciiTheme="majorHAnsi" w:hAnsiTheme="majorHAnsi" w:cs="Calibri"/>
                <w:b/>
                <w:color w:val="000000"/>
              </w:rPr>
              <w:t xml:space="preserve"> pays the salaries of staff at this facility? (in terms of numbers of people paid)</w:t>
            </w:r>
          </w:p>
        </w:tc>
        <w:tc>
          <w:tcPr>
            <w:tcW w:w="2933" w:type="dxa"/>
            <w:gridSpan w:val="6"/>
            <w:tcBorders>
              <w:top w:val="single" w:sz="4" w:space="0" w:color="auto"/>
              <w:left w:val="single" w:sz="4" w:space="0" w:color="auto"/>
              <w:bottom w:val="single" w:sz="4" w:space="0" w:color="auto"/>
              <w:right w:val="nil"/>
            </w:tcBorders>
            <w:vAlign w:val="center"/>
          </w:tcPr>
          <w:p w14:paraId="0B0F0E86" w14:textId="77777777" w:rsidR="00D0741D" w:rsidRPr="00B43262" w:rsidRDefault="00D0741D" w:rsidP="00D0741D">
            <w:pPr>
              <w:rPr>
                <w:rFonts w:asciiTheme="majorHAnsi" w:hAnsiTheme="majorHAnsi"/>
                <w:sz w:val="16"/>
                <w:szCs w:val="16"/>
              </w:rPr>
            </w:pPr>
            <w:r w:rsidRPr="00B43262">
              <w:rPr>
                <w:rFonts w:asciiTheme="majorHAnsi" w:hAnsiTheme="majorHAnsi"/>
                <w:sz w:val="16"/>
                <w:szCs w:val="16"/>
              </w:rPr>
              <w:t>State budget = 1</w:t>
            </w:r>
          </w:p>
          <w:p w14:paraId="5BACE57F" w14:textId="77777777" w:rsidR="00D0741D" w:rsidRPr="00B43262" w:rsidRDefault="00D0741D" w:rsidP="00D0741D">
            <w:pPr>
              <w:rPr>
                <w:rFonts w:asciiTheme="majorHAnsi" w:hAnsiTheme="majorHAnsi"/>
                <w:sz w:val="16"/>
                <w:szCs w:val="16"/>
              </w:rPr>
            </w:pPr>
            <w:r w:rsidRPr="00B43262">
              <w:rPr>
                <w:rFonts w:asciiTheme="majorHAnsi" w:hAnsiTheme="majorHAnsi"/>
                <w:sz w:val="16"/>
                <w:szCs w:val="16"/>
              </w:rPr>
              <w:t xml:space="preserve">Local budget = 2 </w:t>
            </w:r>
          </w:p>
          <w:p w14:paraId="12ED2988" w14:textId="77777777" w:rsidR="00D0741D" w:rsidRPr="00B43262" w:rsidRDefault="00D0741D" w:rsidP="00D0741D">
            <w:pPr>
              <w:rPr>
                <w:rFonts w:asciiTheme="majorHAnsi" w:hAnsiTheme="majorHAnsi"/>
                <w:sz w:val="16"/>
                <w:szCs w:val="16"/>
              </w:rPr>
            </w:pPr>
            <w:r w:rsidRPr="00B43262">
              <w:rPr>
                <w:rFonts w:asciiTheme="majorHAnsi" w:hAnsiTheme="majorHAnsi"/>
                <w:sz w:val="16"/>
                <w:szCs w:val="16"/>
              </w:rPr>
              <w:t>Own income = 3</w:t>
            </w:r>
          </w:p>
          <w:p w14:paraId="2F5F0B91" w14:textId="77777777" w:rsidR="00D0741D" w:rsidRPr="00B43262" w:rsidRDefault="00D0741D" w:rsidP="00D0741D">
            <w:pPr>
              <w:rPr>
                <w:rFonts w:asciiTheme="majorHAnsi" w:hAnsiTheme="majorHAnsi"/>
                <w:sz w:val="16"/>
                <w:szCs w:val="16"/>
              </w:rPr>
            </w:pPr>
          </w:p>
        </w:tc>
        <w:tc>
          <w:tcPr>
            <w:tcW w:w="2986" w:type="dxa"/>
            <w:gridSpan w:val="4"/>
            <w:tcBorders>
              <w:top w:val="single" w:sz="4" w:space="0" w:color="auto"/>
              <w:left w:val="nil"/>
              <w:bottom w:val="single" w:sz="4" w:space="0" w:color="auto"/>
              <w:right w:val="single" w:sz="4" w:space="0" w:color="auto"/>
            </w:tcBorders>
            <w:vAlign w:val="center"/>
          </w:tcPr>
          <w:p w14:paraId="6C4B8640" w14:textId="77777777" w:rsidR="00D0741D" w:rsidRPr="00611514" w:rsidRDefault="00D0741D" w:rsidP="00D0741D">
            <w:pPr>
              <w:jc w:val="right"/>
              <w:rPr>
                <w:rFonts w:asciiTheme="majorHAnsi" w:hAnsiTheme="majorHAnsi"/>
                <w:sz w:val="16"/>
                <w:szCs w:val="16"/>
                <w:lang w:val="fr-FR"/>
              </w:rPr>
            </w:pPr>
            <w:r w:rsidRPr="00611514">
              <w:rPr>
                <w:rFonts w:asciiTheme="majorHAnsi" w:hAnsiTheme="majorHAnsi"/>
                <w:sz w:val="16"/>
                <w:szCs w:val="16"/>
                <w:lang w:val="fr-FR"/>
              </w:rPr>
              <w:t>Non profit/NGO =4</w:t>
            </w:r>
          </w:p>
          <w:p w14:paraId="286A3784" w14:textId="77777777" w:rsidR="00D0741D" w:rsidRPr="00611514" w:rsidRDefault="00D0741D" w:rsidP="00D0741D">
            <w:pPr>
              <w:jc w:val="right"/>
              <w:rPr>
                <w:rFonts w:asciiTheme="majorHAnsi" w:hAnsiTheme="majorHAnsi"/>
                <w:sz w:val="16"/>
                <w:szCs w:val="16"/>
                <w:lang w:val="fr-FR"/>
              </w:rPr>
            </w:pPr>
            <w:r w:rsidRPr="00611514">
              <w:rPr>
                <w:rFonts w:asciiTheme="majorHAnsi" w:hAnsiTheme="majorHAnsi"/>
                <w:sz w:val="16"/>
                <w:szCs w:val="16"/>
                <w:lang w:val="fr-FR"/>
              </w:rPr>
              <w:t>Non profit/Faith based = 5</w:t>
            </w:r>
          </w:p>
          <w:p w14:paraId="0DE09CF2" w14:textId="77777777" w:rsidR="00D0741D" w:rsidRPr="00B43262" w:rsidRDefault="00D0741D" w:rsidP="00D0741D">
            <w:pPr>
              <w:jc w:val="right"/>
              <w:rPr>
                <w:rFonts w:asciiTheme="majorHAnsi" w:hAnsiTheme="majorHAnsi"/>
                <w:sz w:val="16"/>
                <w:szCs w:val="16"/>
              </w:rPr>
            </w:pPr>
            <w:r w:rsidRPr="00B43262">
              <w:rPr>
                <w:rFonts w:asciiTheme="majorHAnsi" w:hAnsiTheme="majorHAnsi"/>
                <w:sz w:val="16"/>
                <w:szCs w:val="16"/>
              </w:rPr>
              <w:t>Other (specify) = 9</w:t>
            </w:r>
          </w:p>
        </w:tc>
        <w:tc>
          <w:tcPr>
            <w:tcW w:w="2058" w:type="dxa"/>
            <w:gridSpan w:val="2"/>
            <w:tcBorders>
              <w:left w:val="single" w:sz="4" w:space="0" w:color="auto"/>
            </w:tcBorders>
            <w:vAlign w:val="center"/>
          </w:tcPr>
          <w:p w14:paraId="7CF1A928" w14:textId="77777777" w:rsidR="00D0741D" w:rsidRPr="00B43262" w:rsidRDefault="00D0741D" w:rsidP="00D0741D">
            <w:pPr>
              <w:pBdr>
                <w:bottom w:val="single" w:sz="12" w:space="1" w:color="auto"/>
              </w:pBdr>
              <w:tabs>
                <w:tab w:val="center" w:pos="4680"/>
                <w:tab w:val="right" w:pos="9360"/>
              </w:tabs>
              <w:jc w:val="center"/>
              <w:rPr>
                <w:rFonts w:asciiTheme="majorHAnsi" w:hAnsiTheme="majorHAnsi" w:cs="Arial"/>
              </w:rPr>
            </w:pPr>
          </w:p>
          <w:p w14:paraId="5DF35B0A" w14:textId="77777777" w:rsidR="00D0741D" w:rsidRPr="00B43262" w:rsidRDefault="00D0741D" w:rsidP="00D0741D">
            <w:pPr>
              <w:pBdr>
                <w:bottom w:val="single" w:sz="12" w:space="1" w:color="auto"/>
              </w:pBdr>
              <w:tabs>
                <w:tab w:val="center" w:pos="4680"/>
                <w:tab w:val="right" w:pos="9360"/>
              </w:tabs>
              <w:jc w:val="center"/>
              <w:rPr>
                <w:rFonts w:asciiTheme="majorHAnsi" w:hAnsiTheme="majorHAnsi" w:cs="Arial"/>
              </w:rPr>
            </w:pPr>
            <w:r w:rsidRPr="00B43262">
              <w:rPr>
                <w:rFonts w:asciiTheme="majorHAnsi" w:hAnsiTheme="majorHAnsi" w:cs="Arial"/>
              </w:rPr>
              <w:t>|___|</w:t>
            </w:r>
          </w:p>
          <w:p w14:paraId="5BF8840B" w14:textId="77777777" w:rsidR="00D0741D" w:rsidRPr="00B43262" w:rsidRDefault="00D0741D" w:rsidP="00D0741D">
            <w:pPr>
              <w:pBdr>
                <w:bottom w:val="single" w:sz="12" w:space="1" w:color="auto"/>
              </w:pBdr>
              <w:tabs>
                <w:tab w:val="center" w:pos="4680"/>
                <w:tab w:val="right" w:pos="9360"/>
              </w:tabs>
              <w:jc w:val="center"/>
              <w:rPr>
                <w:rFonts w:asciiTheme="majorHAnsi" w:hAnsiTheme="majorHAnsi" w:cs="Arial"/>
              </w:rPr>
            </w:pPr>
          </w:p>
          <w:p w14:paraId="67EE8C09" w14:textId="77777777" w:rsidR="00D0741D" w:rsidRPr="00B43262" w:rsidRDefault="00D0741D" w:rsidP="00D0741D">
            <w:pPr>
              <w:tabs>
                <w:tab w:val="center" w:pos="4680"/>
                <w:tab w:val="right" w:pos="9360"/>
              </w:tabs>
              <w:jc w:val="center"/>
              <w:rPr>
                <w:rFonts w:asciiTheme="majorHAnsi" w:hAnsiTheme="majorHAnsi"/>
              </w:rPr>
            </w:pPr>
          </w:p>
        </w:tc>
      </w:tr>
      <w:tr w:rsidR="00D0741D" w:rsidRPr="00B43262" w14:paraId="7EE49916" w14:textId="77777777" w:rsidTr="00D43915">
        <w:trPr>
          <w:trHeight w:hRule="exact" w:val="802"/>
        </w:trPr>
        <w:tc>
          <w:tcPr>
            <w:tcW w:w="873" w:type="dxa"/>
            <w:gridSpan w:val="2"/>
          </w:tcPr>
          <w:p w14:paraId="39141895" w14:textId="77777777" w:rsidR="00D0741D" w:rsidRPr="00B43262" w:rsidRDefault="00D0741D" w:rsidP="00D0741D">
            <w:r w:rsidRPr="00B43262">
              <w:rPr>
                <w:rFonts w:asciiTheme="majorHAnsi" w:hAnsiTheme="majorHAnsi"/>
                <w:b/>
                <w:sz w:val="20"/>
              </w:rPr>
              <w:t>Q6.</w:t>
            </w:r>
          </w:p>
        </w:tc>
        <w:tc>
          <w:tcPr>
            <w:tcW w:w="5208" w:type="dxa"/>
            <w:gridSpan w:val="3"/>
            <w:tcBorders>
              <w:right w:val="single" w:sz="4" w:space="0" w:color="auto"/>
            </w:tcBorders>
          </w:tcPr>
          <w:p w14:paraId="52FFE046" w14:textId="77777777" w:rsidR="00D0741D" w:rsidRPr="00B43262" w:rsidRDefault="00D0741D" w:rsidP="00D0741D">
            <w:pPr>
              <w:rPr>
                <w:rFonts w:asciiTheme="majorHAnsi" w:hAnsiTheme="majorHAnsi" w:cs="Arial"/>
                <w:b/>
                <w:sz w:val="20"/>
              </w:rPr>
            </w:pPr>
            <w:r w:rsidRPr="00B43262">
              <w:rPr>
                <w:rFonts w:asciiTheme="majorHAnsi" w:hAnsiTheme="majorHAnsi" w:cs="Calibri"/>
                <w:b/>
                <w:color w:val="000000"/>
              </w:rPr>
              <w:t xml:space="preserve">Who </w:t>
            </w:r>
            <w:r w:rsidRPr="00B43262">
              <w:rPr>
                <w:rFonts w:asciiTheme="majorHAnsi" w:hAnsiTheme="majorHAnsi" w:cs="Calibri"/>
                <w:b/>
                <w:color w:val="000000"/>
                <w:u w:val="single"/>
              </w:rPr>
              <w:t>mainly</w:t>
            </w:r>
            <w:r w:rsidRPr="00B43262">
              <w:rPr>
                <w:rFonts w:asciiTheme="majorHAnsi" w:hAnsiTheme="majorHAnsi" w:cs="Calibri"/>
                <w:b/>
                <w:color w:val="000000"/>
              </w:rPr>
              <w:t xml:space="preserve"> pays for medical supplies for this facility?</w:t>
            </w:r>
          </w:p>
        </w:tc>
        <w:tc>
          <w:tcPr>
            <w:tcW w:w="2933" w:type="dxa"/>
            <w:gridSpan w:val="6"/>
            <w:tcBorders>
              <w:top w:val="single" w:sz="4" w:space="0" w:color="auto"/>
              <w:left w:val="single" w:sz="4" w:space="0" w:color="auto"/>
              <w:bottom w:val="single" w:sz="4" w:space="0" w:color="auto"/>
              <w:right w:val="nil"/>
            </w:tcBorders>
            <w:vAlign w:val="center"/>
          </w:tcPr>
          <w:p w14:paraId="3D4BB698" w14:textId="77777777" w:rsidR="00D0741D" w:rsidRPr="00B43262" w:rsidRDefault="00D0741D" w:rsidP="00D0741D">
            <w:pPr>
              <w:rPr>
                <w:rFonts w:asciiTheme="majorHAnsi" w:hAnsiTheme="majorHAnsi"/>
                <w:sz w:val="16"/>
                <w:szCs w:val="16"/>
              </w:rPr>
            </w:pPr>
            <w:r w:rsidRPr="00B43262">
              <w:rPr>
                <w:rFonts w:asciiTheme="majorHAnsi" w:hAnsiTheme="majorHAnsi"/>
                <w:sz w:val="16"/>
                <w:szCs w:val="16"/>
              </w:rPr>
              <w:t>State budget = 1</w:t>
            </w:r>
          </w:p>
          <w:p w14:paraId="1CA8C4E8" w14:textId="77777777" w:rsidR="00D0741D" w:rsidRPr="00B43262" w:rsidRDefault="00D0741D" w:rsidP="00D0741D">
            <w:pPr>
              <w:rPr>
                <w:rFonts w:asciiTheme="majorHAnsi" w:hAnsiTheme="majorHAnsi"/>
                <w:sz w:val="16"/>
                <w:szCs w:val="16"/>
              </w:rPr>
            </w:pPr>
            <w:r w:rsidRPr="00B43262">
              <w:rPr>
                <w:rFonts w:asciiTheme="majorHAnsi" w:hAnsiTheme="majorHAnsi"/>
                <w:sz w:val="16"/>
                <w:szCs w:val="16"/>
              </w:rPr>
              <w:t xml:space="preserve">Local budget = 2 </w:t>
            </w:r>
          </w:p>
          <w:p w14:paraId="1196AA09" w14:textId="77777777" w:rsidR="00D0741D" w:rsidRPr="00B43262" w:rsidRDefault="00D0741D" w:rsidP="00D0741D">
            <w:pPr>
              <w:rPr>
                <w:rFonts w:asciiTheme="majorHAnsi" w:hAnsiTheme="majorHAnsi"/>
                <w:sz w:val="16"/>
                <w:szCs w:val="16"/>
              </w:rPr>
            </w:pPr>
            <w:r w:rsidRPr="00B43262">
              <w:rPr>
                <w:rFonts w:asciiTheme="majorHAnsi" w:hAnsiTheme="majorHAnsi"/>
                <w:sz w:val="16"/>
                <w:szCs w:val="16"/>
              </w:rPr>
              <w:t>Own income = 3</w:t>
            </w:r>
          </w:p>
          <w:p w14:paraId="5C05E61F" w14:textId="77777777" w:rsidR="00D0741D" w:rsidRPr="00B43262" w:rsidRDefault="00D0741D" w:rsidP="00D0741D">
            <w:pPr>
              <w:rPr>
                <w:rFonts w:asciiTheme="majorHAnsi" w:hAnsiTheme="majorHAnsi"/>
                <w:sz w:val="16"/>
                <w:szCs w:val="16"/>
              </w:rPr>
            </w:pPr>
          </w:p>
        </w:tc>
        <w:tc>
          <w:tcPr>
            <w:tcW w:w="2986" w:type="dxa"/>
            <w:gridSpan w:val="4"/>
            <w:tcBorders>
              <w:top w:val="single" w:sz="4" w:space="0" w:color="auto"/>
              <w:left w:val="nil"/>
              <w:bottom w:val="single" w:sz="4" w:space="0" w:color="auto"/>
              <w:right w:val="single" w:sz="4" w:space="0" w:color="auto"/>
            </w:tcBorders>
            <w:vAlign w:val="center"/>
          </w:tcPr>
          <w:p w14:paraId="695A1EB5" w14:textId="77777777" w:rsidR="00D0741D" w:rsidRPr="00611514" w:rsidRDefault="00D0741D" w:rsidP="00D0741D">
            <w:pPr>
              <w:jc w:val="right"/>
              <w:rPr>
                <w:rFonts w:asciiTheme="majorHAnsi" w:hAnsiTheme="majorHAnsi"/>
                <w:sz w:val="16"/>
                <w:szCs w:val="16"/>
                <w:lang w:val="fr-FR"/>
              </w:rPr>
            </w:pPr>
            <w:r w:rsidRPr="00611514">
              <w:rPr>
                <w:rFonts w:asciiTheme="majorHAnsi" w:hAnsiTheme="majorHAnsi"/>
                <w:sz w:val="16"/>
                <w:szCs w:val="16"/>
                <w:lang w:val="fr-FR"/>
              </w:rPr>
              <w:t>Non profit/NGO =4</w:t>
            </w:r>
          </w:p>
          <w:p w14:paraId="4158F1BA" w14:textId="77777777" w:rsidR="00D0741D" w:rsidRPr="00611514" w:rsidRDefault="00D0741D" w:rsidP="00D0741D">
            <w:pPr>
              <w:jc w:val="right"/>
              <w:rPr>
                <w:rFonts w:asciiTheme="majorHAnsi" w:hAnsiTheme="majorHAnsi"/>
                <w:sz w:val="16"/>
                <w:szCs w:val="16"/>
                <w:lang w:val="fr-FR"/>
              </w:rPr>
            </w:pPr>
            <w:r w:rsidRPr="00611514">
              <w:rPr>
                <w:rFonts w:asciiTheme="majorHAnsi" w:hAnsiTheme="majorHAnsi"/>
                <w:sz w:val="16"/>
                <w:szCs w:val="16"/>
                <w:lang w:val="fr-FR"/>
              </w:rPr>
              <w:t>Non profit/Faith based = 5</w:t>
            </w:r>
          </w:p>
          <w:p w14:paraId="0C3E3C99" w14:textId="77777777" w:rsidR="00D0741D" w:rsidRPr="00B43262" w:rsidRDefault="00D0741D" w:rsidP="00D0741D">
            <w:pPr>
              <w:jc w:val="right"/>
              <w:rPr>
                <w:rFonts w:asciiTheme="majorHAnsi" w:hAnsiTheme="majorHAnsi"/>
                <w:sz w:val="16"/>
                <w:szCs w:val="16"/>
              </w:rPr>
            </w:pPr>
            <w:r w:rsidRPr="00B43262">
              <w:rPr>
                <w:rFonts w:asciiTheme="majorHAnsi" w:hAnsiTheme="majorHAnsi"/>
                <w:sz w:val="16"/>
                <w:szCs w:val="16"/>
              </w:rPr>
              <w:t>Other (specify) = 9</w:t>
            </w:r>
          </w:p>
        </w:tc>
        <w:tc>
          <w:tcPr>
            <w:tcW w:w="2058" w:type="dxa"/>
            <w:gridSpan w:val="2"/>
            <w:tcBorders>
              <w:left w:val="single" w:sz="4" w:space="0" w:color="auto"/>
            </w:tcBorders>
            <w:vAlign w:val="bottom"/>
          </w:tcPr>
          <w:p w14:paraId="4AA76CC2" w14:textId="77777777" w:rsidR="00D0741D" w:rsidRPr="00B43262" w:rsidRDefault="00D0741D" w:rsidP="00D0741D">
            <w:pPr>
              <w:tabs>
                <w:tab w:val="center" w:pos="4680"/>
                <w:tab w:val="right" w:pos="9360"/>
              </w:tabs>
              <w:jc w:val="center"/>
              <w:rPr>
                <w:rFonts w:asciiTheme="majorHAnsi" w:hAnsiTheme="majorHAnsi" w:cs="Arial"/>
              </w:rPr>
            </w:pPr>
            <w:r w:rsidRPr="00B43262">
              <w:rPr>
                <w:rFonts w:asciiTheme="majorHAnsi" w:hAnsiTheme="majorHAnsi" w:cs="Arial"/>
              </w:rPr>
              <w:t>|___|</w:t>
            </w:r>
          </w:p>
          <w:p w14:paraId="14042AA4" w14:textId="77777777" w:rsidR="00D0741D" w:rsidRPr="00B43262" w:rsidRDefault="00D0741D" w:rsidP="00D0741D">
            <w:pPr>
              <w:tabs>
                <w:tab w:val="center" w:pos="4680"/>
                <w:tab w:val="right" w:pos="9360"/>
              </w:tabs>
              <w:jc w:val="center"/>
              <w:rPr>
                <w:rFonts w:asciiTheme="majorHAnsi" w:hAnsiTheme="majorHAnsi"/>
                <w:sz w:val="16"/>
                <w:szCs w:val="16"/>
              </w:rPr>
            </w:pPr>
          </w:p>
        </w:tc>
      </w:tr>
      <w:tr w:rsidR="00D0741D" w:rsidRPr="00B43262" w14:paraId="5BF9ED1E" w14:textId="77777777" w:rsidTr="00D43915">
        <w:trPr>
          <w:trHeight w:hRule="exact" w:val="1063"/>
        </w:trPr>
        <w:tc>
          <w:tcPr>
            <w:tcW w:w="873" w:type="dxa"/>
            <w:gridSpan w:val="2"/>
          </w:tcPr>
          <w:p w14:paraId="22D1D416" w14:textId="77777777" w:rsidR="00D0741D" w:rsidRPr="00B43262" w:rsidRDefault="00D0741D" w:rsidP="00D0741D">
            <w:r w:rsidRPr="00B43262">
              <w:rPr>
                <w:rFonts w:asciiTheme="majorHAnsi" w:hAnsiTheme="majorHAnsi"/>
                <w:b/>
                <w:sz w:val="20"/>
              </w:rPr>
              <w:t>Q7.</w:t>
            </w:r>
          </w:p>
        </w:tc>
        <w:tc>
          <w:tcPr>
            <w:tcW w:w="5208" w:type="dxa"/>
            <w:gridSpan w:val="3"/>
            <w:tcBorders>
              <w:right w:val="single" w:sz="4" w:space="0" w:color="auto"/>
            </w:tcBorders>
          </w:tcPr>
          <w:p w14:paraId="66C20377" w14:textId="77777777" w:rsidR="00D0741D" w:rsidRPr="00B43262" w:rsidRDefault="00D0741D" w:rsidP="00D0741D">
            <w:pPr>
              <w:rPr>
                <w:rFonts w:asciiTheme="majorHAnsi" w:hAnsiTheme="majorHAnsi" w:cs="Arial"/>
                <w:b/>
                <w:sz w:val="20"/>
              </w:rPr>
            </w:pPr>
            <w:r w:rsidRPr="00B43262">
              <w:rPr>
                <w:rFonts w:asciiTheme="majorHAnsi" w:hAnsiTheme="majorHAnsi" w:cs="Calibri"/>
                <w:b/>
                <w:color w:val="000000"/>
              </w:rPr>
              <w:t xml:space="preserve">Who </w:t>
            </w:r>
            <w:r w:rsidRPr="00B43262">
              <w:rPr>
                <w:rFonts w:asciiTheme="majorHAnsi" w:hAnsiTheme="majorHAnsi" w:cs="Calibri"/>
                <w:b/>
                <w:color w:val="000000"/>
                <w:u w:val="single"/>
              </w:rPr>
              <w:t>mainly</w:t>
            </w:r>
            <w:r w:rsidRPr="00B43262">
              <w:rPr>
                <w:rFonts w:asciiTheme="majorHAnsi" w:hAnsiTheme="majorHAnsi" w:cs="Calibri"/>
                <w:b/>
                <w:color w:val="000000"/>
              </w:rPr>
              <w:t xml:space="preserve"> pays for running costs for this facility?</w:t>
            </w:r>
          </w:p>
        </w:tc>
        <w:tc>
          <w:tcPr>
            <w:tcW w:w="2933" w:type="dxa"/>
            <w:gridSpan w:val="6"/>
            <w:tcBorders>
              <w:top w:val="single" w:sz="4" w:space="0" w:color="auto"/>
              <w:left w:val="single" w:sz="4" w:space="0" w:color="auto"/>
              <w:bottom w:val="single" w:sz="4" w:space="0" w:color="auto"/>
              <w:right w:val="nil"/>
            </w:tcBorders>
            <w:vAlign w:val="center"/>
          </w:tcPr>
          <w:p w14:paraId="3C0BE444" w14:textId="77777777" w:rsidR="00D0741D" w:rsidRPr="00B43262" w:rsidRDefault="00D0741D" w:rsidP="00D0741D">
            <w:pPr>
              <w:rPr>
                <w:rFonts w:asciiTheme="majorHAnsi" w:hAnsiTheme="majorHAnsi"/>
                <w:sz w:val="16"/>
                <w:szCs w:val="16"/>
              </w:rPr>
            </w:pPr>
            <w:r w:rsidRPr="00B43262">
              <w:rPr>
                <w:rFonts w:asciiTheme="majorHAnsi" w:hAnsiTheme="majorHAnsi"/>
                <w:sz w:val="16"/>
                <w:szCs w:val="16"/>
              </w:rPr>
              <w:t>State budget = 1</w:t>
            </w:r>
          </w:p>
          <w:p w14:paraId="2F40DE18" w14:textId="77777777" w:rsidR="00D0741D" w:rsidRPr="00B43262" w:rsidRDefault="00D0741D" w:rsidP="00D0741D">
            <w:pPr>
              <w:rPr>
                <w:rFonts w:asciiTheme="majorHAnsi" w:hAnsiTheme="majorHAnsi"/>
                <w:sz w:val="16"/>
                <w:szCs w:val="16"/>
              </w:rPr>
            </w:pPr>
            <w:r w:rsidRPr="00B43262">
              <w:rPr>
                <w:rFonts w:asciiTheme="majorHAnsi" w:hAnsiTheme="majorHAnsi"/>
                <w:sz w:val="16"/>
                <w:szCs w:val="16"/>
              </w:rPr>
              <w:t xml:space="preserve">Local budget = 2 </w:t>
            </w:r>
          </w:p>
          <w:p w14:paraId="66950CF1" w14:textId="77777777" w:rsidR="00D0741D" w:rsidRPr="00B43262" w:rsidRDefault="00D0741D" w:rsidP="00D0741D">
            <w:pPr>
              <w:rPr>
                <w:rFonts w:asciiTheme="majorHAnsi" w:hAnsiTheme="majorHAnsi"/>
                <w:sz w:val="16"/>
                <w:szCs w:val="16"/>
              </w:rPr>
            </w:pPr>
            <w:r w:rsidRPr="00B43262">
              <w:rPr>
                <w:rFonts w:asciiTheme="majorHAnsi" w:hAnsiTheme="majorHAnsi"/>
                <w:sz w:val="16"/>
                <w:szCs w:val="16"/>
              </w:rPr>
              <w:t>Own income = 3</w:t>
            </w:r>
          </w:p>
          <w:p w14:paraId="7F1E6BAA" w14:textId="77777777" w:rsidR="00D0741D" w:rsidRPr="00B43262" w:rsidRDefault="00D0741D" w:rsidP="00D0741D">
            <w:pPr>
              <w:rPr>
                <w:rFonts w:asciiTheme="majorHAnsi" w:hAnsiTheme="majorHAnsi"/>
                <w:sz w:val="16"/>
                <w:szCs w:val="16"/>
              </w:rPr>
            </w:pPr>
          </w:p>
        </w:tc>
        <w:tc>
          <w:tcPr>
            <w:tcW w:w="2986" w:type="dxa"/>
            <w:gridSpan w:val="4"/>
            <w:tcBorders>
              <w:top w:val="single" w:sz="4" w:space="0" w:color="auto"/>
              <w:left w:val="nil"/>
              <w:bottom w:val="single" w:sz="4" w:space="0" w:color="auto"/>
              <w:right w:val="single" w:sz="4" w:space="0" w:color="auto"/>
            </w:tcBorders>
            <w:vAlign w:val="center"/>
          </w:tcPr>
          <w:p w14:paraId="4D154B19" w14:textId="77777777" w:rsidR="00D0741D" w:rsidRPr="00611514" w:rsidRDefault="00D0741D" w:rsidP="00D0741D">
            <w:pPr>
              <w:jc w:val="right"/>
              <w:rPr>
                <w:rFonts w:asciiTheme="majorHAnsi" w:hAnsiTheme="majorHAnsi"/>
                <w:sz w:val="16"/>
                <w:szCs w:val="16"/>
                <w:lang w:val="fr-FR"/>
              </w:rPr>
            </w:pPr>
            <w:r w:rsidRPr="00611514">
              <w:rPr>
                <w:rFonts w:asciiTheme="majorHAnsi" w:hAnsiTheme="majorHAnsi"/>
                <w:sz w:val="16"/>
                <w:szCs w:val="16"/>
                <w:lang w:val="fr-FR"/>
              </w:rPr>
              <w:t>Non profit/NGO =4</w:t>
            </w:r>
          </w:p>
          <w:p w14:paraId="44EEDF1D" w14:textId="77777777" w:rsidR="00D0741D" w:rsidRPr="00611514" w:rsidRDefault="00D0741D" w:rsidP="00D0741D">
            <w:pPr>
              <w:jc w:val="right"/>
              <w:rPr>
                <w:rFonts w:asciiTheme="majorHAnsi" w:hAnsiTheme="majorHAnsi"/>
                <w:sz w:val="16"/>
                <w:szCs w:val="16"/>
                <w:lang w:val="fr-FR"/>
              </w:rPr>
            </w:pPr>
            <w:r w:rsidRPr="00611514">
              <w:rPr>
                <w:rFonts w:asciiTheme="majorHAnsi" w:hAnsiTheme="majorHAnsi"/>
                <w:sz w:val="16"/>
                <w:szCs w:val="16"/>
                <w:lang w:val="fr-FR"/>
              </w:rPr>
              <w:t>Non profit/Faith based = 5</w:t>
            </w:r>
          </w:p>
          <w:p w14:paraId="1AF23DFE" w14:textId="77777777" w:rsidR="00D0741D" w:rsidRPr="00B43262" w:rsidRDefault="00D0741D" w:rsidP="00D0741D">
            <w:pPr>
              <w:jc w:val="right"/>
              <w:rPr>
                <w:rFonts w:asciiTheme="majorHAnsi" w:hAnsiTheme="majorHAnsi"/>
                <w:sz w:val="16"/>
                <w:szCs w:val="16"/>
              </w:rPr>
            </w:pPr>
            <w:r w:rsidRPr="00B43262">
              <w:rPr>
                <w:rFonts w:asciiTheme="majorHAnsi" w:hAnsiTheme="majorHAnsi"/>
                <w:sz w:val="16"/>
                <w:szCs w:val="16"/>
              </w:rPr>
              <w:t>Other (specify) = 9</w:t>
            </w:r>
          </w:p>
        </w:tc>
        <w:tc>
          <w:tcPr>
            <w:tcW w:w="2058" w:type="dxa"/>
            <w:gridSpan w:val="2"/>
            <w:tcBorders>
              <w:left w:val="single" w:sz="4" w:space="0" w:color="auto"/>
            </w:tcBorders>
            <w:vAlign w:val="bottom"/>
          </w:tcPr>
          <w:p w14:paraId="5A4106AC" w14:textId="77777777" w:rsidR="00D0741D" w:rsidRPr="00B43262" w:rsidRDefault="00D0741D" w:rsidP="00D0741D">
            <w:pPr>
              <w:tabs>
                <w:tab w:val="center" w:pos="4680"/>
                <w:tab w:val="right" w:pos="9360"/>
              </w:tabs>
              <w:jc w:val="center"/>
              <w:rPr>
                <w:rFonts w:asciiTheme="majorHAnsi" w:hAnsiTheme="majorHAnsi" w:cs="Arial"/>
              </w:rPr>
            </w:pPr>
          </w:p>
          <w:p w14:paraId="0BA9E6AE" w14:textId="77777777" w:rsidR="00D0741D" w:rsidRPr="00B43262" w:rsidRDefault="00D0741D" w:rsidP="00D0741D">
            <w:pPr>
              <w:tabs>
                <w:tab w:val="center" w:pos="4680"/>
                <w:tab w:val="right" w:pos="9360"/>
              </w:tabs>
              <w:jc w:val="center"/>
              <w:rPr>
                <w:rFonts w:asciiTheme="majorHAnsi" w:hAnsiTheme="majorHAnsi" w:cs="Arial"/>
              </w:rPr>
            </w:pPr>
            <w:r w:rsidRPr="00B43262">
              <w:rPr>
                <w:rFonts w:asciiTheme="majorHAnsi" w:hAnsiTheme="majorHAnsi" w:cs="Arial"/>
              </w:rPr>
              <w:t>|___|</w:t>
            </w:r>
          </w:p>
          <w:p w14:paraId="10034DCC" w14:textId="77777777" w:rsidR="00D0741D" w:rsidRPr="00B43262" w:rsidRDefault="00D0741D" w:rsidP="00D0741D">
            <w:pPr>
              <w:tabs>
                <w:tab w:val="center" w:pos="4680"/>
                <w:tab w:val="right" w:pos="9360"/>
              </w:tabs>
              <w:jc w:val="center"/>
              <w:rPr>
                <w:rFonts w:asciiTheme="majorHAnsi" w:hAnsiTheme="majorHAnsi"/>
              </w:rPr>
            </w:pPr>
          </w:p>
          <w:p w14:paraId="69CC4181" w14:textId="77777777" w:rsidR="00D0741D" w:rsidRPr="00B43262" w:rsidRDefault="00D0741D" w:rsidP="00D0741D">
            <w:pPr>
              <w:tabs>
                <w:tab w:val="center" w:pos="4680"/>
                <w:tab w:val="right" w:pos="9360"/>
              </w:tabs>
              <w:jc w:val="center"/>
              <w:rPr>
                <w:rFonts w:asciiTheme="majorHAnsi" w:hAnsiTheme="majorHAnsi"/>
                <w:sz w:val="16"/>
                <w:szCs w:val="16"/>
              </w:rPr>
            </w:pPr>
            <w:r w:rsidRPr="00B43262">
              <w:rPr>
                <w:rFonts w:asciiTheme="majorHAnsi" w:hAnsiTheme="majorHAnsi"/>
                <w:sz w:val="18"/>
                <w:szCs w:val="18"/>
              </w:rPr>
              <w:t>_____________________</w:t>
            </w:r>
          </w:p>
        </w:tc>
      </w:tr>
      <w:tr w:rsidR="00D0741D" w:rsidRPr="00B43262" w14:paraId="3B05F5A2" w14:textId="77777777" w:rsidTr="00D43915">
        <w:trPr>
          <w:trHeight w:hRule="exact" w:val="1162"/>
        </w:trPr>
        <w:tc>
          <w:tcPr>
            <w:tcW w:w="873" w:type="dxa"/>
            <w:gridSpan w:val="2"/>
          </w:tcPr>
          <w:p w14:paraId="1E0A9063" w14:textId="77777777" w:rsidR="00D0741D" w:rsidRPr="00B43262" w:rsidRDefault="00D0741D" w:rsidP="00D0741D">
            <w:r w:rsidRPr="00B43262">
              <w:rPr>
                <w:rFonts w:asciiTheme="majorHAnsi" w:hAnsiTheme="majorHAnsi"/>
                <w:b/>
                <w:sz w:val="20"/>
              </w:rPr>
              <w:lastRenderedPageBreak/>
              <w:t>Q8.</w:t>
            </w:r>
          </w:p>
        </w:tc>
        <w:tc>
          <w:tcPr>
            <w:tcW w:w="5208" w:type="dxa"/>
            <w:gridSpan w:val="3"/>
            <w:tcBorders>
              <w:right w:val="single" w:sz="4" w:space="0" w:color="auto"/>
            </w:tcBorders>
          </w:tcPr>
          <w:p w14:paraId="1651DC71" w14:textId="77777777" w:rsidR="00D0741D" w:rsidRPr="00B43262" w:rsidRDefault="00D0741D" w:rsidP="00D0741D">
            <w:pPr>
              <w:rPr>
                <w:rFonts w:asciiTheme="majorHAnsi" w:hAnsiTheme="majorHAnsi" w:cs="Arial"/>
                <w:bCs/>
                <w:sz w:val="20"/>
              </w:rPr>
            </w:pPr>
            <w:r w:rsidRPr="00B43262">
              <w:rPr>
                <w:rFonts w:asciiTheme="majorHAnsi" w:hAnsiTheme="majorHAnsi" w:cs="Calibri"/>
                <w:b/>
                <w:bCs/>
                <w:color w:val="000000"/>
              </w:rPr>
              <w:t>What is the type of health facility?</w:t>
            </w:r>
          </w:p>
        </w:tc>
        <w:tc>
          <w:tcPr>
            <w:tcW w:w="1919" w:type="dxa"/>
            <w:gridSpan w:val="4"/>
            <w:tcBorders>
              <w:top w:val="single" w:sz="4" w:space="0" w:color="auto"/>
              <w:left w:val="single" w:sz="4" w:space="0" w:color="auto"/>
              <w:bottom w:val="single" w:sz="4" w:space="0" w:color="auto"/>
              <w:right w:val="nil"/>
            </w:tcBorders>
            <w:vAlign w:val="center"/>
          </w:tcPr>
          <w:p w14:paraId="5D82908C" w14:textId="77777777" w:rsidR="00D0741D" w:rsidRPr="00B43262" w:rsidDel="005B7DB1" w:rsidRDefault="00D0741D" w:rsidP="00D0741D">
            <w:pPr>
              <w:rPr>
                <w:rFonts w:asciiTheme="majorHAnsi" w:hAnsiTheme="majorHAnsi"/>
                <w:sz w:val="16"/>
              </w:rPr>
            </w:pPr>
          </w:p>
        </w:tc>
        <w:tc>
          <w:tcPr>
            <w:tcW w:w="1598" w:type="dxa"/>
            <w:gridSpan w:val="5"/>
            <w:tcBorders>
              <w:top w:val="single" w:sz="4" w:space="0" w:color="auto"/>
              <w:left w:val="nil"/>
              <w:bottom w:val="single" w:sz="4" w:space="0" w:color="auto"/>
              <w:right w:val="nil"/>
            </w:tcBorders>
            <w:vAlign w:val="center"/>
          </w:tcPr>
          <w:p w14:paraId="74F03F38" w14:textId="77777777" w:rsidR="00D0741D" w:rsidRPr="00B43262" w:rsidRDefault="00D0741D" w:rsidP="00D0741D">
            <w:pPr>
              <w:jc w:val="right"/>
              <w:rPr>
                <w:rFonts w:asciiTheme="majorHAnsi" w:hAnsiTheme="majorHAnsi"/>
                <w:sz w:val="16"/>
                <w:szCs w:val="16"/>
              </w:rPr>
            </w:pPr>
          </w:p>
        </w:tc>
        <w:tc>
          <w:tcPr>
            <w:tcW w:w="2402" w:type="dxa"/>
            <w:tcBorders>
              <w:top w:val="single" w:sz="4" w:space="0" w:color="auto"/>
              <w:left w:val="nil"/>
              <w:bottom w:val="single" w:sz="4" w:space="0" w:color="auto"/>
              <w:right w:val="single" w:sz="4" w:space="0" w:color="auto"/>
            </w:tcBorders>
            <w:vAlign w:val="center"/>
          </w:tcPr>
          <w:p w14:paraId="3FB64AEB" w14:textId="77777777" w:rsidR="00D0741D" w:rsidRPr="00B43262" w:rsidRDefault="00D0741D" w:rsidP="00D0741D">
            <w:pPr>
              <w:jc w:val="right"/>
              <w:rPr>
                <w:rFonts w:asciiTheme="majorHAnsi" w:hAnsiTheme="majorHAnsi"/>
                <w:sz w:val="16"/>
              </w:rPr>
            </w:pPr>
            <w:r w:rsidRPr="00B43262">
              <w:rPr>
                <w:rFonts w:asciiTheme="majorHAnsi" w:hAnsiTheme="majorHAnsi"/>
                <w:sz w:val="16"/>
              </w:rPr>
              <w:t>Dispensary = 1</w:t>
            </w:r>
          </w:p>
          <w:p w14:paraId="4F64F1B6" w14:textId="77777777" w:rsidR="00D0741D" w:rsidRPr="00B43262" w:rsidRDefault="00D0741D" w:rsidP="00D0741D">
            <w:pPr>
              <w:jc w:val="right"/>
              <w:rPr>
                <w:rFonts w:asciiTheme="majorHAnsi" w:hAnsiTheme="majorHAnsi"/>
                <w:sz w:val="16"/>
              </w:rPr>
            </w:pPr>
            <w:r w:rsidRPr="00B43262">
              <w:rPr>
                <w:rFonts w:asciiTheme="majorHAnsi" w:hAnsiTheme="majorHAnsi"/>
                <w:sz w:val="16"/>
              </w:rPr>
              <w:t>Health Centre = 2</w:t>
            </w:r>
          </w:p>
          <w:p w14:paraId="6E99B2DF" w14:textId="77777777" w:rsidR="00D0741D" w:rsidRPr="00B43262" w:rsidRDefault="00D0741D" w:rsidP="00D0741D">
            <w:pPr>
              <w:jc w:val="right"/>
              <w:rPr>
                <w:rFonts w:asciiTheme="majorHAnsi" w:hAnsiTheme="majorHAnsi"/>
                <w:sz w:val="16"/>
                <w:szCs w:val="16"/>
              </w:rPr>
            </w:pPr>
            <w:r w:rsidRPr="00B43262">
              <w:rPr>
                <w:rFonts w:asciiTheme="majorHAnsi" w:hAnsiTheme="majorHAnsi"/>
                <w:sz w:val="16"/>
              </w:rPr>
              <w:t>District Hospital = 3</w:t>
            </w:r>
          </w:p>
          <w:p w14:paraId="19701A76" w14:textId="77777777" w:rsidR="00D0741D" w:rsidRPr="00B43262" w:rsidRDefault="00D0741D" w:rsidP="00D0741D">
            <w:pPr>
              <w:jc w:val="right"/>
              <w:rPr>
                <w:rFonts w:asciiTheme="majorHAnsi" w:hAnsiTheme="majorHAnsi"/>
                <w:sz w:val="16"/>
                <w:szCs w:val="16"/>
              </w:rPr>
            </w:pPr>
            <w:r w:rsidRPr="00B43262">
              <w:rPr>
                <w:rFonts w:asciiTheme="majorHAnsi" w:hAnsiTheme="majorHAnsi"/>
                <w:sz w:val="16"/>
                <w:szCs w:val="16"/>
              </w:rPr>
              <w:t>Other (specify) = 9</w:t>
            </w:r>
          </w:p>
        </w:tc>
        <w:tc>
          <w:tcPr>
            <w:tcW w:w="2058" w:type="dxa"/>
            <w:gridSpan w:val="2"/>
            <w:tcBorders>
              <w:left w:val="single" w:sz="4" w:space="0" w:color="auto"/>
            </w:tcBorders>
            <w:vAlign w:val="bottom"/>
          </w:tcPr>
          <w:p w14:paraId="7CB3E7AC" w14:textId="77777777" w:rsidR="00D0741D" w:rsidRPr="00B43262" w:rsidRDefault="00D0741D" w:rsidP="00D0741D">
            <w:pPr>
              <w:tabs>
                <w:tab w:val="center" w:pos="4680"/>
                <w:tab w:val="right" w:pos="9360"/>
              </w:tabs>
              <w:jc w:val="center"/>
              <w:rPr>
                <w:rFonts w:asciiTheme="majorHAnsi" w:hAnsiTheme="majorHAnsi" w:cs="Arial"/>
              </w:rPr>
            </w:pPr>
            <w:r w:rsidRPr="00B43262">
              <w:rPr>
                <w:rFonts w:asciiTheme="majorHAnsi" w:hAnsiTheme="majorHAnsi" w:cs="Arial"/>
              </w:rPr>
              <w:t>|___|___|</w:t>
            </w:r>
          </w:p>
          <w:p w14:paraId="1CCBA447" w14:textId="77777777" w:rsidR="00D0741D" w:rsidRPr="00B43262" w:rsidRDefault="00D0741D" w:rsidP="00D0741D">
            <w:pPr>
              <w:tabs>
                <w:tab w:val="center" w:pos="4680"/>
                <w:tab w:val="right" w:pos="9360"/>
              </w:tabs>
              <w:jc w:val="center"/>
              <w:rPr>
                <w:rFonts w:asciiTheme="majorHAnsi" w:hAnsiTheme="majorHAnsi"/>
              </w:rPr>
            </w:pPr>
          </w:p>
          <w:p w14:paraId="4B69F5C2" w14:textId="77777777" w:rsidR="00D0741D" w:rsidRPr="00B43262" w:rsidRDefault="00D0741D" w:rsidP="00D0741D">
            <w:pPr>
              <w:keepNext/>
              <w:keepLines/>
              <w:jc w:val="center"/>
              <w:outlineLvl w:val="6"/>
              <w:rPr>
                <w:rFonts w:asciiTheme="majorHAnsi" w:hAnsiTheme="majorHAnsi"/>
              </w:rPr>
            </w:pPr>
            <w:r w:rsidRPr="00B43262">
              <w:rPr>
                <w:rFonts w:asciiTheme="majorHAnsi" w:hAnsiTheme="majorHAnsi"/>
                <w:sz w:val="18"/>
                <w:szCs w:val="18"/>
              </w:rPr>
              <w:t>_____________________</w:t>
            </w:r>
          </w:p>
        </w:tc>
      </w:tr>
      <w:tr w:rsidR="0061154F" w:rsidRPr="0061154F" w14:paraId="225A724C" w14:textId="77777777" w:rsidTr="00D43915">
        <w:trPr>
          <w:trHeight w:hRule="exact" w:val="541"/>
        </w:trPr>
        <w:tc>
          <w:tcPr>
            <w:tcW w:w="873" w:type="dxa"/>
            <w:gridSpan w:val="2"/>
          </w:tcPr>
          <w:p w14:paraId="6EAD1FBD" w14:textId="77777777" w:rsidR="00D0741D" w:rsidRPr="0061154F" w:rsidRDefault="00D0741D" w:rsidP="00D0741D">
            <w:r w:rsidRPr="0061154F">
              <w:rPr>
                <w:rFonts w:asciiTheme="majorHAnsi" w:hAnsiTheme="majorHAnsi"/>
                <w:b/>
                <w:sz w:val="20"/>
              </w:rPr>
              <w:t>Q9.</w:t>
            </w:r>
          </w:p>
        </w:tc>
        <w:tc>
          <w:tcPr>
            <w:tcW w:w="5208" w:type="dxa"/>
            <w:gridSpan w:val="3"/>
          </w:tcPr>
          <w:p w14:paraId="02A79857" w14:textId="733994A6" w:rsidR="00D0741D" w:rsidRPr="0061154F" w:rsidRDefault="00D0741D" w:rsidP="00065C35">
            <w:pPr>
              <w:rPr>
                <w:rFonts w:asciiTheme="majorHAnsi" w:hAnsiTheme="majorHAnsi" w:cs="Arial"/>
                <w:b/>
                <w:sz w:val="20"/>
              </w:rPr>
            </w:pPr>
            <w:r w:rsidRPr="0061154F">
              <w:rPr>
                <w:rFonts w:asciiTheme="majorHAnsi" w:hAnsiTheme="majorHAnsi" w:cs="Arial"/>
                <w:b/>
                <w:sz w:val="20"/>
              </w:rPr>
              <w:t xml:space="preserve">How do you </w:t>
            </w:r>
            <w:r w:rsidR="002A1F29" w:rsidRPr="0061154F">
              <w:rPr>
                <w:rFonts w:asciiTheme="majorHAnsi" w:hAnsiTheme="majorHAnsi" w:cs="Arial"/>
                <w:b/>
                <w:sz w:val="20"/>
              </w:rPr>
              <w:t xml:space="preserve">usually </w:t>
            </w:r>
            <w:r w:rsidRPr="0061154F">
              <w:rPr>
                <w:rFonts w:asciiTheme="majorHAnsi" w:hAnsiTheme="majorHAnsi" w:cs="Arial"/>
                <w:b/>
                <w:sz w:val="20"/>
              </w:rPr>
              <w:t xml:space="preserve">get to the </w:t>
            </w:r>
            <w:r w:rsidR="00065C35" w:rsidRPr="0061154F">
              <w:rPr>
                <w:rFonts w:asciiTheme="majorHAnsi" w:hAnsiTheme="majorHAnsi" w:cs="Arial"/>
                <w:b/>
                <w:sz w:val="20"/>
              </w:rPr>
              <w:t>DHMT</w:t>
            </w:r>
            <w:r w:rsidRPr="0061154F">
              <w:rPr>
                <w:rFonts w:asciiTheme="majorHAnsi" w:hAnsiTheme="majorHAnsi" w:cs="Arial"/>
                <w:b/>
                <w:sz w:val="20"/>
              </w:rPr>
              <w:t>?</w:t>
            </w:r>
          </w:p>
        </w:tc>
        <w:tc>
          <w:tcPr>
            <w:tcW w:w="1991" w:type="dxa"/>
            <w:gridSpan w:val="5"/>
            <w:tcBorders>
              <w:top w:val="single" w:sz="4" w:space="0" w:color="auto"/>
              <w:right w:val="nil"/>
            </w:tcBorders>
            <w:vAlign w:val="center"/>
          </w:tcPr>
          <w:p w14:paraId="728BECB0" w14:textId="77777777" w:rsidR="00D0741D" w:rsidRPr="0061154F" w:rsidRDefault="00D0741D" w:rsidP="00D0741D">
            <w:pPr>
              <w:jc w:val="right"/>
              <w:rPr>
                <w:rFonts w:asciiTheme="majorHAnsi" w:hAnsiTheme="majorHAnsi"/>
                <w:sz w:val="16"/>
                <w:szCs w:val="16"/>
              </w:rPr>
            </w:pPr>
            <w:r w:rsidRPr="0061154F">
              <w:rPr>
                <w:rFonts w:asciiTheme="majorHAnsi" w:hAnsiTheme="majorHAnsi"/>
                <w:sz w:val="16"/>
                <w:szCs w:val="16"/>
              </w:rPr>
              <w:t>Car = 1</w:t>
            </w:r>
          </w:p>
          <w:p w14:paraId="7D0406C9" w14:textId="77777777" w:rsidR="00D0741D" w:rsidRPr="0061154F" w:rsidRDefault="00D0741D" w:rsidP="00611514">
            <w:pPr>
              <w:jc w:val="right"/>
              <w:rPr>
                <w:rFonts w:asciiTheme="majorHAnsi" w:hAnsiTheme="majorHAnsi"/>
                <w:sz w:val="16"/>
                <w:szCs w:val="16"/>
              </w:rPr>
            </w:pPr>
            <w:r w:rsidRPr="0061154F">
              <w:rPr>
                <w:rFonts w:asciiTheme="majorHAnsi" w:hAnsiTheme="majorHAnsi"/>
                <w:sz w:val="16"/>
                <w:szCs w:val="16"/>
              </w:rPr>
              <w:t>Moto (both  Kekeh and Okada) = 2</w:t>
            </w:r>
          </w:p>
        </w:tc>
        <w:tc>
          <w:tcPr>
            <w:tcW w:w="1367" w:type="dxa"/>
            <w:gridSpan w:val="3"/>
            <w:tcBorders>
              <w:top w:val="single" w:sz="4" w:space="0" w:color="auto"/>
              <w:left w:val="nil"/>
              <w:right w:val="nil"/>
            </w:tcBorders>
            <w:vAlign w:val="center"/>
          </w:tcPr>
          <w:p w14:paraId="1E853EB0" w14:textId="77777777" w:rsidR="00D0741D" w:rsidRPr="0061154F" w:rsidRDefault="00D0741D" w:rsidP="00D0741D">
            <w:pPr>
              <w:jc w:val="right"/>
              <w:rPr>
                <w:rFonts w:asciiTheme="majorHAnsi" w:hAnsiTheme="majorHAnsi"/>
                <w:sz w:val="16"/>
                <w:szCs w:val="16"/>
              </w:rPr>
            </w:pPr>
            <w:r w:rsidRPr="0061154F">
              <w:rPr>
                <w:rFonts w:asciiTheme="majorHAnsi" w:hAnsiTheme="majorHAnsi"/>
                <w:sz w:val="16"/>
                <w:szCs w:val="16"/>
              </w:rPr>
              <w:t>Bicycle =3</w:t>
            </w:r>
          </w:p>
          <w:p w14:paraId="78C2AE8A" w14:textId="77777777" w:rsidR="00D0741D" w:rsidRPr="0061154F" w:rsidRDefault="00D0741D" w:rsidP="00D0741D">
            <w:pPr>
              <w:jc w:val="right"/>
              <w:rPr>
                <w:rFonts w:asciiTheme="majorHAnsi" w:hAnsiTheme="majorHAnsi"/>
                <w:sz w:val="16"/>
                <w:szCs w:val="16"/>
              </w:rPr>
            </w:pPr>
            <w:r w:rsidRPr="0061154F">
              <w:rPr>
                <w:rFonts w:asciiTheme="majorHAnsi" w:hAnsiTheme="majorHAnsi"/>
                <w:sz w:val="16"/>
                <w:szCs w:val="16"/>
              </w:rPr>
              <w:t>By foot =4</w:t>
            </w:r>
          </w:p>
        </w:tc>
        <w:tc>
          <w:tcPr>
            <w:tcW w:w="2561" w:type="dxa"/>
            <w:gridSpan w:val="2"/>
            <w:tcBorders>
              <w:top w:val="single" w:sz="4" w:space="0" w:color="auto"/>
              <w:left w:val="nil"/>
            </w:tcBorders>
            <w:vAlign w:val="center"/>
          </w:tcPr>
          <w:p w14:paraId="5FAEE4B5" w14:textId="77777777" w:rsidR="00D0741D" w:rsidRPr="0061154F" w:rsidRDefault="00D0741D" w:rsidP="00D0741D">
            <w:pPr>
              <w:rPr>
                <w:rFonts w:asciiTheme="majorHAnsi" w:hAnsiTheme="majorHAnsi"/>
                <w:sz w:val="16"/>
                <w:szCs w:val="16"/>
              </w:rPr>
            </w:pPr>
            <w:r w:rsidRPr="0061154F">
              <w:rPr>
                <w:rFonts w:asciiTheme="majorHAnsi" w:hAnsiTheme="majorHAnsi"/>
                <w:sz w:val="16"/>
                <w:szCs w:val="16"/>
              </w:rPr>
              <w:t>Resides at the headquarters = 5</w:t>
            </w:r>
          </w:p>
          <w:p w14:paraId="5388E844" w14:textId="77777777" w:rsidR="00D0741D" w:rsidRPr="0061154F" w:rsidRDefault="00D0741D" w:rsidP="00D0741D">
            <w:pPr>
              <w:rPr>
                <w:rFonts w:asciiTheme="majorHAnsi" w:hAnsiTheme="majorHAnsi"/>
                <w:sz w:val="16"/>
                <w:szCs w:val="16"/>
              </w:rPr>
            </w:pPr>
            <w:r w:rsidRPr="0061154F">
              <w:rPr>
                <w:rFonts w:asciiTheme="majorHAnsi" w:hAnsiTheme="majorHAnsi"/>
                <w:sz w:val="16"/>
                <w:szCs w:val="16"/>
              </w:rPr>
              <w:t>Boat = 6</w:t>
            </w:r>
          </w:p>
        </w:tc>
        <w:tc>
          <w:tcPr>
            <w:tcW w:w="2058" w:type="dxa"/>
            <w:gridSpan w:val="2"/>
            <w:vAlign w:val="bottom"/>
          </w:tcPr>
          <w:p w14:paraId="464363DA" w14:textId="77777777" w:rsidR="00D0741D" w:rsidRPr="0061154F" w:rsidRDefault="00D0741D" w:rsidP="00D0741D">
            <w:pPr>
              <w:keepNext/>
              <w:keepLines/>
              <w:jc w:val="center"/>
              <w:outlineLvl w:val="6"/>
              <w:rPr>
                <w:rFonts w:asciiTheme="majorHAnsi" w:hAnsiTheme="majorHAnsi"/>
              </w:rPr>
            </w:pPr>
            <w:r w:rsidRPr="0061154F">
              <w:rPr>
                <w:rFonts w:asciiTheme="majorHAnsi" w:hAnsiTheme="majorHAnsi" w:cs="Arial"/>
              </w:rPr>
              <w:t>|___|</w:t>
            </w:r>
          </w:p>
        </w:tc>
      </w:tr>
      <w:tr w:rsidR="0061154F" w:rsidRPr="0061154F" w14:paraId="63B17F8A" w14:textId="77777777" w:rsidTr="00D43915">
        <w:trPr>
          <w:trHeight w:hRule="exact" w:val="739"/>
        </w:trPr>
        <w:tc>
          <w:tcPr>
            <w:tcW w:w="873" w:type="dxa"/>
            <w:gridSpan w:val="2"/>
          </w:tcPr>
          <w:p w14:paraId="02DF87C2" w14:textId="77777777" w:rsidR="00D0741D" w:rsidRPr="0061154F" w:rsidRDefault="00D0741D" w:rsidP="00D0741D">
            <w:r w:rsidRPr="0061154F">
              <w:rPr>
                <w:rFonts w:asciiTheme="majorHAnsi" w:hAnsiTheme="majorHAnsi"/>
                <w:b/>
                <w:sz w:val="20"/>
              </w:rPr>
              <w:t>Q10.</w:t>
            </w:r>
          </w:p>
        </w:tc>
        <w:tc>
          <w:tcPr>
            <w:tcW w:w="5208" w:type="dxa"/>
            <w:gridSpan w:val="3"/>
          </w:tcPr>
          <w:p w14:paraId="5467CF27" w14:textId="0308A33D" w:rsidR="00D0741D" w:rsidRPr="0061154F" w:rsidRDefault="00D0741D" w:rsidP="00D0741D">
            <w:pPr>
              <w:ind w:left="72"/>
              <w:rPr>
                <w:rFonts w:asciiTheme="majorHAnsi" w:hAnsiTheme="majorHAnsi" w:cs="Calibri"/>
                <w:b/>
              </w:rPr>
            </w:pPr>
            <w:r w:rsidRPr="0061154F">
              <w:rPr>
                <w:rFonts w:asciiTheme="majorHAnsi" w:hAnsiTheme="majorHAnsi" w:cs="Calibri"/>
                <w:b/>
                <w:sz w:val="20"/>
                <w:szCs w:val="20"/>
              </w:rPr>
              <w:t xml:space="preserve">Using this method of transport, what is the approximate traveling time from this facility to the </w:t>
            </w:r>
            <w:r w:rsidR="001A00C1" w:rsidRPr="0061154F">
              <w:rPr>
                <w:rFonts w:asciiTheme="majorHAnsi" w:hAnsiTheme="majorHAnsi" w:cs="Calibri"/>
                <w:b/>
                <w:sz w:val="20"/>
                <w:szCs w:val="20"/>
              </w:rPr>
              <w:t>DHMT</w:t>
            </w:r>
            <w:r w:rsidRPr="0061154F">
              <w:rPr>
                <w:rFonts w:asciiTheme="majorHAnsi" w:hAnsiTheme="majorHAnsi" w:cs="Calibri"/>
                <w:b/>
                <w:sz w:val="20"/>
                <w:szCs w:val="20"/>
              </w:rPr>
              <w:t xml:space="preserve">? </w:t>
            </w:r>
          </w:p>
          <w:p w14:paraId="2D82F56C" w14:textId="77777777" w:rsidR="00D0741D" w:rsidRPr="0061154F" w:rsidRDefault="00D0741D" w:rsidP="00D0741D">
            <w:pPr>
              <w:rPr>
                <w:rFonts w:asciiTheme="majorHAnsi" w:hAnsiTheme="majorHAnsi" w:cs="Arial"/>
                <w:b/>
                <w:sz w:val="20"/>
              </w:rPr>
            </w:pPr>
          </w:p>
        </w:tc>
        <w:tc>
          <w:tcPr>
            <w:tcW w:w="5919" w:type="dxa"/>
            <w:gridSpan w:val="10"/>
            <w:tcBorders>
              <w:top w:val="single" w:sz="4" w:space="0" w:color="auto"/>
            </w:tcBorders>
            <w:vAlign w:val="center"/>
          </w:tcPr>
          <w:p w14:paraId="140DEA15" w14:textId="77777777" w:rsidR="00D0741D" w:rsidRPr="0061154F" w:rsidRDefault="00D0741D" w:rsidP="00D0741D">
            <w:pPr>
              <w:jc w:val="right"/>
              <w:rPr>
                <w:rFonts w:asciiTheme="majorHAnsi" w:hAnsiTheme="majorHAnsi"/>
                <w:sz w:val="16"/>
                <w:szCs w:val="16"/>
              </w:rPr>
            </w:pPr>
            <w:r w:rsidRPr="0061154F">
              <w:rPr>
                <w:rFonts w:asciiTheme="majorHAnsi" w:hAnsiTheme="majorHAnsi"/>
                <w:sz w:val="16"/>
                <w:szCs w:val="16"/>
              </w:rPr>
              <w:t>Hours/Minutes (e.g. 01h16)</w:t>
            </w:r>
          </w:p>
          <w:p w14:paraId="74D9E3CB" w14:textId="77777777" w:rsidR="00D0741D" w:rsidRPr="0061154F" w:rsidRDefault="00D0741D" w:rsidP="00D0741D">
            <w:pPr>
              <w:jc w:val="right"/>
              <w:rPr>
                <w:rFonts w:asciiTheme="majorHAnsi" w:hAnsiTheme="majorHAnsi"/>
                <w:sz w:val="16"/>
                <w:szCs w:val="16"/>
              </w:rPr>
            </w:pPr>
            <w:r w:rsidRPr="0061154F">
              <w:rPr>
                <w:rFonts w:asciiTheme="majorHAnsi" w:hAnsiTheme="majorHAnsi"/>
                <w:sz w:val="16"/>
                <w:szCs w:val="16"/>
              </w:rPr>
              <w:t>NB: 00h00 if Q9=5</w:t>
            </w:r>
          </w:p>
        </w:tc>
        <w:tc>
          <w:tcPr>
            <w:tcW w:w="2058" w:type="dxa"/>
            <w:gridSpan w:val="2"/>
            <w:vAlign w:val="bottom"/>
          </w:tcPr>
          <w:p w14:paraId="6604DD7A" w14:textId="77777777" w:rsidR="00D0741D" w:rsidRPr="0061154F" w:rsidRDefault="00D0741D" w:rsidP="00D0741D">
            <w:pPr>
              <w:keepNext/>
              <w:keepLines/>
              <w:jc w:val="center"/>
              <w:outlineLvl w:val="6"/>
              <w:rPr>
                <w:rFonts w:asciiTheme="majorHAnsi" w:hAnsiTheme="majorHAnsi" w:cs="Arial"/>
              </w:rPr>
            </w:pPr>
            <w:r w:rsidRPr="0061154F">
              <w:rPr>
                <w:rFonts w:asciiTheme="majorHAnsi" w:hAnsiTheme="majorHAnsi" w:cs="Arial"/>
              </w:rPr>
              <w:t>|___|___|</w:t>
            </w:r>
            <w:r w:rsidRPr="0061154F">
              <w:rPr>
                <w:rFonts w:asciiTheme="majorHAnsi" w:hAnsiTheme="majorHAnsi"/>
              </w:rPr>
              <w:t>h</w:t>
            </w:r>
            <w:r w:rsidRPr="0061154F">
              <w:rPr>
                <w:rFonts w:asciiTheme="majorHAnsi" w:hAnsiTheme="majorHAnsi" w:cs="Arial"/>
              </w:rPr>
              <w:t>|___|___|</w:t>
            </w:r>
          </w:p>
        </w:tc>
      </w:tr>
      <w:tr w:rsidR="00D0741D" w:rsidRPr="00B43262" w14:paraId="03A67754" w14:textId="77777777" w:rsidTr="00D43915">
        <w:trPr>
          <w:trHeight w:val="287"/>
        </w:trPr>
        <w:tc>
          <w:tcPr>
            <w:tcW w:w="14058" w:type="dxa"/>
            <w:gridSpan w:val="17"/>
            <w:shd w:val="clear" w:color="auto" w:fill="D9D9D9" w:themeFill="background1" w:themeFillShade="D9"/>
          </w:tcPr>
          <w:p w14:paraId="2B76B264" w14:textId="77777777" w:rsidR="00D0741D" w:rsidRPr="00B43262" w:rsidRDefault="00D0741D" w:rsidP="00D0741D">
            <w:pPr>
              <w:keepNext/>
              <w:keepLines/>
              <w:outlineLvl w:val="6"/>
              <w:rPr>
                <w:rFonts w:asciiTheme="majorHAnsi" w:hAnsiTheme="majorHAnsi" w:cs="Arial"/>
                <w:b/>
              </w:rPr>
            </w:pPr>
            <w:r w:rsidRPr="00B43262">
              <w:rPr>
                <w:rFonts w:asciiTheme="majorHAnsi" w:hAnsiTheme="majorHAnsi" w:cs="Arial"/>
                <w:b/>
              </w:rPr>
              <w:t>Service Delivery</w:t>
            </w:r>
          </w:p>
        </w:tc>
      </w:tr>
      <w:tr w:rsidR="00D0741D" w:rsidRPr="00B43262" w14:paraId="0052F152" w14:textId="77777777" w:rsidTr="00D43915">
        <w:tblPrEx>
          <w:tblLook w:val="0020" w:firstRow="1" w:lastRow="0" w:firstColumn="0" w:lastColumn="0" w:noHBand="0" w:noVBand="0"/>
        </w:tblPrEx>
        <w:trPr>
          <w:trHeight w:val="516"/>
        </w:trPr>
        <w:tc>
          <w:tcPr>
            <w:tcW w:w="809" w:type="dxa"/>
            <w:tcBorders>
              <w:top w:val="single" w:sz="4" w:space="0" w:color="auto"/>
            </w:tcBorders>
          </w:tcPr>
          <w:p w14:paraId="243C928E" w14:textId="77777777" w:rsidR="00D0741D" w:rsidRPr="00B43262" w:rsidRDefault="00D0741D" w:rsidP="00D0741D">
            <w:r w:rsidRPr="00B43262">
              <w:rPr>
                <w:rFonts w:asciiTheme="majorHAnsi" w:hAnsiTheme="majorHAnsi"/>
                <w:b/>
                <w:sz w:val="20"/>
              </w:rPr>
              <w:t>Q11.</w:t>
            </w:r>
          </w:p>
        </w:tc>
        <w:tc>
          <w:tcPr>
            <w:tcW w:w="4779" w:type="dxa"/>
            <w:gridSpan w:val="3"/>
            <w:tcBorders>
              <w:top w:val="single" w:sz="4" w:space="0" w:color="auto"/>
            </w:tcBorders>
          </w:tcPr>
          <w:p w14:paraId="42CF1E8A" w14:textId="77777777" w:rsidR="00D0741D" w:rsidRPr="00B43262" w:rsidRDefault="00D0741D" w:rsidP="00D0741D">
            <w:pPr>
              <w:widowControl w:val="0"/>
              <w:autoSpaceDE w:val="0"/>
              <w:autoSpaceDN w:val="0"/>
              <w:adjustRightInd w:val="0"/>
              <w:rPr>
                <w:rFonts w:asciiTheme="majorHAnsi" w:hAnsiTheme="majorHAnsi" w:cs="Arial"/>
                <w:b/>
                <w:sz w:val="20"/>
              </w:rPr>
            </w:pPr>
            <w:r w:rsidRPr="00B43262">
              <w:rPr>
                <w:rFonts w:asciiTheme="majorHAnsi" w:hAnsiTheme="majorHAnsi" w:cs="Arial"/>
                <w:b/>
                <w:sz w:val="20"/>
              </w:rPr>
              <w:t>How many days per week is this facility open?</w:t>
            </w:r>
          </w:p>
          <w:p w14:paraId="1ED35C84" w14:textId="77777777" w:rsidR="00D0741D" w:rsidRPr="00B43262" w:rsidRDefault="00D0741D" w:rsidP="00D0741D">
            <w:pPr>
              <w:widowControl w:val="0"/>
              <w:autoSpaceDE w:val="0"/>
              <w:autoSpaceDN w:val="0"/>
              <w:adjustRightInd w:val="0"/>
              <w:rPr>
                <w:rFonts w:asciiTheme="majorHAnsi" w:hAnsiTheme="majorHAnsi" w:cs="Arial"/>
              </w:rPr>
            </w:pPr>
            <w:r w:rsidRPr="00B43262">
              <w:rPr>
                <w:rFonts w:asciiTheme="majorHAnsi" w:hAnsiTheme="majorHAnsi" w:cs="Arial"/>
                <w:sz w:val="20"/>
              </w:rPr>
              <w:t>Number (1-7)</w:t>
            </w:r>
          </w:p>
        </w:tc>
        <w:tc>
          <w:tcPr>
            <w:tcW w:w="1536" w:type="dxa"/>
            <w:gridSpan w:val="2"/>
            <w:tcBorders>
              <w:top w:val="single" w:sz="4" w:space="0" w:color="auto"/>
            </w:tcBorders>
            <w:vAlign w:val="bottom"/>
          </w:tcPr>
          <w:p w14:paraId="2D90F943" w14:textId="77777777" w:rsidR="00D0741D" w:rsidRPr="00B43262" w:rsidRDefault="00D0741D" w:rsidP="00D0741D">
            <w:pPr>
              <w:widowControl w:val="0"/>
              <w:autoSpaceDE w:val="0"/>
              <w:autoSpaceDN w:val="0"/>
              <w:adjustRightInd w:val="0"/>
              <w:jc w:val="center"/>
              <w:rPr>
                <w:rFonts w:asciiTheme="majorHAnsi" w:hAnsiTheme="majorHAnsi" w:cs="Arial"/>
              </w:rPr>
            </w:pPr>
            <w:r w:rsidRPr="00B43262">
              <w:rPr>
                <w:rFonts w:asciiTheme="majorHAnsi" w:hAnsiTheme="majorHAnsi" w:cs="Arial"/>
                <w:sz w:val="16"/>
                <w:szCs w:val="16"/>
              </w:rPr>
              <w:t>|___|</w:t>
            </w:r>
          </w:p>
        </w:tc>
        <w:tc>
          <w:tcPr>
            <w:tcW w:w="722" w:type="dxa"/>
            <w:gridSpan w:val="2"/>
            <w:tcBorders>
              <w:top w:val="single" w:sz="4" w:space="0" w:color="auto"/>
            </w:tcBorders>
          </w:tcPr>
          <w:p w14:paraId="2DB759DB" w14:textId="77777777" w:rsidR="00D0741D" w:rsidRPr="00B43262" w:rsidRDefault="00D0741D" w:rsidP="00D0741D">
            <w:pPr>
              <w:rPr>
                <w:rFonts w:asciiTheme="majorHAnsi" w:hAnsiTheme="majorHAnsi"/>
                <w:b/>
                <w:sz w:val="20"/>
              </w:rPr>
            </w:pPr>
            <w:r w:rsidRPr="00B43262">
              <w:rPr>
                <w:rFonts w:asciiTheme="majorHAnsi" w:hAnsiTheme="majorHAnsi"/>
                <w:b/>
                <w:sz w:val="20"/>
              </w:rPr>
              <w:t>Q12.</w:t>
            </w:r>
          </w:p>
        </w:tc>
        <w:tc>
          <w:tcPr>
            <w:tcW w:w="4409" w:type="dxa"/>
            <w:gridSpan w:val="8"/>
            <w:tcBorders>
              <w:top w:val="single" w:sz="4" w:space="0" w:color="auto"/>
            </w:tcBorders>
          </w:tcPr>
          <w:p w14:paraId="6DFEEA37" w14:textId="77777777" w:rsidR="00D0741D" w:rsidRPr="00B43262" w:rsidRDefault="00D0741D" w:rsidP="00D0741D">
            <w:pPr>
              <w:jc w:val="right"/>
              <w:rPr>
                <w:rFonts w:asciiTheme="majorHAnsi" w:hAnsiTheme="majorHAnsi" w:cs="Arial"/>
                <w:b/>
                <w:sz w:val="20"/>
              </w:rPr>
            </w:pPr>
            <w:r w:rsidRPr="00B43262">
              <w:rPr>
                <w:rFonts w:asciiTheme="majorHAnsi" w:hAnsiTheme="majorHAnsi" w:cs="Arial"/>
                <w:b/>
                <w:sz w:val="20"/>
              </w:rPr>
              <w:t>How many hours per day (on average) does this facility offer outpatient consultation?</w:t>
            </w:r>
          </w:p>
          <w:p w14:paraId="676C4101" w14:textId="77777777" w:rsidR="00D0741D" w:rsidRPr="00B43262" w:rsidRDefault="00D0741D" w:rsidP="00D0741D">
            <w:pPr>
              <w:jc w:val="right"/>
              <w:rPr>
                <w:rFonts w:asciiTheme="majorHAnsi" w:hAnsiTheme="majorHAnsi" w:cs="Arial"/>
                <w:sz w:val="20"/>
              </w:rPr>
            </w:pPr>
            <w:r w:rsidRPr="00B43262">
              <w:rPr>
                <w:rFonts w:asciiTheme="majorHAnsi" w:hAnsiTheme="majorHAnsi" w:cs="Arial"/>
                <w:sz w:val="20"/>
              </w:rPr>
              <w:t xml:space="preserve"> </w:t>
            </w:r>
          </w:p>
        </w:tc>
        <w:tc>
          <w:tcPr>
            <w:tcW w:w="1803" w:type="dxa"/>
            <w:tcBorders>
              <w:top w:val="single" w:sz="4" w:space="0" w:color="auto"/>
            </w:tcBorders>
            <w:vAlign w:val="bottom"/>
          </w:tcPr>
          <w:p w14:paraId="3F06BB79" w14:textId="77777777" w:rsidR="00D0741D" w:rsidRPr="00B43262" w:rsidRDefault="00D0741D" w:rsidP="00D0741D">
            <w:pPr>
              <w:jc w:val="center"/>
              <w:rPr>
                <w:rFonts w:asciiTheme="majorHAnsi" w:hAnsiTheme="majorHAnsi" w:cs="Arial"/>
              </w:rPr>
            </w:pPr>
            <w:r w:rsidRPr="00B43262">
              <w:rPr>
                <w:rFonts w:asciiTheme="majorHAnsi" w:hAnsiTheme="majorHAnsi" w:cs="Arial"/>
              </w:rPr>
              <w:t>|___|___|</w:t>
            </w:r>
            <w:r w:rsidRPr="00B43262">
              <w:rPr>
                <w:rFonts w:asciiTheme="majorHAnsi" w:hAnsiTheme="majorHAnsi"/>
              </w:rPr>
              <w:t>h</w:t>
            </w:r>
            <w:r w:rsidRPr="00B43262">
              <w:rPr>
                <w:rFonts w:asciiTheme="majorHAnsi" w:hAnsiTheme="majorHAnsi" w:cs="Arial"/>
              </w:rPr>
              <w:t>|___|___|</w:t>
            </w:r>
          </w:p>
        </w:tc>
      </w:tr>
      <w:tr w:rsidR="00D0741D" w:rsidRPr="00B43262" w14:paraId="1EE611FA" w14:textId="77777777" w:rsidTr="00D43915">
        <w:tblPrEx>
          <w:tblLook w:val="0020" w:firstRow="1" w:lastRow="0" w:firstColumn="0" w:lastColumn="0" w:noHBand="0" w:noVBand="0"/>
        </w:tblPrEx>
        <w:trPr>
          <w:trHeight w:val="516"/>
        </w:trPr>
        <w:tc>
          <w:tcPr>
            <w:tcW w:w="809" w:type="dxa"/>
            <w:tcBorders>
              <w:top w:val="single" w:sz="4" w:space="0" w:color="auto"/>
            </w:tcBorders>
          </w:tcPr>
          <w:p w14:paraId="09007A89" w14:textId="77777777" w:rsidR="00D0741D" w:rsidRPr="00B43262" w:rsidRDefault="00D0741D" w:rsidP="00D0741D">
            <w:r w:rsidRPr="00B43262">
              <w:rPr>
                <w:rFonts w:asciiTheme="majorHAnsi" w:hAnsiTheme="majorHAnsi"/>
                <w:b/>
                <w:sz w:val="20"/>
              </w:rPr>
              <w:t>Q13.</w:t>
            </w:r>
          </w:p>
        </w:tc>
        <w:tc>
          <w:tcPr>
            <w:tcW w:w="4757" w:type="dxa"/>
            <w:gridSpan w:val="2"/>
            <w:tcBorders>
              <w:top w:val="single" w:sz="4" w:space="0" w:color="auto"/>
            </w:tcBorders>
          </w:tcPr>
          <w:p w14:paraId="72697F88" w14:textId="77777777" w:rsidR="00D0741D" w:rsidRPr="0061154F" w:rsidRDefault="00D0741D" w:rsidP="00D0741D">
            <w:pPr>
              <w:rPr>
                <w:rFonts w:asciiTheme="majorHAnsi" w:hAnsiTheme="majorHAnsi" w:cs="Calibri"/>
                <w:sz w:val="16"/>
                <w:szCs w:val="16"/>
              </w:rPr>
            </w:pPr>
            <w:r w:rsidRPr="0061154F">
              <w:rPr>
                <w:rFonts w:asciiTheme="majorHAnsi" w:hAnsiTheme="majorHAnsi" w:cs="Arial"/>
                <w:b/>
              </w:rPr>
              <w:t>How many outpatient visits have you had at this facility in the past 3 months?</w:t>
            </w:r>
            <w:r w:rsidRPr="0061154F">
              <w:rPr>
                <w:rFonts w:asciiTheme="majorHAnsi" w:hAnsiTheme="majorHAnsi" w:cs="Calibri"/>
              </w:rPr>
              <w:t xml:space="preserve"> (</w:t>
            </w:r>
            <w:r w:rsidRPr="0061154F">
              <w:rPr>
                <w:rFonts w:asciiTheme="majorHAnsi" w:hAnsiTheme="majorHAnsi" w:cs="Calibri"/>
                <w:sz w:val="16"/>
                <w:szCs w:val="16"/>
              </w:rPr>
              <w:t>Jan/Feb/Mar</w:t>
            </w:r>
            <w:r w:rsidRPr="0061154F">
              <w:rPr>
                <w:rFonts w:asciiTheme="majorHAnsi" w:hAnsiTheme="majorHAnsi" w:cs="Calibri"/>
              </w:rPr>
              <w:t>)</w:t>
            </w:r>
            <w:r w:rsidRPr="0061154F">
              <w:rPr>
                <w:rFonts w:asciiTheme="majorHAnsi" w:hAnsiTheme="majorHAnsi" w:cs="Arial"/>
                <w:b/>
              </w:rPr>
              <w:t xml:space="preserve"> </w:t>
            </w:r>
            <w:r w:rsidRPr="0061154F">
              <w:rPr>
                <w:rFonts w:asciiTheme="majorHAnsi" w:hAnsiTheme="majorHAnsi" w:cs="Calibri"/>
                <w:i/>
                <w:szCs w:val="20"/>
              </w:rPr>
              <w:t>(</w:t>
            </w:r>
            <w:r w:rsidRPr="0061154F">
              <w:rPr>
                <w:rFonts w:asciiTheme="majorHAnsi" w:hAnsiTheme="majorHAnsi" w:cs="Calibri"/>
                <w:b/>
                <w:i/>
                <w:szCs w:val="20"/>
              </w:rPr>
              <w:t>Ask to See record)</w:t>
            </w:r>
            <w:r w:rsidRPr="0061154F">
              <w:rPr>
                <w:rFonts w:asciiTheme="majorHAnsi" w:hAnsiTheme="majorHAnsi" w:cs="Calibri"/>
                <w:noProof/>
                <w:sz w:val="16"/>
                <w:szCs w:val="16"/>
                <w:lang w:val="en-US"/>
              </w:rPr>
              <w:drawing>
                <wp:inline distT="0" distB="0" distL="0" distR="0" wp14:anchorId="3E4072EB" wp14:editId="49856734">
                  <wp:extent cx="284480" cy="189865"/>
                  <wp:effectExtent l="0" t="0" r="1270" b="635"/>
                  <wp:docPr id="4" name="Picture 4" descr="MCj0403893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Cj04038930000[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4480" cy="189865"/>
                          </a:xfrm>
                          <a:prstGeom prst="rect">
                            <a:avLst/>
                          </a:prstGeom>
                          <a:noFill/>
                          <a:ln>
                            <a:noFill/>
                          </a:ln>
                        </pic:spPr>
                      </pic:pic>
                    </a:graphicData>
                  </a:graphic>
                </wp:inline>
              </w:drawing>
            </w:r>
            <w:r w:rsidRPr="0061154F">
              <w:rPr>
                <w:rFonts w:asciiTheme="majorHAnsi" w:hAnsiTheme="majorHAnsi" w:cs="Calibri"/>
                <w:sz w:val="16"/>
                <w:szCs w:val="16"/>
              </w:rPr>
              <w:t xml:space="preserve">    Number</w:t>
            </w:r>
          </w:p>
          <w:p w14:paraId="544E819A" w14:textId="77777777" w:rsidR="002A1F29" w:rsidRPr="0061154F" w:rsidRDefault="002A1F29" w:rsidP="00D0741D">
            <w:pPr>
              <w:rPr>
                <w:rFonts w:asciiTheme="majorHAnsi" w:hAnsiTheme="majorHAnsi" w:cs="Arial"/>
                <w:b/>
              </w:rPr>
            </w:pPr>
            <w:r w:rsidRPr="0061154F">
              <w:rPr>
                <w:rFonts w:asciiTheme="majorHAnsi" w:hAnsiTheme="majorHAnsi" w:cs="Calibri"/>
                <w:b/>
                <w:sz w:val="16"/>
                <w:szCs w:val="16"/>
              </w:rPr>
              <w:t>ENUMERATOR: EXCLUDE OUTREACH CASES</w:t>
            </w:r>
          </w:p>
        </w:tc>
        <w:tc>
          <w:tcPr>
            <w:tcW w:w="1558" w:type="dxa"/>
            <w:gridSpan w:val="3"/>
            <w:tcBorders>
              <w:top w:val="single" w:sz="4" w:space="0" w:color="auto"/>
            </w:tcBorders>
            <w:vAlign w:val="bottom"/>
          </w:tcPr>
          <w:p w14:paraId="62CECF94" w14:textId="77777777" w:rsidR="00D0741D" w:rsidRPr="00B43262" w:rsidRDefault="00D0741D" w:rsidP="00D0741D">
            <w:pPr>
              <w:widowControl w:val="0"/>
              <w:autoSpaceDE w:val="0"/>
              <w:autoSpaceDN w:val="0"/>
              <w:adjustRightInd w:val="0"/>
              <w:jc w:val="center"/>
              <w:rPr>
                <w:rFonts w:asciiTheme="majorHAnsi" w:hAnsiTheme="majorHAnsi" w:cs="Calibri"/>
                <w:sz w:val="18"/>
                <w:szCs w:val="14"/>
              </w:rPr>
            </w:pPr>
            <w:r w:rsidRPr="00B43262">
              <w:rPr>
                <w:rFonts w:asciiTheme="majorHAnsi" w:hAnsiTheme="majorHAnsi" w:cs="Arial"/>
              </w:rPr>
              <w:t>___||___|___|___|</w:t>
            </w:r>
          </w:p>
        </w:tc>
        <w:tc>
          <w:tcPr>
            <w:tcW w:w="722" w:type="dxa"/>
            <w:gridSpan w:val="2"/>
            <w:tcBorders>
              <w:top w:val="single" w:sz="4" w:space="0" w:color="auto"/>
            </w:tcBorders>
          </w:tcPr>
          <w:p w14:paraId="32FE4A6A" w14:textId="77777777" w:rsidR="00D0741D" w:rsidRPr="00B43262" w:rsidRDefault="00D0741D" w:rsidP="00D0741D">
            <w:pPr>
              <w:jc w:val="center"/>
              <w:rPr>
                <w:rFonts w:asciiTheme="majorHAnsi" w:hAnsiTheme="majorHAnsi"/>
                <w:b/>
                <w:iCs/>
                <w:sz w:val="20"/>
                <w:szCs w:val="24"/>
              </w:rPr>
            </w:pPr>
            <w:r w:rsidRPr="00B43262">
              <w:rPr>
                <w:rFonts w:asciiTheme="majorHAnsi" w:hAnsiTheme="majorHAnsi"/>
                <w:b/>
                <w:iCs/>
                <w:sz w:val="20"/>
                <w:szCs w:val="24"/>
              </w:rPr>
              <w:t>Q14.</w:t>
            </w:r>
          </w:p>
        </w:tc>
        <w:tc>
          <w:tcPr>
            <w:tcW w:w="4409" w:type="dxa"/>
            <w:gridSpan w:val="8"/>
            <w:tcBorders>
              <w:top w:val="single" w:sz="4" w:space="0" w:color="auto"/>
            </w:tcBorders>
          </w:tcPr>
          <w:p w14:paraId="6079A2B1" w14:textId="77777777" w:rsidR="00D0741D" w:rsidRPr="00B43262" w:rsidRDefault="00D0741D" w:rsidP="00D0741D">
            <w:pPr>
              <w:rPr>
                <w:rFonts w:asciiTheme="majorHAnsi" w:hAnsiTheme="majorHAnsi" w:cs="Arial"/>
                <w:b/>
              </w:rPr>
            </w:pPr>
            <w:r w:rsidRPr="00B43262">
              <w:rPr>
                <w:rFonts w:asciiTheme="majorHAnsi" w:hAnsiTheme="majorHAnsi" w:cs="Arial"/>
                <w:b/>
              </w:rPr>
              <w:t xml:space="preserve">Does this facility hospitalize patients? </w:t>
            </w:r>
          </w:p>
          <w:p w14:paraId="35634681" w14:textId="77777777" w:rsidR="00D0741D" w:rsidRPr="00B43262" w:rsidRDefault="00D0741D" w:rsidP="00D0741D">
            <w:pPr>
              <w:rPr>
                <w:rFonts w:asciiTheme="majorHAnsi" w:hAnsiTheme="majorHAnsi" w:cs="Arial"/>
                <w:sz w:val="16"/>
                <w:szCs w:val="16"/>
              </w:rPr>
            </w:pPr>
          </w:p>
          <w:p w14:paraId="3C949369" w14:textId="77777777" w:rsidR="00D0741D" w:rsidRPr="00B43262" w:rsidRDefault="00D0741D" w:rsidP="00D0741D">
            <w:pPr>
              <w:rPr>
                <w:rFonts w:asciiTheme="majorHAnsi" w:hAnsiTheme="majorHAnsi" w:cs="Arial"/>
                <w:sz w:val="16"/>
                <w:szCs w:val="16"/>
              </w:rPr>
            </w:pPr>
            <w:r w:rsidRPr="00B43262">
              <w:rPr>
                <w:rFonts w:asciiTheme="majorHAnsi" w:hAnsiTheme="majorHAnsi" w:cs="Arial"/>
                <w:sz w:val="16"/>
                <w:szCs w:val="16"/>
              </w:rPr>
              <w:t xml:space="preserve">Yes = 1 ; </w:t>
            </w:r>
          </w:p>
          <w:p w14:paraId="2AE8071A" w14:textId="359E9E06" w:rsidR="00D0741D" w:rsidRPr="00B43262" w:rsidRDefault="00D0741D" w:rsidP="00285D35">
            <w:pPr>
              <w:rPr>
                <w:rFonts w:asciiTheme="majorHAnsi" w:hAnsiTheme="majorHAnsi"/>
                <w:i/>
                <w:iCs/>
                <w:sz w:val="20"/>
                <w:szCs w:val="24"/>
              </w:rPr>
            </w:pPr>
            <w:r w:rsidRPr="00B43262">
              <w:rPr>
                <w:rFonts w:asciiTheme="majorHAnsi" w:hAnsiTheme="majorHAnsi" w:cs="Arial"/>
                <w:sz w:val="16"/>
                <w:szCs w:val="16"/>
              </w:rPr>
              <w:t xml:space="preserve">No = 2  </w:t>
            </w:r>
            <w:del w:id="9" w:author="Ashis Das" w:date="2018-02-14T16:50:00Z">
              <w:r w:rsidRPr="00B43262" w:rsidDel="00285D35">
                <w:rPr>
                  <w:rFonts w:asciiTheme="majorHAnsi" w:hAnsiTheme="majorHAnsi" w:cs="Arial"/>
                </w:rPr>
                <w:sym w:font="Wingdings" w:char="F0E0"/>
              </w:r>
              <w:r w:rsidRPr="00B43262" w:rsidDel="00285D35">
                <w:rPr>
                  <w:rFonts w:asciiTheme="majorHAnsi" w:hAnsiTheme="majorHAnsi" w:cs="Arial"/>
                </w:rPr>
                <w:delText xml:space="preserve"> </w:delText>
              </w:r>
              <w:r w:rsidRPr="001A00C1" w:rsidDel="00285D35">
                <w:rPr>
                  <w:rFonts w:asciiTheme="majorHAnsi" w:hAnsiTheme="majorHAnsi" w:cs="Arial"/>
                  <w:highlight w:val="green"/>
                </w:rPr>
                <w:fldChar w:fldCharType="begin"/>
              </w:r>
              <w:r w:rsidRPr="001A00C1" w:rsidDel="00285D35">
                <w:rPr>
                  <w:rFonts w:asciiTheme="majorHAnsi" w:hAnsiTheme="majorHAnsi" w:cs="Arial"/>
                  <w:highlight w:val="green"/>
                </w:rPr>
                <w:delInstrText xml:space="preserve"> REF _Ref378670486 \h  \* MERGEFORMAT </w:delInstrText>
              </w:r>
              <w:r w:rsidRPr="001A00C1" w:rsidDel="00285D35">
                <w:rPr>
                  <w:rFonts w:asciiTheme="majorHAnsi" w:hAnsiTheme="majorHAnsi" w:cs="Arial"/>
                  <w:highlight w:val="green"/>
                </w:rPr>
              </w:r>
              <w:r w:rsidRPr="001A00C1" w:rsidDel="00285D35">
                <w:rPr>
                  <w:rFonts w:asciiTheme="majorHAnsi" w:hAnsiTheme="majorHAnsi" w:cs="Arial"/>
                  <w:highlight w:val="green"/>
                </w:rPr>
                <w:fldChar w:fldCharType="separate"/>
              </w:r>
              <w:r w:rsidR="001A00C1" w:rsidDel="00285D35">
                <w:rPr>
                  <w:rFonts w:asciiTheme="majorHAnsi" w:hAnsiTheme="majorHAnsi"/>
                  <w:b/>
                  <w:sz w:val="20"/>
                  <w:highlight w:val="green"/>
                </w:rPr>
                <w:delText>Q17</w:delText>
              </w:r>
              <w:r w:rsidRPr="001A00C1" w:rsidDel="00285D35">
                <w:rPr>
                  <w:rFonts w:asciiTheme="majorHAnsi" w:hAnsiTheme="majorHAnsi"/>
                  <w:b/>
                  <w:sz w:val="20"/>
                  <w:highlight w:val="green"/>
                </w:rPr>
                <w:delText>.</w:delText>
              </w:r>
              <w:r w:rsidRPr="001A00C1" w:rsidDel="00285D35">
                <w:rPr>
                  <w:rFonts w:asciiTheme="majorHAnsi" w:hAnsiTheme="majorHAnsi" w:cs="Arial"/>
                  <w:highlight w:val="green"/>
                </w:rPr>
                <w:fldChar w:fldCharType="end"/>
              </w:r>
            </w:del>
            <w:r w:rsidR="00285D35">
              <w:rPr>
                <w:rFonts w:asciiTheme="majorHAnsi" w:hAnsiTheme="majorHAnsi" w:cs="Arial"/>
              </w:rPr>
              <w:t xml:space="preserve"> </w:t>
            </w:r>
            <w:r w:rsidR="00285D35" w:rsidRPr="00285D35">
              <w:rPr>
                <w:rFonts w:asciiTheme="majorHAnsi" w:hAnsiTheme="majorHAnsi" w:cs="Arial"/>
                <w:color w:val="FF0000"/>
                <w:highlight w:val="green"/>
              </w:rPr>
              <w:t>DELETE THIS SKIP</w:t>
            </w:r>
          </w:p>
        </w:tc>
        <w:tc>
          <w:tcPr>
            <w:tcW w:w="1803" w:type="dxa"/>
            <w:tcBorders>
              <w:top w:val="single" w:sz="4" w:space="0" w:color="auto"/>
            </w:tcBorders>
          </w:tcPr>
          <w:p w14:paraId="22652FC3" w14:textId="77777777" w:rsidR="00D0741D" w:rsidRPr="00B43262" w:rsidRDefault="00D0741D" w:rsidP="00D0741D">
            <w:pPr>
              <w:jc w:val="center"/>
              <w:rPr>
                <w:rFonts w:asciiTheme="majorHAnsi" w:hAnsiTheme="majorHAnsi"/>
                <w:i/>
                <w:iCs/>
                <w:sz w:val="20"/>
                <w:szCs w:val="24"/>
              </w:rPr>
            </w:pPr>
            <w:r w:rsidRPr="00B43262">
              <w:rPr>
                <w:rFonts w:asciiTheme="majorHAnsi" w:hAnsiTheme="majorHAnsi" w:cs="Arial"/>
              </w:rPr>
              <w:t>|___|</w:t>
            </w:r>
          </w:p>
        </w:tc>
      </w:tr>
      <w:tr w:rsidR="00D0741D" w:rsidRPr="00B43262" w14:paraId="0917C176" w14:textId="77777777" w:rsidTr="00D43915">
        <w:tblPrEx>
          <w:tblLook w:val="0020" w:firstRow="1" w:lastRow="0" w:firstColumn="0" w:lastColumn="0" w:noHBand="0" w:noVBand="0"/>
        </w:tblPrEx>
        <w:trPr>
          <w:trHeight w:val="854"/>
        </w:trPr>
        <w:tc>
          <w:tcPr>
            <w:tcW w:w="809" w:type="dxa"/>
            <w:tcBorders>
              <w:top w:val="single" w:sz="4" w:space="0" w:color="auto"/>
            </w:tcBorders>
          </w:tcPr>
          <w:p w14:paraId="7B4C57E4" w14:textId="77777777" w:rsidR="00D0741D" w:rsidRPr="00B43262" w:rsidRDefault="00D0741D" w:rsidP="00D0741D">
            <w:r w:rsidRPr="00B43262">
              <w:rPr>
                <w:rFonts w:asciiTheme="majorHAnsi" w:hAnsiTheme="majorHAnsi"/>
                <w:b/>
                <w:sz w:val="20"/>
              </w:rPr>
              <w:t>Q15.</w:t>
            </w:r>
          </w:p>
        </w:tc>
        <w:tc>
          <w:tcPr>
            <w:tcW w:w="4757" w:type="dxa"/>
            <w:gridSpan w:val="2"/>
            <w:tcBorders>
              <w:top w:val="single" w:sz="4" w:space="0" w:color="auto"/>
            </w:tcBorders>
          </w:tcPr>
          <w:p w14:paraId="3AD4CF3F" w14:textId="77777777" w:rsidR="00D0741D" w:rsidRPr="00B43262" w:rsidRDefault="00D0741D" w:rsidP="00D0741D">
            <w:pPr>
              <w:rPr>
                <w:rFonts w:asciiTheme="majorHAnsi" w:hAnsiTheme="majorHAnsi" w:cs="Calibri"/>
                <w:color w:val="000000"/>
              </w:rPr>
            </w:pPr>
            <w:r w:rsidRPr="00B43262">
              <w:rPr>
                <w:rFonts w:asciiTheme="majorHAnsi" w:hAnsiTheme="majorHAnsi" w:cs="Calibri"/>
                <w:b/>
                <w:color w:val="000000"/>
              </w:rPr>
              <w:t xml:space="preserve">How many inpatients have you had at this facility in the past three months? </w:t>
            </w:r>
            <w:r w:rsidRPr="00B43262">
              <w:rPr>
                <w:rFonts w:asciiTheme="majorHAnsi" w:hAnsiTheme="majorHAnsi" w:cs="Calibri"/>
                <w:color w:val="000000"/>
                <w:sz w:val="16"/>
                <w:szCs w:val="16"/>
              </w:rPr>
              <w:t>(Jan/Feb/Mar)</w:t>
            </w:r>
          </w:p>
          <w:p w14:paraId="111F82D3" w14:textId="77777777" w:rsidR="00D0741D" w:rsidRPr="00B43262" w:rsidRDefault="00D0741D" w:rsidP="00D0741D">
            <w:pPr>
              <w:rPr>
                <w:rFonts w:asciiTheme="majorHAnsi" w:hAnsiTheme="majorHAnsi" w:cs="Calibri"/>
                <w:b/>
                <w:color w:val="000000"/>
                <w:lang w:eastAsia="ig-NG"/>
              </w:rPr>
            </w:pPr>
            <w:r w:rsidRPr="00B43262">
              <w:rPr>
                <w:rFonts w:asciiTheme="majorHAnsi" w:hAnsiTheme="majorHAnsi" w:cs="Calibri"/>
                <w:b/>
                <w:color w:val="000000"/>
              </w:rPr>
              <w:t>(</w:t>
            </w:r>
            <w:r w:rsidRPr="00B43262">
              <w:rPr>
                <w:rFonts w:asciiTheme="majorHAnsi" w:hAnsiTheme="majorHAnsi" w:cs="Calibri"/>
                <w:b/>
                <w:i/>
                <w:color w:val="000000"/>
              </w:rPr>
              <w:t>Ask to see record</w:t>
            </w:r>
            <w:r w:rsidRPr="00B43262">
              <w:rPr>
                <w:rFonts w:asciiTheme="majorHAnsi" w:hAnsiTheme="majorHAnsi" w:cs="Calibri"/>
                <w:b/>
                <w:color w:val="000000"/>
              </w:rPr>
              <w:t xml:space="preserve">) </w:t>
            </w:r>
            <w:r w:rsidRPr="00B43262">
              <w:rPr>
                <w:rFonts w:asciiTheme="majorHAnsi" w:hAnsiTheme="majorHAnsi" w:cs="Calibri"/>
                <w:b/>
                <w:noProof/>
                <w:color w:val="000000"/>
                <w:lang w:val="en-US"/>
              </w:rPr>
              <w:drawing>
                <wp:inline distT="0" distB="0" distL="0" distR="0" wp14:anchorId="1DD51AD2" wp14:editId="1372B778">
                  <wp:extent cx="284480" cy="189865"/>
                  <wp:effectExtent l="0" t="0" r="1270" b="635"/>
                  <wp:docPr id="5" name="Picture 5" descr="MCj0403893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Cj04038930000[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4480" cy="189865"/>
                          </a:xfrm>
                          <a:prstGeom prst="rect">
                            <a:avLst/>
                          </a:prstGeom>
                          <a:noFill/>
                          <a:ln>
                            <a:noFill/>
                          </a:ln>
                        </pic:spPr>
                      </pic:pic>
                    </a:graphicData>
                  </a:graphic>
                </wp:inline>
              </w:drawing>
            </w:r>
            <w:r w:rsidRPr="00B43262">
              <w:rPr>
                <w:rFonts w:asciiTheme="majorHAnsi" w:hAnsiTheme="majorHAnsi" w:cs="Calibri"/>
                <w:b/>
                <w:color w:val="000000"/>
                <w:lang w:eastAsia="ig-NG"/>
              </w:rPr>
              <w:t xml:space="preserve"> </w:t>
            </w:r>
            <w:r w:rsidRPr="00B43262">
              <w:rPr>
                <w:rFonts w:asciiTheme="majorHAnsi" w:hAnsiTheme="majorHAnsi" w:cs="Calibri"/>
                <w:color w:val="000000"/>
                <w:sz w:val="16"/>
                <w:szCs w:val="16"/>
                <w:lang w:eastAsia="ig-NG"/>
              </w:rPr>
              <w:t>Number</w:t>
            </w:r>
          </w:p>
        </w:tc>
        <w:tc>
          <w:tcPr>
            <w:tcW w:w="1558" w:type="dxa"/>
            <w:gridSpan w:val="3"/>
            <w:tcBorders>
              <w:top w:val="single" w:sz="4" w:space="0" w:color="auto"/>
            </w:tcBorders>
            <w:vAlign w:val="bottom"/>
          </w:tcPr>
          <w:p w14:paraId="00EA9174" w14:textId="77777777" w:rsidR="00D0741D" w:rsidRPr="00B43262" w:rsidRDefault="00D0741D" w:rsidP="00D0741D">
            <w:pPr>
              <w:widowControl w:val="0"/>
              <w:autoSpaceDE w:val="0"/>
              <w:autoSpaceDN w:val="0"/>
              <w:adjustRightInd w:val="0"/>
              <w:jc w:val="center"/>
              <w:rPr>
                <w:rFonts w:asciiTheme="majorHAnsi" w:hAnsiTheme="majorHAnsi" w:cs="Arial"/>
              </w:rPr>
            </w:pPr>
            <w:r w:rsidRPr="00B43262">
              <w:rPr>
                <w:rFonts w:asciiTheme="majorHAnsi" w:hAnsiTheme="majorHAnsi" w:cs="Arial"/>
              </w:rPr>
              <w:t>|___|___|___|</w:t>
            </w:r>
          </w:p>
        </w:tc>
        <w:tc>
          <w:tcPr>
            <w:tcW w:w="722" w:type="dxa"/>
            <w:gridSpan w:val="2"/>
            <w:tcBorders>
              <w:top w:val="single" w:sz="4" w:space="0" w:color="auto"/>
            </w:tcBorders>
          </w:tcPr>
          <w:p w14:paraId="41DAB67A" w14:textId="77777777" w:rsidR="00D0741D" w:rsidRPr="00B43262" w:rsidRDefault="00D0741D" w:rsidP="00D0741D">
            <w:r w:rsidRPr="00B43262">
              <w:rPr>
                <w:rFonts w:asciiTheme="majorHAnsi" w:hAnsiTheme="majorHAnsi"/>
                <w:b/>
                <w:sz w:val="20"/>
              </w:rPr>
              <w:t>Q16.</w:t>
            </w:r>
          </w:p>
        </w:tc>
        <w:tc>
          <w:tcPr>
            <w:tcW w:w="4409" w:type="dxa"/>
            <w:gridSpan w:val="8"/>
            <w:tcBorders>
              <w:top w:val="single" w:sz="4" w:space="0" w:color="auto"/>
            </w:tcBorders>
          </w:tcPr>
          <w:p w14:paraId="7E974E05" w14:textId="77777777" w:rsidR="00D0741D" w:rsidRPr="00B43262" w:rsidRDefault="00D0741D" w:rsidP="00D0741D">
            <w:pPr>
              <w:rPr>
                <w:rFonts w:asciiTheme="majorHAnsi" w:hAnsiTheme="majorHAnsi" w:cs="Calibri"/>
                <w:color w:val="000000"/>
                <w:sz w:val="16"/>
                <w:szCs w:val="16"/>
              </w:rPr>
            </w:pPr>
            <w:r w:rsidRPr="00B43262">
              <w:rPr>
                <w:rFonts w:asciiTheme="majorHAnsi" w:hAnsiTheme="majorHAnsi" w:cs="Calibri"/>
                <w:b/>
                <w:color w:val="000000"/>
              </w:rPr>
              <w:t xml:space="preserve">How many in-patient bed-days have you had during the past 3 months? </w:t>
            </w:r>
            <w:r w:rsidRPr="00B43262">
              <w:rPr>
                <w:rFonts w:asciiTheme="majorHAnsi" w:hAnsiTheme="majorHAnsi" w:cs="Calibri"/>
                <w:color w:val="000000"/>
                <w:sz w:val="16"/>
                <w:szCs w:val="16"/>
              </w:rPr>
              <w:t>(Jan/Feb/Mar)</w:t>
            </w:r>
          </w:p>
          <w:p w14:paraId="0D990A1C" w14:textId="77777777" w:rsidR="00D0741D" w:rsidRPr="00B43262" w:rsidRDefault="00D0741D" w:rsidP="00D0741D">
            <w:pPr>
              <w:rPr>
                <w:rFonts w:asciiTheme="majorHAnsi" w:hAnsiTheme="majorHAnsi" w:cs="Calibri"/>
                <w:color w:val="000000"/>
                <w:sz w:val="16"/>
                <w:szCs w:val="16"/>
              </w:rPr>
            </w:pPr>
            <w:r w:rsidRPr="00B43262">
              <w:rPr>
                <w:rFonts w:asciiTheme="majorHAnsi" w:hAnsiTheme="majorHAnsi" w:cs="Calibri"/>
                <w:b/>
                <w:color w:val="000000"/>
              </w:rPr>
              <w:t>(</w:t>
            </w:r>
            <w:r w:rsidRPr="00B43262">
              <w:rPr>
                <w:rFonts w:asciiTheme="majorHAnsi" w:hAnsiTheme="majorHAnsi" w:cs="Calibri"/>
                <w:b/>
                <w:i/>
                <w:color w:val="000000"/>
              </w:rPr>
              <w:t>Ask to See record)</w:t>
            </w:r>
            <w:r w:rsidRPr="00B43262">
              <w:rPr>
                <w:rFonts w:asciiTheme="majorHAnsi" w:hAnsiTheme="majorHAnsi" w:cs="Calibri"/>
                <w:b/>
                <w:noProof/>
                <w:color w:val="000000"/>
                <w:lang w:val="en-US"/>
              </w:rPr>
              <w:drawing>
                <wp:inline distT="0" distB="0" distL="0" distR="0" wp14:anchorId="32F52D84" wp14:editId="02E00044">
                  <wp:extent cx="284480" cy="189865"/>
                  <wp:effectExtent l="0" t="0" r="1270" b="635"/>
                  <wp:docPr id="6" name="Picture 6" descr="MCj0403893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Cj04038930000[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4480" cy="189865"/>
                          </a:xfrm>
                          <a:prstGeom prst="rect">
                            <a:avLst/>
                          </a:prstGeom>
                          <a:noFill/>
                          <a:ln>
                            <a:noFill/>
                          </a:ln>
                        </pic:spPr>
                      </pic:pic>
                    </a:graphicData>
                  </a:graphic>
                </wp:inline>
              </w:drawing>
            </w:r>
            <w:r w:rsidRPr="00B43262">
              <w:rPr>
                <w:rFonts w:asciiTheme="majorHAnsi" w:hAnsiTheme="majorHAnsi" w:cs="Calibri"/>
                <w:b/>
                <w:i/>
                <w:color w:val="000000"/>
              </w:rPr>
              <w:t xml:space="preserve"> </w:t>
            </w:r>
            <w:r w:rsidRPr="00B43262">
              <w:rPr>
                <w:rFonts w:asciiTheme="majorHAnsi" w:hAnsiTheme="majorHAnsi" w:cs="Calibri"/>
                <w:color w:val="000000"/>
                <w:sz w:val="16"/>
                <w:szCs w:val="16"/>
              </w:rPr>
              <w:t>Number</w:t>
            </w:r>
          </w:p>
          <w:p w14:paraId="4325840D" w14:textId="77777777" w:rsidR="00D0741D" w:rsidRPr="00B43262" w:rsidRDefault="00D0741D" w:rsidP="00D0741D">
            <w:pPr>
              <w:rPr>
                <w:rFonts w:asciiTheme="majorHAnsi" w:hAnsiTheme="majorHAnsi" w:cs="Arial"/>
                <w:b/>
              </w:rPr>
            </w:pPr>
          </w:p>
        </w:tc>
        <w:tc>
          <w:tcPr>
            <w:tcW w:w="1803" w:type="dxa"/>
            <w:tcBorders>
              <w:top w:val="single" w:sz="4" w:space="0" w:color="auto"/>
            </w:tcBorders>
            <w:vAlign w:val="bottom"/>
          </w:tcPr>
          <w:p w14:paraId="1147C330" w14:textId="77777777" w:rsidR="00D0741D" w:rsidRPr="00B43262" w:rsidRDefault="00D0741D" w:rsidP="00D0741D">
            <w:pPr>
              <w:jc w:val="center"/>
              <w:rPr>
                <w:rFonts w:asciiTheme="majorHAnsi" w:hAnsiTheme="majorHAnsi" w:cs="Arial"/>
              </w:rPr>
            </w:pPr>
            <w:r w:rsidRPr="00B43262">
              <w:rPr>
                <w:rFonts w:asciiTheme="majorHAnsi" w:hAnsiTheme="majorHAnsi" w:cs="Arial"/>
              </w:rPr>
              <w:t>|___|___|___|</w:t>
            </w:r>
          </w:p>
        </w:tc>
      </w:tr>
      <w:tr w:rsidR="00D0741D" w:rsidRPr="00B43262" w14:paraId="2A201289" w14:textId="77777777" w:rsidTr="00D43915">
        <w:tblPrEx>
          <w:tblLook w:val="0020" w:firstRow="1" w:lastRow="0" w:firstColumn="0" w:lastColumn="0" w:noHBand="0" w:noVBand="0"/>
        </w:tblPrEx>
        <w:trPr>
          <w:trHeight w:val="741"/>
        </w:trPr>
        <w:tc>
          <w:tcPr>
            <w:tcW w:w="809" w:type="dxa"/>
            <w:tcBorders>
              <w:top w:val="single" w:sz="4" w:space="0" w:color="auto"/>
              <w:bottom w:val="single" w:sz="4" w:space="0" w:color="auto"/>
            </w:tcBorders>
          </w:tcPr>
          <w:p w14:paraId="6F65881B" w14:textId="77777777" w:rsidR="00D0741D" w:rsidRPr="00B43262" w:rsidRDefault="00D0741D" w:rsidP="00D0741D">
            <w:bookmarkStart w:id="10" w:name="_Ref378670486"/>
            <w:r w:rsidRPr="00B43262">
              <w:rPr>
                <w:rFonts w:asciiTheme="majorHAnsi" w:hAnsiTheme="majorHAnsi"/>
                <w:b/>
                <w:sz w:val="20"/>
              </w:rPr>
              <w:t>Q17.</w:t>
            </w:r>
            <w:bookmarkEnd w:id="10"/>
          </w:p>
        </w:tc>
        <w:tc>
          <w:tcPr>
            <w:tcW w:w="4757" w:type="dxa"/>
            <w:gridSpan w:val="2"/>
            <w:tcBorders>
              <w:top w:val="single" w:sz="4" w:space="0" w:color="auto"/>
              <w:bottom w:val="single" w:sz="4" w:space="0" w:color="auto"/>
            </w:tcBorders>
          </w:tcPr>
          <w:p w14:paraId="25237583" w14:textId="77777777" w:rsidR="00D0741D" w:rsidRPr="00B43262" w:rsidRDefault="00D0741D" w:rsidP="00D0741D">
            <w:pPr>
              <w:rPr>
                <w:rFonts w:asciiTheme="majorHAnsi" w:hAnsiTheme="majorHAnsi" w:cs="Arial"/>
                <w:sz w:val="16"/>
                <w:szCs w:val="16"/>
              </w:rPr>
            </w:pPr>
            <w:r w:rsidRPr="00B43262">
              <w:rPr>
                <w:rFonts w:asciiTheme="majorHAnsi" w:hAnsiTheme="majorHAnsi" w:cs="Arial"/>
                <w:b/>
                <w:sz w:val="20"/>
              </w:rPr>
              <w:t xml:space="preserve">How many beds are available for hospitalization? </w:t>
            </w:r>
            <w:r w:rsidRPr="00B43262">
              <w:rPr>
                <w:rFonts w:asciiTheme="majorHAnsi" w:hAnsiTheme="majorHAnsi" w:cs="Arial"/>
                <w:sz w:val="16"/>
                <w:szCs w:val="16"/>
              </w:rPr>
              <w:t>(Number)</w:t>
            </w:r>
          </w:p>
        </w:tc>
        <w:tc>
          <w:tcPr>
            <w:tcW w:w="1558" w:type="dxa"/>
            <w:gridSpan w:val="3"/>
            <w:tcBorders>
              <w:top w:val="single" w:sz="4" w:space="0" w:color="auto"/>
              <w:bottom w:val="single" w:sz="4" w:space="0" w:color="auto"/>
            </w:tcBorders>
            <w:vAlign w:val="bottom"/>
          </w:tcPr>
          <w:p w14:paraId="5C5FE640" w14:textId="77777777" w:rsidR="00D0741D" w:rsidRPr="00B43262" w:rsidRDefault="00D0741D" w:rsidP="00D0741D">
            <w:pPr>
              <w:widowControl w:val="0"/>
              <w:autoSpaceDE w:val="0"/>
              <w:autoSpaceDN w:val="0"/>
              <w:adjustRightInd w:val="0"/>
              <w:jc w:val="center"/>
              <w:rPr>
                <w:rFonts w:asciiTheme="majorHAnsi" w:hAnsiTheme="majorHAnsi" w:cs="Arial"/>
                <w:sz w:val="16"/>
                <w:szCs w:val="16"/>
              </w:rPr>
            </w:pPr>
            <w:r w:rsidRPr="00B43262">
              <w:rPr>
                <w:rFonts w:asciiTheme="majorHAnsi" w:hAnsiTheme="majorHAnsi" w:cs="Arial"/>
              </w:rPr>
              <w:t>|___|___|___|</w:t>
            </w:r>
          </w:p>
        </w:tc>
        <w:tc>
          <w:tcPr>
            <w:tcW w:w="722" w:type="dxa"/>
            <w:gridSpan w:val="2"/>
            <w:tcBorders>
              <w:top w:val="single" w:sz="4" w:space="0" w:color="auto"/>
              <w:bottom w:val="single" w:sz="4" w:space="0" w:color="auto"/>
            </w:tcBorders>
          </w:tcPr>
          <w:p w14:paraId="6610FFE9" w14:textId="77777777" w:rsidR="00D0741D" w:rsidRPr="00B43262" w:rsidRDefault="00D0741D" w:rsidP="00D0741D">
            <w:bookmarkStart w:id="11" w:name="_Ref378670615"/>
            <w:r w:rsidRPr="00B43262">
              <w:rPr>
                <w:rFonts w:asciiTheme="majorHAnsi" w:hAnsiTheme="majorHAnsi"/>
                <w:b/>
                <w:sz w:val="20"/>
              </w:rPr>
              <w:t>Q18.</w:t>
            </w:r>
            <w:bookmarkEnd w:id="11"/>
          </w:p>
        </w:tc>
        <w:tc>
          <w:tcPr>
            <w:tcW w:w="4409" w:type="dxa"/>
            <w:gridSpan w:val="8"/>
            <w:tcBorders>
              <w:top w:val="single" w:sz="4" w:space="0" w:color="auto"/>
              <w:bottom w:val="single" w:sz="4" w:space="0" w:color="auto"/>
            </w:tcBorders>
          </w:tcPr>
          <w:p w14:paraId="3536859B" w14:textId="77777777" w:rsidR="00D0741D" w:rsidRPr="00B43262" w:rsidRDefault="00D0741D" w:rsidP="00D0741D">
            <w:pPr>
              <w:rPr>
                <w:rFonts w:asciiTheme="majorHAnsi" w:hAnsiTheme="majorHAnsi" w:cs="Arial"/>
                <w:sz w:val="16"/>
                <w:szCs w:val="16"/>
              </w:rPr>
            </w:pPr>
            <w:r w:rsidRPr="00B43262">
              <w:rPr>
                <w:rFonts w:asciiTheme="majorHAnsi" w:hAnsiTheme="majorHAnsi" w:cs="Arial"/>
                <w:b/>
                <w:sz w:val="20"/>
              </w:rPr>
              <w:t xml:space="preserve">How many beds in TOTAL are available for patients at your facility? </w:t>
            </w:r>
            <w:r w:rsidRPr="00B43262">
              <w:rPr>
                <w:rFonts w:asciiTheme="majorHAnsi" w:hAnsiTheme="majorHAnsi" w:cs="Arial"/>
                <w:sz w:val="16"/>
                <w:szCs w:val="16"/>
              </w:rPr>
              <w:t>(Number)</w:t>
            </w:r>
            <w:r w:rsidRPr="00B43262" w:rsidDel="003C29F6">
              <w:rPr>
                <w:rFonts w:asciiTheme="majorHAnsi" w:hAnsiTheme="majorHAnsi" w:cs="Arial"/>
                <w:sz w:val="16"/>
                <w:szCs w:val="16"/>
              </w:rPr>
              <w:t xml:space="preserve"> </w:t>
            </w:r>
          </w:p>
          <w:p w14:paraId="07B05DBC" w14:textId="77777777" w:rsidR="00D0741D" w:rsidRPr="00B43262" w:rsidRDefault="00D0741D" w:rsidP="00611514">
            <w:pPr>
              <w:rPr>
                <w:rFonts w:asciiTheme="majorHAnsi" w:hAnsiTheme="majorHAnsi" w:cs="Arial"/>
                <w:sz w:val="16"/>
                <w:szCs w:val="16"/>
              </w:rPr>
            </w:pPr>
            <w:r w:rsidRPr="00B43262">
              <w:rPr>
                <w:rFonts w:asciiTheme="majorHAnsi" w:hAnsiTheme="majorHAnsi" w:cs="Arial"/>
                <w:i/>
                <w:sz w:val="16"/>
                <w:szCs w:val="16"/>
              </w:rPr>
              <w:t xml:space="preserve">Note: </w:t>
            </w:r>
            <w:r w:rsidRPr="00B43262">
              <w:rPr>
                <w:rFonts w:asciiTheme="majorHAnsi" w:hAnsiTheme="majorHAnsi" w:cs="Arial"/>
                <w:i/>
                <w:sz w:val="16"/>
                <w:szCs w:val="16"/>
              </w:rPr>
              <w:fldChar w:fldCharType="begin"/>
            </w:r>
            <w:r w:rsidRPr="00B43262">
              <w:rPr>
                <w:rFonts w:asciiTheme="majorHAnsi" w:hAnsiTheme="majorHAnsi" w:cs="Arial"/>
                <w:i/>
                <w:sz w:val="16"/>
                <w:szCs w:val="16"/>
              </w:rPr>
              <w:instrText xml:space="preserve"> REF _Ref378670486 \h  \* MERGEFORMAT </w:instrText>
            </w:r>
            <w:r w:rsidRPr="00B43262">
              <w:rPr>
                <w:rFonts w:asciiTheme="majorHAnsi" w:hAnsiTheme="majorHAnsi" w:cs="Arial"/>
                <w:i/>
                <w:sz w:val="16"/>
                <w:szCs w:val="16"/>
              </w:rPr>
            </w:r>
            <w:r w:rsidRPr="00B43262">
              <w:rPr>
                <w:rFonts w:asciiTheme="majorHAnsi" w:hAnsiTheme="majorHAnsi" w:cs="Arial"/>
                <w:i/>
                <w:sz w:val="16"/>
                <w:szCs w:val="16"/>
              </w:rPr>
              <w:fldChar w:fldCharType="separate"/>
            </w:r>
            <w:r w:rsidRPr="00B43262">
              <w:rPr>
                <w:rFonts w:asciiTheme="majorHAnsi" w:hAnsiTheme="majorHAnsi"/>
                <w:b/>
                <w:sz w:val="20"/>
              </w:rPr>
              <w:t>Q18.</w:t>
            </w:r>
            <w:r w:rsidRPr="00B43262">
              <w:rPr>
                <w:rFonts w:asciiTheme="majorHAnsi" w:hAnsiTheme="majorHAnsi" w:cs="Arial"/>
                <w:i/>
                <w:sz w:val="16"/>
                <w:szCs w:val="16"/>
              </w:rPr>
              <w:fldChar w:fldCharType="end"/>
            </w:r>
            <w:r w:rsidRPr="00B43262">
              <w:rPr>
                <w:rFonts w:asciiTheme="majorHAnsi" w:hAnsiTheme="majorHAnsi" w:cs="Arial"/>
                <w:i/>
                <w:sz w:val="16"/>
                <w:szCs w:val="16"/>
              </w:rPr>
              <w:t>=</w:t>
            </w:r>
            <w:r w:rsidRPr="00B43262">
              <w:rPr>
                <w:rFonts w:asciiTheme="majorHAnsi" w:hAnsiTheme="majorHAnsi" w:cs="Arial"/>
                <w:i/>
                <w:sz w:val="16"/>
                <w:szCs w:val="16"/>
              </w:rPr>
              <w:fldChar w:fldCharType="begin"/>
            </w:r>
            <w:r w:rsidRPr="00B43262">
              <w:rPr>
                <w:rFonts w:asciiTheme="majorHAnsi" w:hAnsiTheme="majorHAnsi" w:cs="Arial"/>
                <w:i/>
                <w:sz w:val="16"/>
                <w:szCs w:val="16"/>
              </w:rPr>
              <w:instrText xml:space="preserve"> REF _Ref378670615 \h  \* MERGEFORMAT </w:instrText>
            </w:r>
            <w:r w:rsidRPr="00B43262">
              <w:rPr>
                <w:rFonts w:asciiTheme="majorHAnsi" w:hAnsiTheme="majorHAnsi" w:cs="Arial"/>
                <w:i/>
                <w:sz w:val="16"/>
                <w:szCs w:val="16"/>
              </w:rPr>
            </w:r>
            <w:r w:rsidRPr="00B43262">
              <w:rPr>
                <w:rFonts w:asciiTheme="majorHAnsi" w:hAnsiTheme="majorHAnsi" w:cs="Arial"/>
                <w:i/>
                <w:sz w:val="16"/>
                <w:szCs w:val="16"/>
              </w:rPr>
              <w:fldChar w:fldCharType="separate"/>
            </w:r>
            <w:r w:rsidRPr="00B43262">
              <w:rPr>
                <w:rFonts w:asciiTheme="majorHAnsi" w:hAnsiTheme="majorHAnsi"/>
                <w:b/>
                <w:sz w:val="20"/>
              </w:rPr>
              <w:t>Q</w:t>
            </w:r>
            <w:r w:rsidRPr="00297EFA">
              <w:rPr>
                <w:rFonts w:asciiTheme="majorHAnsi" w:hAnsiTheme="majorHAnsi"/>
                <w:b/>
                <w:sz w:val="20"/>
              </w:rPr>
              <w:t>17.</w:t>
            </w:r>
            <w:r w:rsidRPr="00B43262">
              <w:rPr>
                <w:rFonts w:asciiTheme="majorHAnsi" w:hAnsiTheme="majorHAnsi" w:cs="Arial"/>
                <w:i/>
                <w:sz w:val="16"/>
                <w:szCs w:val="16"/>
              </w:rPr>
              <w:fldChar w:fldCharType="end"/>
            </w:r>
            <w:r w:rsidRPr="00B43262">
              <w:rPr>
                <w:rFonts w:asciiTheme="majorHAnsi" w:hAnsiTheme="majorHAnsi" w:cs="Arial"/>
                <w:i/>
                <w:sz w:val="16"/>
                <w:szCs w:val="16"/>
              </w:rPr>
              <w:t>+</w:t>
            </w:r>
            <w:r w:rsidRPr="00B43262">
              <w:rPr>
                <w:rFonts w:asciiTheme="majorHAnsi" w:hAnsiTheme="majorHAnsi" w:cs="Arial"/>
                <w:i/>
                <w:sz w:val="16"/>
                <w:szCs w:val="16"/>
              </w:rPr>
              <w:fldChar w:fldCharType="begin"/>
            </w:r>
            <w:r w:rsidRPr="00B43262">
              <w:rPr>
                <w:rFonts w:asciiTheme="majorHAnsi" w:hAnsiTheme="majorHAnsi" w:cs="Arial"/>
                <w:i/>
                <w:sz w:val="16"/>
                <w:szCs w:val="16"/>
              </w:rPr>
              <w:instrText xml:space="preserve"> REF _Ref378670635 \h  \* MERGEFORMAT </w:instrText>
            </w:r>
            <w:r w:rsidRPr="00B43262">
              <w:rPr>
                <w:rFonts w:asciiTheme="majorHAnsi" w:hAnsiTheme="majorHAnsi" w:cs="Arial"/>
                <w:i/>
                <w:sz w:val="16"/>
                <w:szCs w:val="16"/>
              </w:rPr>
            </w:r>
            <w:r w:rsidRPr="00B43262">
              <w:rPr>
                <w:rFonts w:asciiTheme="majorHAnsi" w:hAnsiTheme="majorHAnsi" w:cs="Arial"/>
                <w:i/>
                <w:sz w:val="16"/>
                <w:szCs w:val="16"/>
              </w:rPr>
              <w:fldChar w:fldCharType="separate"/>
            </w:r>
            <w:r w:rsidRPr="00B43262">
              <w:rPr>
                <w:rFonts w:asciiTheme="majorHAnsi" w:hAnsiTheme="majorHAnsi"/>
                <w:b/>
                <w:sz w:val="20"/>
              </w:rPr>
              <w:t>Q19.</w:t>
            </w:r>
            <w:r w:rsidRPr="00B43262">
              <w:rPr>
                <w:rFonts w:asciiTheme="majorHAnsi" w:hAnsiTheme="majorHAnsi" w:cs="Arial"/>
                <w:i/>
                <w:sz w:val="16"/>
                <w:szCs w:val="16"/>
              </w:rPr>
              <w:fldChar w:fldCharType="end"/>
            </w:r>
            <w:r w:rsidRPr="00B43262">
              <w:rPr>
                <w:rFonts w:asciiTheme="majorHAnsi" w:hAnsiTheme="majorHAnsi" w:cs="Arial"/>
                <w:i/>
                <w:sz w:val="16"/>
                <w:szCs w:val="16"/>
              </w:rPr>
              <w:t>+</w:t>
            </w:r>
            <w:r w:rsidRPr="00B43262">
              <w:rPr>
                <w:rFonts w:asciiTheme="majorHAnsi" w:hAnsiTheme="majorHAnsi" w:cs="Arial"/>
                <w:i/>
                <w:sz w:val="16"/>
                <w:szCs w:val="16"/>
              </w:rPr>
              <w:fldChar w:fldCharType="begin"/>
            </w:r>
            <w:r w:rsidRPr="00B43262">
              <w:rPr>
                <w:rFonts w:asciiTheme="majorHAnsi" w:hAnsiTheme="majorHAnsi" w:cs="Arial"/>
                <w:i/>
                <w:sz w:val="16"/>
                <w:szCs w:val="16"/>
              </w:rPr>
              <w:instrText xml:space="preserve"> REF _Ref378670653 \h  \* MERGEFORMAT </w:instrText>
            </w:r>
            <w:r w:rsidRPr="00B43262">
              <w:rPr>
                <w:rFonts w:asciiTheme="majorHAnsi" w:hAnsiTheme="majorHAnsi" w:cs="Arial"/>
                <w:i/>
                <w:sz w:val="16"/>
                <w:szCs w:val="16"/>
              </w:rPr>
            </w:r>
            <w:r w:rsidRPr="00B43262">
              <w:rPr>
                <w:rFonts w:asciiTheme="majorHAnsi" w:hAnsiTheme="majorHAnsi" w:cs="Arial"/>
                <w:i/>
                <w:sz w:val="16"/>
                <w:szCs w:val="16"/>
              </w:rPr>
              <w:fldChar w:fldCharType="separate"/>
            </w:r>
            <w:r w:rsidRPr="00B43262">
              <w:rPr>
                <w:rFonts w:asciiTheme="majorHAnsi" w:hAnsiTheme="majorHAnsi"/>
                <w:b/>
                <w:sz w:val="20"/>
              </w:rPr>
              <w:t>Q20.</w:t>
            </w:r>
            <w:r w:rsidRPr="00B43262">
              <w:rPr>
                <w:rFonts w:asciiTheme="majorHAnsi" w:hAnsiTheme="majorHAnsi" w:cs="Arial"/>
                <w:i/>
                <w:sz w:val="16"/>
                <w:szCs w:val="16"/>
              </w:rPr>
              <w:fldChar w:fldCharType="end"/>
            </w:r>
          </w:p>
        </w:tc>
        <w:tc>
          <w:tcPr>
            <w:tcW w:w="1803" w:type="dxa"/>
            <w:tcBorders>
              <w:top w:val="single" w:sz="4" w:space="0" w:color="auto"/>
              <w:bottom w:val="single" w:sz="4" w:space="0" w:color="auto"/>
            </w:tcBorders>
            <w:vAlign w:val="bottom"/>
          </w:tcPr>
          <w:p w14:paraId="1408A148" w14:textId="77777777" w:rsidR="00D0741D" w:rsidRPr="00B43262" w:rsidRDefault="00D0741D" w:rsidP="00D0741D">
            <w:pPr>
              <w:jc w:val="center"/>
              <w:rPr>
                <w:rFonts w:asciiTheme="majorHAnsi" w:hAnsiTheme="majorHAnsi" w:cs="Arial"/>
              </w:rPr>
            </w:pPr>
            <w:r w:rsidRPr="00B43262">
              <w:rPr>
                <w:rFonts w:asciiTheme="majorHAnsi" w:hAnsiTheme="majorHAnsi" w:cs="Arial"/>
              </w:rPr>
              <w:t>|___|___|___|</w:t>
            </w:r>
          </w:p>
        </w:tc>
      </w:tr>
      <w:tr w:rsidR="00D0741D" w:rsidRPr="00B43262" w14:paraId="54FFE8D1" w14:textId="77777777" w:rsidTr="00D43915">
        <w:tblPrEx>
          <w:tblLook w:val="0020" w:firstRow="1" w:lastRow="0" w:firstColumn="0" w:lastColumn="0" w:noHBand="0" w:noVBand="0"/>
        </w:tblPrEx>
        <w:trPr>
          <w:trHeight w:val="512"/>
        </w:trPr>
        <w:tc>
          <w:tcPr>
            <w:tcW w:w="809" w:type="dxa"/>
            <w:tcBorders>
              <w:top w:val="single" w:sz="4" w:space="0" w:color="auto"/>
              <w:bottom w:val="single" w:sz="4" w:space="0" w:color="auto"/>
            </w:tcBorders>
          </w:tcPr>
          <w:p w14:paraId="2B73E145" w14:textId="77777777" w:rsidR="00D0741D" w:rsidRPr="00B43262" w:rsidRDefault="00D0741D" w:rsidP="00D0741D">
            <w:bookmarkStart w:id="12" w:name="_Ref378670635"/>
            <w:r w:rsidRPr="00B43262">
              <w:rPr>
                <w:rFonts w:asciiTheme="majorHAnsi" w:hAnsiTheme="majorHAnsi"/>
                <w:b/>
                <w:sz w:val="20"/>
              </w:rPr>
              <w:t>Q19.</w:t>
            </w:r>
            <w:bookmarkEnd w:id="12"/>
          </w:p>
        </w:tc>
        <w:tc>
          <w:tcPr>
            <w:tcW w:w="4757" w:type="dxa"/>
            <w:gridSpan w:val="2"/>
            <w:tcBorders>
              <w:top w:val="single" w:sz="4" w:space="0" w:color="auto"/>
              <w:bottom w:val="single" w:sz="4" w:space="0" w:color="auto"/>
            </w:tcBorders>
          </w:tcPr>
          <w:p w14:paraId="1795E332" w14:textId="77777777" w:rsidR="00D0741D" w:rsidRPr="00B43262" w:rsidRDefault="00D0741D" w:rsidP="00D0741D">
            <w:pPr>
              <w:rPr>
                <w:rFonts w:asciiTheme="majorHAnsi" w:hAnsiTheme="majorHAnsi" w:cs="Arial"/>
                <w:b/>
                <w:sz w:val="20"/>
              </w:rPr>
            </w:pPr>
            <w:r w:rsidRPr="00B43262">
              <w:rPr>
                <w:rFonts w:asciiTheme="majorHAnsi" w:hAnsiTheme="majorHAnsi" w:cs="Arial"/>
                <w:b/>
                <w:sz w:val="20"/>
              </w:rPr>
              <w:t xml:space="preserve">Of these beds, how many are for maternity? </w:t>
            </w:r>
            <w:r w:rsidRPr="00B43262">
              <w:rPr>
                <w:rFonts w:asciiTheme="majorHAnsi" w:hAnsiTheme="majorHAnsi" w:cs="Arial"/>
                <w:sz w:val="16"/>
                <w:szCs w:val="16"/>
              </w:rPr>
              <w:t>(Number)</w:t>
            </w:r>
          </w:p>
        </w:tc>
        <w:tc>
          <w:tcPr>
            <w:tcW w:w="1558" w:type="dxa"/>
            <w:gridSpan w:val="3"/>
            <w:tcBorders>
              <w:top w:val="single" w:sz="4" w:space="0" w:color="auto"/>
              <w:bottom w:val="single" w:sz="4" w:space="0" w:color="auto"/>
            </w:tcBorders>
            <w:vAlign w:val="bottom"/>
          </w:tcPr>
          <w:p w14:paraId="6C39A172" w14:textId="77777777" w:rsidR="00D0741D" w:rsidRPr="00B43262" w:rsidRDefault="00D0741D" w:rsidP="00D0741D">
            <w:pPr>
              <w:widowControl w:val="0"/>
              <w:autoSpaceDE w:val="0"/>
              <w:autoSpaceDN w:val="0"/>
              <w:adjustRightInd w:val="0"/>
              <w:jc w:val="center"/>
              <w:rPr>
                <w:rFonts w:asciiTheme="majorHAnsi" w:hAnsiTheme="majorHAnsi" w:cs="Arial"/>
                <w:sz w:val="16"/>
                <w:szCs w:val="16"/>
              </w:rPr>
            </w:pPr>
            <w:r w:rsidRPr="00B43262">
              <w:rPr>
                <w:rFonts w:asciiTheme="majorHAnsi" w:hAnsiTheme="majorHAnsi" w:cs="Arial"/>
              </w:rPr>
              <w:t>|___|___|___|</w:t>
            </w:r>
          </w:p>
        </w:tc>
        <w:tc>
          <w:tcPr>
            <w:tcW w:w="722" w:type="dxa"/>
            <w:gridSpan w:val="2"/>
            <w:tcBorders>
              <w:top w:val="single" w:sz="4" w:space="0" w:color="auto"/>
              <w:bottom w:val="single" w:sz="4" w:space="0" w:color="auto"/>
            </w:tcBorders>
          </w:tcPr>
          <w:p w14:paraId="79F379A9" w14:textId="77777777" w:rsidR="00D0741D" w:rsidRPr="00B43262" w:rsidRDefault="00D0741D" w:rsidP="00D0741D">
            <w:bookmarkStart w:id="13" w:name="_Ref378670653"/>
            <w:r w:rsidRPr="00B43262">
              <w:rPr>
                <w:rFonts w:asciiTheme="majorHAnsi" w:hAnsiTheme="majorHAnsi"/>
                <w:b/>
                <w:sz w:val="20"/>
              </w:rPr>
              <w:t>Q20.</w:t>
            </w:r>
            <w:bookmarkEnd w:id="13"/>
          </w:p>
        </w:tc>
        <w:tc>
          <w:tcPr>
            <w:tcW w:w="4409" w:type="dxa"/>
            <w:gridSpan w:val="8"/>
            <w:tcBorders>
              <w:top w:val="single" w:sz="4" w:space="0" w:color="auto"/>
              <w:bottom w:val="single" w:sz="4" w:space="0" w:color="auto"/>
            </w:tcBorders>
          </w:tcPr>
          <w:p w14:paraId="0C8F544A" w14:textId="77777777" w:rsidR="00D0741D" w:rsidRPr="00B43262" w:rsidRDefault="00D0741D" w:rsidP="00D0741D">
            <w:pPr>
              <w:rPr>
                <w:rFonts w:asciiTheme="majorHAnsi" w:hAnsiTheme="majorHAnsi" w:cs="Arial"/>
                <w:b/>
                <w:sz w:val="20"/>
              </w:rPr>
            </w:pPr>
            <w:r w:rsidRPr="00B43262">
              <w:rPr>
                <w:rFonts w:asciiTheme="majorHAnsi" w:hAnsiTheme="majorHAnsi" w:cs="Arial"/>
                <w:b/>
                <w:sz w:val="20"/>
              </w:rPr>
              <w:t xml:space="preserve">Of these beds, how many are for observation? </w:t>
            </w:r>
            <w:r w:rsidRPr="00B43262">
              <w:rPr>
                <w:rFonts w:asciiTheme="majorHAnsi" w:hAnsiTheme="majorHAnsi" w:cs="Arial"/>
                <w:sz w:val="16"/>
                <w:szCs w:val="16"/>
              </w:rPr>
              <w:t>(Number)</w:t>
            </w:r>
          </w:p>
        </w:tc>
        <w:tc>
          <w:tcPr>
            <w:tcW w:w="1803" w:type="dxa"/>
            <w:tcBorders>
              <w:top w:val="single" w:sz="4" w:space="0" w:color="auto"/>
              <w:bottom w:val="single" w:sz="4" w:space="0" w:color="auto"/>
            </w:tcBorders>
            <w:vAlign w:val="bottom"/>
          </w:tcPr>
          <w:p w14:paraId="71A15327" w14:textId="77777777" w:rsidR="00D0741D" w:rsidRPr="00B43262" w:rsidRDefault="00D0741D" w:rsidP="00D0741D">
            <w:pPr>
              <w:jc w:val="center"/>
              <w:rPr>
                <w:rFonts w:asciiTheme="majorHAnsi" w:hAnsiTheme="majorHAnsi" w:cs="Arial"/>
              </w:rPr>
            </w:pPr>
            <w:r w:rsidRPr="00B43262">
              <w:rPr>
                <w:rFonts w:asciiTheme="majorHAnsi" w:hAnsiTheme="majorHAnsi" w:cs="Arial"/>
              </w:rPr>
              <w:t>|___|___|___|</w:t>
            </w:r>
          </w:p>
        </w:tc>
      </w:tr>
      <w:tr w:rsidR="00D0741D" w:rsidRPr="00B43262" w14:paraId="4C79701D" w14:textId="77777777" w:rsidTr="00D43915">
        <w:tblPrEx>
          <w:tblLook w:val="0020" w:firstRow="1" w:lastRow="0" w:firstColumn="0" w:lastColumn="0" w:noHBand="0" w:noVBand="0"/>
        </w:tblPrEx>
        <w:trPr>
          <w:trHeight w:val="260"/>
        </w:trPr>
        <w:tc>
          <w:tcPr>
            <w:tcW w:w="14058" w:type="dxa"/>
            <w:gridSpan w:val="17"/>
            <w:tcBorders>
              <w:top w:val="single" w:sz="4" w:space="0" w:color="auto"/>
            </w:tcBorders>
            <w:shd w:val="clear" w:color="auto" w:fill="D9D9D9" w:themeFill="background1" w:themeFillShade="D9"/>
          </w:tcPr>
          <w:p w14:paraId="78937842" w14:textId="77777777" w:rsidR="00D0741D" w:rsidRPr="00B43262" w:rsidRDefault="00D0741D" w:rsidP="00D0741D">
            <w:pPr>
              <w:keepNext/>
              <w:keepLines/>
              <w:outlineLvl w:val="6"/>
              <w:rPr>
                <w:rFonts w:asciiTheme="majorHAnsi" w:hAnsiTheme="majorHAnsi"/>
                <w:b/>
              </w:rPr>
            </w:pPr>
            <w:r w:rsidRPr="00B43262">
              <w:rPr>
                <w:rFonts w:asciiTheme="majorHAnsi" w:hAnsiTheme="majorHAnsi" w:cs="Arial"/>
                <w:b/>
              </w:rPr>
              <w:t>Maternity</w:t>
            </w:r>
          </w:p>
        </w:tc>
      </w:tr>
      <w:tr w:rsidR="00D0741D" w:rsidRPr="00B43262" w14:paraId="53874F04" w14:textId="77777777" w:rsidTr="00D43915">
        <w:tblPrEx>
          <w:tblLook w:val="0020" w:firstRow="1" w:lastRow="0" w:firstColumn="0" w:lastColumn="0" w:noHBand="0" w:noVBand="0"/>
        </w:tblPrEx>
        <w:trPr>
          <w:trHeight w:val="512"/>
        </w:trPr>
        <w:tc>
          <w:tcPr>
            <w:tcW w:w="809" w:type="dxa"/>
            <w:tcBorders>
              <w:top w:val="single" w:sz="4" w:space="0" w:color="auto"/>
            </w:tcBorders>
          </w:tcPr>
          <w:p w14:paraId="69CEF75A" w14:textId="77777777" w:rsidR="00D0741D" w:rsidRPr="00B43262" w:rsidRDefault="00D0741D" w:rsidP="00D0741D">
            <w:r w:rsidRPr="00B43262">
              <w:rPr>
                <w:rFonts w:asciiTheme="majorHAnsi" w:hAnsiTheme="majorHAnsi"/>
                <w:b/>
                <w:sz w:val="20"/>
              </w:rPr>
              <w:t>Q21.</w:t>
            </w:r>
          </w:p>
        </w:tc>
        <w:tc>
          <w:tcPr>
            <w:tcW w:w="4757" w:type="dxa"/>
            <w:gridSpan w:val="2"/>
            <w:tcBorders>
              <w:top w:val="single" w:sz="4" w:space="0" w:color="auto"/>
            </w:tcBorders>
          </w:tcPr>
          <w:p w14:paraId="43F42A56" w14:textId="77777777" w:rsidR="00D0741D" w:rsidRPr="00B43262" w:rsidRDefault="00D0741D" w:rsidP="00D0741D">
            <w:pPr>
              <w:rPr>
                <w:rFonts w:asciiTheme="majorHAnsi" w:hAnsiTheme="majorHAnsi" w:cs="Arial"/>
                <w:b/>
              </w:rPr>
            </w:pPr>
            <w:r w:rsidRPr="00B43262">
              <w:rPr>
                <w:rFonts w:asciiTheme="majorHAnsi" w:hAnsiTheme="majorHAnsi" w:cs="Arial"/>
                <w:b/>
              </w:rPr>
              <w:t>Do women give birth at this facility?</w:t>
            </w:r>
          </w:p>
          <w:p w14:paraId="0908FBA3" w14:textId="77777777" w:rsidR="00D0741D" w:rsidRPr="00B43262" w:rsidRDefault="00D0741D" w:rsidP="00D0741D">
            <w:pPr>
              <w:rPr>
                <w:rFonts w:asciiTheme="majorHAnsi" w:hAnsiTheme="majorHAnsi" w:cs="Arial"/>
                <w:sz w:val="16"/>
              </w:rPr>
            </w:pPr>
            <w:r w:rsidRPr="00B43262">
              <w:rPr>
                <w:rFonts w:asciiTheme="majorHAnsi" w:hAnsiTheme="majorHAnsi"/>
                <w:sz w:val="16"/>
                <w:szCs w:val="16"/>
              </w:rPr>
              <w:t>Yes</w:t>
            </w:r>
            <w:r w:rsidRPr="00B43262">
              <w:rPr>
                <w:rFonts w:asciiTheme="majorHAnsi" w:hAnsiTheme="majorHAnsi" w:cs="Arial"/>
                <w:sz w:val="16"/>
              </w:rPr>
              <w:t xml:space="preserve"> = 1; </w:t>
            </w:r>
          </w:p>
          <w:p w14:paraId="38AA6040" w14:textId="77777777" w:rsidR="00D0741D" w:rsidRPr="00B43262" w:rsidRDefault="00D0741D" w:rsidP="00D0741D">
            <w:pPr>
              <w:rPr>
                <w:rFonts w:asciiTheme="majorHAnsi" w:hAnsiTheme="majorHAnsi" w:cs="Arial"/>
                <w:b/>
                <w:sz w:val="20"/>
                <w:szCs w:val="18"/>
              </w:rPr>
            </w:pPr>
            <w:r w:rsidRPr="00B43262">
              <w:rPr>
                <w:rFonts w:asciiTheme="majorHAnsi" w:hAnsiTheme="majorHAnsi" w:cs="Arial"/>
                <w:sz w:val="16"/>
              </w:rPr>
              <w:t>No = 2</w:t>
            </w:r>
            <w:r w:rsidRPr="00B43262">
              <w:rPr>
                <w:rFonts w:asciiTheme="majorHAnsi" w:hAnsiTheme="majorHAnsi" w:cs="Arial"/>
              </w:rPr>
              <w:t xml:space="preserve">  </w:t>
            </w:r>
            <w:r w:rsidRPr="00B43262">
              <w:rPr>
                <w:rFonts w:asciiTheme="majorHAnsi" w:hAnsiTheme="majorHAnsi" w:cs="Arial"/>
              </w:rPr>
              <w:sym w:font="Wingdings" w:char="F0E0"/>
            </w:r>
            <w:r w:rsidRPr="00B43262">
              <w:rPr>
                <w:rFonts w:asciiTheme="majorHAnsi" w:hAnsiTheme="majorHAnsi" w:cs="Arial"/>
              </w:rPr>
              <w:t xml:space="preserve">  Q36.</w:t>
            </w:r>
          </w:p>
        </w:tc>
        <w:tc>
          <w:tcPr>
            <w:tcW w:w="1558" w:type="dxa"/>
            <w:gridSpan w:val="3"/>
            <w:tcBorders>
              <w:top w:val="single" w:sz="4" w:space="0" w:color="auto"/>
            </w:tcBorders>
            <w:vAlign w:val="bottom"/>
          </w:tcPr>
          <w:p w14:paraId="7B3B4E63" w14:textId="77777777" w:rsidR="00D0741D" w:rsidRPr="00B43262" w:rsidRDefault="00D0741D" w:rsidP="00D0741D">
            <w:pPr>
              <w:widowControl w:val="0"/>
              <w:autoSpaceDE w:val="0"/>
              <w:autoSpaceDN w:val="0"/>
              <w:adjustRightInd w:val="0"/>
              <w:jc w:val="center"/>
              <w:rPr>
                <w:rFonts w:asciiTheme="majorHAnsi" w:hAnsiTheme="majorHAnsi" w:cs="Arial"/>
              </w:rPr>
            </w:pPr>
            <w:r w:rsidRPr="00B43262">
              <w:rPr>
                <w:rFonts w:asciiTheme="majorHAnsi" w:hAnsiTheme="majorHAnsi" w:cs="Arial"/>
              </w:rPr>
              <w:t>|___|</w:t>
            </w:r>
          </w:p>
        </w:tc>
        <w:tc>
          <w:tcPr>
            <w:tcW w:w="6934" w:type="dxa"/>
            <w:gridSpan w:val="11"/>
            <w:tcBorders>
              <w:top w:val="single" w:sz="4" w:space="0" w:color="auto"/>
            </w:tcBorders>
            <w:shd w:val="pct25" w:color="auto" w:fill="auto"/>
          </w:tcPr>
          <w:p w14:paraId="2D3B35AF" w14:textId="77777777" w:rsidR="00D0741D" w:rsidRPr="00B43262" w:rsidRDefault="00D0741D" w:rsidP="00D0741D">
            <w:pPr>
              <w:jc w:val="center"/>
              <w:rPr>
                <w:rFonts w:asciiTheme="majorHAnsi" w:hAnsiTheme="majorHAnsi" w:cs="Arial"/>
              </w:rPr>
            </w:pPr>
          </w:p>
        </w:tc>
      </w:tr>
      <w:tr w:rsidR="00D0741D" w:rsidRPr="00B43262" w14:paraId="49203308" w14:textId="77777777" w:rsidTr="00D43915">
        <w:tblPrEx>
          <w:tblLook w:val="0020" w:firstRow="1" w:lastRow="0" w:firstColumn="0" w:lastColumn="0" w:noHBand="0" w:noVBand="0"/>
        </w:tblPrEx>
        <w:trPr>
          <w:trHeight w:val="683"/>
        </w:trPr>
        <w:tc>
          <w:tcPr>
            <w:tcW w:w="809" w:type="dxa"/>
            <w:tcBorders>
              <w:top w:val="single" w:sz="4" w:space="0" w:color="auto"/>
            </w:tcBorders>
          </w:tcPr>
          <w:p w14:paraId="08EF417F" w14:textId="77777777" w:rsidR="00D0741D" w:rsidRPr="00B43262" w:rsidRDefault="00D0741D" w:rsidP="00D0741D">
            <w:r w:rsidRPr="00B43262">
              <w:rPr>
                <w:rFonts w:asciiTheme="majorHAnsi" w:hAnsiTheme="majorHAnsi"/>
                <w:b/>
                <w:sz w:val="20"/>
              </w:rPr>
              <w:t>Q22.</w:t>
            </w:r>
          </w:p>
        </w:tc>
        <w:tc>
          <w:tcPr>
            <w:tcW w:w="4757" w:type="dxa"/>
            <w:gridSpan w:val="2"/>
            <w:tcBorders>
              <w:top w:val="single" w:sz="4" w:space="0" w:color="auto"/>
            </w:tcBorders>
          </w:tcPr>
          <w:p w14:paraId="5DB04DF9" w14:textId="4221555D" w:rsidR="00D0741D" w:rsidRPr="0061154F" w:rsidRDefault="00D0741D" w:rsidP="00D0741D">
            <w:pPr>
              <w:rPr>
                <w:rFonts w:asciiTheme="majorHAnsi" w:hAnsiTheme="majorHAnsi" w:cs="Arial"/>
                <w:b/>
                <w:sz w:val="20"/>
                <w:szCs w:val="18"/>
              </w:rPr>
            </w:pPr>
            <w:r w:rsidRPr="0061154F">
              <w:rPr>
                <w:rFonts w:asciiTheme="majorHAnsi" w:hAnsiTheme="majorHAnsi" w:cs="Calibri"/>
                <w:b/>
                <w:color w:val="000000"/>
              </w:rPr>
              <w:t xml:space="preserve">Does this facility have a maternity waiting </w:t>
            </w:r>
            <w:r w:rsidR="00E33012" w:rsidRPr="0061154F">
              <w:rPr>
                <w:rFonts w:asciiTheme="majorHAnsi" w:hAnsiTheme="majorHAnsi" w:cs="Calibri"/>
                <w:b/>
                <w:color w:val="000000"/>
              </w:rPr>
              <w:t xml:space="preserve">room </w:t>
            </w:r>
            <w:r w:rsidRPr="0061154F">
              <w:rPr>
                <w:rFonts w:asciiTheme="majorHAnsi" w:hAnsiTheme="majorHAnsi" w:cs="Calibri"/>
                <w:b/>
                <w:color w:val="000000"/>
              </w:rPr>
              <w:t>(first stage room) where women can stay prior to giving birth?</w:t>
            </w:r>
            <w:r w:rsidRPr="0061154F">
              <w:rPr>
                <w:rFonts w:asciiTheme="majorHAnsi" w:hAnsiTheme="majorHAnsi" w:cs="Arial"/>
                <w:b/>
                <w:sz w:val="20"/>
                <w:szCs w:val="18"/>
              </w:rPr>
              <w:t xml:space="preserve"> </w:t>
            </w:r>
            <w:r w:rsidRPr="0061154F">
              <w:rPr>
                <w:rFonts w:asciiTheme="majorHAnsi" w:hAnsiTheme="majorHAnsi"/>
                <w:sz w:val="16"/>
                <w:szCs w:val="16"/>
              </w:rPr>
              <w:t>Yes</w:t>
            </w:r>
            <w:r w:rsidRPr="0061154F">
              <w:rPr>
                <w:rFonts w:asciiTheme="majorHAnsi" w:hAnsiTheme="majorHAnsi" w:cs="Arial"/>
                <w:sz w:val="16"/>
              </w:rPr>
              <w:t xml:space="preserve"> = 1; No = 2</w:t>
            </w:r>
          </w:p>
          <w:p w14:paraId="4FAC2312" w14:textId="77777777" w:rsidR="00D0741D" w:rsidRPr="0061154F" w:rsidRDefault="00D0741D" w:rsidP="00D0741D">
            <w:pPr>
              <w:jc w:val="right"/>
              <w:rPr>
                <w:rFonts w:asciiTheme="majorHAnsi" w:hAnsiTheme="majorHAnsi" w:cs="Arial"/>
                <w:b/>
                <w:sz w:val="20"/>
                <w:szCs w:val="18"/>
              </w:rPr>
            </w:pPr>
            <w:r w:rsidRPr="0061154F">
              <w:rPr>
                <w:rFonts w:asciiTheme="majorHAnsi" w:hAnsiTheme="majorHAnsi" w:cs="Calibri"/>
                <w:b/>
                <w:color w:val="000000"/>
              </w:rPr>
              <w:t xml:space="preserve">Observe </w:t>
            </w:r>
            <w:r w:rsidRPr="0061154F">
              <w:rPr>
                <w:rFonts w:asciiTheme="majorHAnsi" w:hAnsiTheme="majorHAnsi" w:cs="Calibri"/>
                <w:b/>
                <w:noProof/>
                <w:color w:val="000000"/>
                <w:lang w:val="en-US"/>
              </w:rPr>
              <w:drawing>
                <wp:inline distT="0" distB="0" distL="0" distR="0" wp14:anchorId="6676E5FA" wp14:editId="7A618747">
                  <wp:extent cx="284480" cy="189865"/>
                  <wp:effectExtent l="0" t="0" r="1270" b="635"/>
                  <wp:docPr id="10" name="Picture 10" descr="MCj0403893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Cj04038930000[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4480" cy="189865"/>
                          </a:xfrm>
                          <a:prstGeom prst="rect">
                            <a:avLst/>
                          </a:prstGeom>
                          <a:noFill/>
                          <a:ln>
                            <a:noFill/>
                          </a:ln>
                        </pic:spPr>
                      </pic:pic>
                    </a:graphicData>
                  </a:graphic>
                </wp:inline>
              </w:drawing>
            </w:r>
          </w:p>
        </w:tc>
        <w:tc>
          <w:tcPr>
            <w:tcW w:w="1558" w:type="dxa"/>
            <w:gridSpan w:val="3"/>
            <w:tcBorders>
              <w:top w:val="single" w:sz="4" w:space="0" w:color="auto"/>
            </w:tcBorders>
            <w:vAlign w:val="bottom"/>
          </w:tcPr>
          <w:p w14:paraId="19CA4CAC" w14:textId="77777777" w:rsidR="00D0741D" w:rsidRPr="00B43262" w:rsidRDefault="00D0741D" w:rsidP="00D0741D">
            <w:pPr>
              <w:widowControl w:val="0"/>
              <w:autoSpaceDE w:val="0"/>
              <w:autoSpaceDN w:val="0"/>
              <w:adjustRightInd w:val="0"/>
              <w:jc w:val="center"/>
              <w:rPr>
                <w:rFonts w:asciiTheme="majorHAnsi" w:hAnsiTheme="majorHAnsi" w:cs="Arial"/>
              </w:rPr>
            </w:pPr>
            <w:r w:rsidRPr="00B43262">
              <w:rPr>
                <w:rFonts w:asciiTheme="majorHAnsi" w:hAnsiTheme="majorHAnsi" w:cs="Arial"/>
              </w:rPr>
              <w:t>|___|</w:t>
            </w:r>
          </w:p>
        </w:tc>
        <w:tc>
          <w:tcPr>
            <w:tcW w:w="722" w:type="dxa"/>
            <w:gridSpan w:val="2"/>
            <w:tcBorders>
              <w:top w:val="single" w:sz="4" w:space="0" w:color="auto"/>
            </w:tcBorders>
          </w:tcPr>
          <w:p w14:paraId="00EC21E1" w14:textId="77777777" w:rsidR="00D0741D" w:rsidRPr="00B43262" w:rsidRDefault="00D0741D" w:rsidP="00D0741D">
            <w:pPr>
              <w:rPr>
                <w:rFonts w:asciiTheme="majorHAnsi" w:hAnsiTheme="majorHAnsi"/>
                <w:b/>
                <w:sz w:val="20"/>
              </w:rPr>
            </w:pPr>
            <w:r w:rsidRPr="00B43262">
              <w:rPr>
                <w:rFonts w:asciiTheme="majorHAnsi" w:hAnsiTheme="majorHAnsi"/>
                <w:b/>
                <w:sz w:val="20"/>
              </w:rPr>
              <w:t>Q23.</w:t>
            </w:r>
          </w:p>
        </w:tc>
        <w:tc>
          <w:tcPr>
            <w:tcW w:w="4409" w:type="dxa"/>
            <w:gridSpan w:val="8"/>
            <w:tcBorders>
              <w:top w:val="single" w:sz="4" w:space="0" w:color="auto"/>
            </w:tcBorders>
          </w:tcPr>
          <w:p w14:paraId="7DDC5B79" w14:textId="77777777" w:rsidR="00D0741D" w:rsidRPr="00B43262" w:rsidRDefault="00D0741D" w:rsidP="00D0741D">
            <w:pPr>
              <w:rPr>
                <w:rFonts w:asciiTheme="majorHAnsi" w:hAnsiTheme="majorHAnsi" w:cs="Calibri"/>
                <w:b/>
                <w:color w:val="000000"/>
              </w:rPr>
            </w:pPr>
            <w:r w:rsidRPr="00B43262">
              <w:rPr>
                <w:rFonts w:asciiTheme="majorHAnsi" w:hAnsiTheme="majorHAnsi" w:cs="Calibri"/>
                <w:b/>
                <w:color w:val="000000"/>
              </w:rPr>
              <w:t xml:space="preserve">Does this facility have a maternity delivery room (second stage room)? </w:t>
            </w:r>
          </w:p>
          <w:p w14:paraId="09AE2DA4" w14:textId="77777777" w:rsidR="00D0741D" w:rsidRPr="00B43262" w:rsidRDefault="00D0741D" w:rsidP="00D0741D">
            <w:pPr>
              <w:rPr>
                <w:rFonts w:asciiTheme="majorHAnsi" w:hAnsiTheme="majorHAnsi" w:cs="Arial"/>
                <w:sz w:val="16"/>
              </w:rPr>
            </w:pPr>
            <w:r w:rsidRPr="00B43262">
              <w:rPr>
                <w:rFonts w:asciiTheme="majorHAnsi" w:hAnsiTheme="majorHAnsi"/>
                <w:sz w:val="16"/>
                <w:szCs w:val="16"/>
              </w:rPr>
              <w:t>Yes</w:t>
            </w:r>
            <w:r w:rsidRPr="00B43262">
              <w:rPr>
                <w:rFonts w:asciiTheme="majorHAnsi" w:hAnsiTheme="majorHAnsi" w:cs="Arial"/>
                <w:sz w:val="16"/>
              </w:rPr>
              <w:t xml:space="preserve"> = 1; No = 2</w:t>
            </w:r>
          </w:p>
          <w:p w14:paraId="7A19B52E" w14:textId="77777777" w:rsidR="00D0741D" w:rsidRPr="00B43262" w:rsidRDefault="00D0741D" w:rsidP="00D0741D">
            <w:pPr>
              <w:jc w:val="right"/>
              <w:rPr>
                <w:rFonts w:asciiTheme="majorHAnsi" w:hAnsiTheme="majorHAnsi" w:cs="Arial"/>
                <w:sz w:val="16"/>
                <w:szCs w:val="16"/>
              </w:rPr>
            </w:pPr>
            <w:r w:rsidRPr="00B43262">
              <w:rPr>
                <w:rFonts w:asciiTheme="majorHAnsi" w:hAnsiTheme="majorHAnsi" w:cs="Calibri"/>
                <w:b/>
                <w:color w:val="000000"/>
              </w:rPr>
              <w:t xml:space="preserve">Observe </w:t>
            </w:r>
            <w:r w:rsidRPr="00B43262">
              <w:rPr>
                <w:rFonts w:asciiTheme="majorHAnsi" w:hAnsiTheme="majorHAnsi" w:cs="Calibri"/>
                <w:b/>
                <w:noProof/>
                <w:color w:val="000000"/>
                <w:lang w:val="en-US"/>
              </w:rPr>
              <w:drawing>
                <wp:inline distT="0" distB="0" distL="0" distR="0" wp14:anchorId="0A8FAF60" wp14:editId="45479DA9">
                  <wp:extent cx="284480" cy="189865"/>
                  <wp:effectExtent l="0" t="0" r="1270" b="635"/>
                  <wp:docPr id="23" name="Picture 23" descr="MCj0403893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Cj04038930000[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4480" cy="189865"/>
                          </a:xfrm>
                          <a:prstGeom prst="rect">
                            <a:avLst/>
                          </a:prstGeom>
                          <a:noFill/>
                          <a:ln>
                            <a:noFill/>
                          </a:ln>
                        </pic:spPr>
                      </pic:pic>
                    </a:graphicData>
                  </a:graphic>
                </wp:inline>
              </w:drawing>
            </w:r>
          </w:p>
        </w:tc>
        <w:tc>
          <w:tcPr>
            <w:tcW w:w="1803" w:type="dxa"/>
            <w:tcBorders>
              <w:top w:val="single" w:sz="4" w:space="0" w:color="auto"/>
            </w:tcBorders>
            <w:vAlign w:val="bottom"/>
          </w:tcPr>
          <w:p w14:paraId="4748A64A" w14:textId="77777777" w:rsidR="00D0741D" w:rsidRPr="00B43262" w:rsidRDefault="00D0741D" w:rsidP="00D0741D">
            <w:pPr>
              <w:jc w:val="center"/>
              <w:rPr>
                <w:rFonts w:asciiTheme="majorHAnsi" w:hAnsiTheme="majorHAnsi"/>
              </w:rPr>
            </w:pPr>
            <w:r w:rsidRPr="00B43262">
              <w:rPr>
                <w:rFonts w:asciiTheme="majorHAnsi" w:hAnsiTheme="majorHAnsi" w:cs="Arial"/>
              </w:rPr>
              <w:t>|___|</w:t>
            </w:r>
          </w:p>
        </w:tc>
      </w:tr>
      <w:tr w:rsidR="00D0741D" w:rsidRPr="00B43262" w14:paraId="50C91DA8" w14:textId="77777777" w:rsidTr="00D43915">
        <w:tblPrEx>
          <w:tblLook w:val="0020" w:firstRow="1" w:lastRow="0" w:firstColumn="0" w:lastColumn="0" w:noHBand="0" w:noVBand="0"/>
        </w:tblPrEx>
        <w:trPr>
          <w:trHeight w:val="431"/>
        </w:trPr>
        <w:tc>
          <w:tcPr>
            <w:tcW w:w="14058" w:type="dxa"/>
            <w:gridSpan w:val="17"/>
            <w:tcBorders>
              <w:top w:val="single" w:sz="4" w:space="0" w:color="auto"/>
            </w:tcBorders>
            <w:shd w:val="clear" w:color="auto" w:fill="D9D9D9" w:themeFill="background1" w:themeFillShade="D9"/>
          </w:tcPr>
          <w:p w14:paraId="7352A50D" w14:textId="77777777" w:rsidR="00D0741D" w:rsidRPr="00B43262" w:rsidRDefault="00D0741D" w:rsidP="00D0741D">
            <w:pPr>
              <w:rPr>
                <w:rFonts w:asciiTheme="majorHAnsi" w:hAnsiTheme="majorHAnsi" w:cs="Arial"/>
                <w:b/>
                <w:sz w:val="20"/>
              </w:rPr>
            </w:pPr>
            <w:r w:rsidRPr="00B43262">
              <w:rPr>
                <w:rFonts w:asciiTheme="majorHAnsi" w:hAnsiTheme="majorHAnsi" w:cs="Arial"/>
                <w:b/>
                <w:sz w:val="20"/>
              </w:rPr>
              <w:lastRenderedPageBreak/>
              <w:t>Obstetric and Neonatal care</w:t>
            </w:r>
          </w:p>
          <w:p w14:paraId="4492DA2F" w14:textId="77777777" w:rsidR="00D0741D" w:rsidRPr="00B43262" w:rsidRDefault="00D0741D" w:rsidP="00D0741D">
            <w:pPr>
              <w:rPr>
                <w:rFonts w:asciiTheme="majorHAnsi" w:hAnsiTheme="majorHAnsi" w:cs="Arial"/>
                <w:highlight w:val="yellow"/>
              </w:rPr>
            </w:pPr>
            <w:r w:rsidRPr="00B43262">
              <w:rPr>
                <w:rFonts w:asciiTheme="majorHAnsi" w:hAnsiTheme="majorHAnsi"/>
                <w:sz w:val="16"/>
                <w:szCs w:val="16"/>
              </w:rPr>
              <w:t>Yes = 1; No = 2</w:t>
            </w:r>
          </w:p>
        </w:tc>
      </w:tr>
      <w:tr w:rsidR="00D0741D" w:rsidRPr="00B43262" w14:paraId="5B040FAE" w14:textId="77777777" w:rsidTr="00D43915">
        <w:tblPrEx>
          <w:tblLook w:val="0020" w:firstRow="1" w:lastRow="0" w:firstColumn="0" w:lastColumn="0" w:noHBand="0" w:noVBand="0"/>
        </w:tblPrEx>
        <w:trPr>
          <w:trHeight w:val="516"/>
        </w:trPr>
        <w:tc>
          <w:tcPr>
            <w:tcW w:w="809" w:type="dxa"/>
            <w:tcBorders>
              <w:top w:val="single" w:sz="4" w:space="0" w:color="auto"/>
            </w:tcBorders>
          </w:tcPr>
          <w:p w14:paraId="4E83950A" w14:textId="77777777" w:rsidR="00D0741D" w:rsidRPr="00B43262" w:rsidRDefault="00D0741D" w:rsidP="00D0741D">
            <w:r w:rsidRPr="00B43262">
              <w:rPr>
                <w:rFonts w:asciiTheme="majorHAnsi" w:hAnsiTheme="majorHAnsi"/>
                <w:b/>
                <w:sz w:val="20"/>
              </w:rPr>
              <w:t>Q24.</w:t>
            </w:r>
          </w:p>
        </w:tc>
        <w:tc>
          <w:tcPr>
            <w:tcW w:w="4779" w:type="dxa"/>
            <w:gridSpan w:val="3"/>
            <w:tcBorders>
              <w:top w:val="single" w:sz="4" w:space="0" w:color="auto"/>
            </w:tcBorders>
          </w:tcPr>
          <w:p w14:paraId="28F986C3" w14:textId="77777777" w:rsidR="00D0741D" w:rsidRPr="0061154F" w:rsidRDefault="00D0741D" w:rsidP="00611514">
            <w:pPr>
              <w:shd w:val="clear" w:color="auto" w:fill="FFFFFF"/>
              <w:tabs>
                <w:tab w:val="center" w:pos="4536"/>
                <w:tab w:val="right" w:pos="9072"/>
              </w:tabs>
              <w:rPr>
                <w:rFonts w:asciiTheme="majorHAnsi" w:hAnsiTheme="majorHAnsi" w:cs="Arial"/>
                <w:b/>
                <w:sz w:val="20"/>
              </w:rPr>
            </w:pPr>
            <w:r w:rsidRPr="0061154F">
              <w:rPr>
                <w:rFonts w:asciiTheme="majorHAnsi" w:hAnsiTheme="majorHAnsi" w:cs="Arial"/>
                <w:b/>
                <w:sz w:val="20"/>
                <w:szCs w:val="20"/>
              </w:rPr>
              <w:t>Does this facility offer administration of parenteral antibiotics?</w:t>
            </w:r>
          </w:p>
        </w:tc>
        <w:tc>
          <w:tcPr>
            <w:tcW w:w="1536" w:type="dxa"/>
            <w:gridSpan w:val="2"/>
            <w:tcBorders>
              <w:top w:val="single" w:sz="4" w:space="0" w:color="auto"/>
            </w:tcBorders>
            <w:vAlign w:val="bottom"/>
          </w:tcPr>
          <w:p w14:paraId="07B3B06C" w14:textId="77777777" w:rsidR="00D0741D" w:rsidRPr="0061154F" w:rsidRDefault="00D0741D" w:rsidP="00D0741D">
            <w:pPr>
              <w:jc w:val="center"/>
              <w:rPr>
                <w:rFonts w:asciiTheme="majorHAnsi" w:hAnsiTheme="majorHAnsi"/>
              </w:rPr>
            </w:pPr>
            <w:r w:rsidRPr="0061154F">
              <w:rPr>
                <w:rFonts w:asciiTheme="majorHAnsi" w:hAnsiTheme="majorHAnsi" w:cs="Arial"/>
              </w:rPr>
              <w:t>|___|</w:t>
            </w:r>
          </w:p>
        </w:tc>
        <w:tc>
          <w:tcPr>
            <w:tcW w:w="722" w:type="dxa"/>
            <w:gridSpan w:val="2"/>
            <w:tcBorders>
              <w:top w:val="single" w:sz="4" w:space="0" w:color="auto"/>
            </w:tcBorders>
          </w:tcPr>
          <w:p w14:paraId="1383E0F3" w14:textId="77777777" w:rsidR="00D0741D" w:rsidRPr="0061154F" w:rsidRDefault="00D0741D" w:rsidP="00D0741D">
            <w:r w:rsidRPr="0061154F">
              <w:rPr>
                <w:rFonts w:asciiTheme="majorHAnsi" w:hAnsiTheme="majorHAnsi"/>
                <w:b/>
                <w:sz w:val="20"/>
              </w:rPr>
              <w:t>Q25.</w:t>
            </w:r>
          </w:p>
        </w:tc>
        <w:tc>
          <w:tcPr>
            <w:tcW w:w="4409" w:type="dxa"/>
            <w:gridSpan w:val="8"/>
            <w:tcBorders>
              <w:top w:val="single" w:sz="4" w:space="0" w:color="auto"/>
            </w:tcBorders>
            <w:vAlign w:val="center"/>
          </w:tcPr>
          <w:p w14:paraId="45598938" w14:textId="77777777" w:rsidR="00D0741D" w:rsidRPr="0061154F" w:rsidRDefault="00D0741D" w:rsidP="00D0741D">
            <w:pPr>
              <w:rPr>
                <w:rFonts w:asciiTheme="majorHAnsi" w:hAnsiTheme="majorHAnsi" w:cs="Arial"/>
                <w:b/>
                <w:sz w:val="20"/>
              </w:rPr>
            </w:pPr>
            <w:r w:rsidRPr="0061154F">
              <w:rPr>
                <w:rFonts w:asciiTheme="majorHAnsi" w:hAnsiTheme="majorHAnsi" w:cs="Arial"/>
                <w:b/>
                <w:sz w:val="20"/>
                <w:szCs w:val="20"/>
              </w:rPr>
              <w:t xml:space="preserve">Does this facility offer administration of parenteral </w:t>
            </w:r>
            <w:r w:rsidR="00611514" w:rsidRPr="0061154F">
              <w:rPr>
                <w:rFonts w:asciiTheme="majorHAnsi" w:hAnsiTheme="majorHAnsi" w:cs="Arial"/>
                <w:b/>
                <w:sz w:val="20"/>
                <w:szCs w:val="20"/>
              </w:rPr>
              <w:t>oxytocics</w:t>
            </w:r>
            <w:r w:rsidRPr="0061154F">
              <w:rPr>
                <w:rFonts w:asciiTheme="majorHAnsi" w:hAnsiTheme="majorHAnsi" w:cs="Arial"/>
                <w:b/>
                <w:sz w:val="20"/>
                <w:szCs w:val="20"/>
              </w:rPr>
              <w:t>?</w:t>
            </w:r>
          </w:p>
        </w:tc>
        <w:tc>
          <w:tcPr>
            <w:tcW w:w="1803" w:type="dxa"/>
            <w:tcBorders>
              <w:top w:val="single" w:sz="4" w:space="0" w:color="auto"/>
            </w:tcBorders>
            <w:vAlign w:val="bottom"/>
          </w:tcPr>
          <w:p w14:paraId="16F1F300" w14:textId="77777777" w:rsidR="00D0741D" w:rsidRPr="00B43262" w:rsidRDefault="00D0741D" w:rsidP="00D0741D">
            <w:pPr>
              <w:jc w:val="center"/>
              <w:rPr>
                <w:rFonts w:asciiTheme="majorHAnsi" w:hAnsiTheme="majorHAnsi"/>
              </w:rPr>
            </w:pPr>
            <w:r w:rsidRPr="00B43262">
              <w:rPr>
                <w:rFonts w:asciiTheme="majorHAnsi" w:hAnsiTheme="majorHAnsi" w:cs="Arial"/>
              </w:rPr>
              <w:t>|___|</w:t>
            </w:r>
          </w:p>
        </w:tc>
      </w:tr>
      <w:tr w:rsidR="00D0741D" w:rsidRPr="00B43262" w14:paraId="4CE388A7" w14:textId="77777777" w:rsidTr="00D43915">
        <w:tblPrEx>
          <w:tblLook w:val="0020" w:firstRow="1" w:lastRow="0" w:firstColumn="0" w:lastColumn="0" w:noHBand="0" w:noVBand="0"/>
        </w:tblPrEx>
        <w:trPr>
          <w:trHeight w:val="516"/>
        </w:trPr>
        <w:tc>
          <w:tcPr>
            <w:tcW w:w="809" w:type="dxa"/>
            <w:tcBorders>
              <w:top w:val="single" w:sz="4" w:space="0" w:color="auto"/>
            </w:tcBorders>
          </w:tcPr>
          <w:p w14:paraId="45DA6765" w14:textId="77777777" w:rsidR="00D0741D" w:rsidRPr="00B43262" w:rsidRDefault="00D0741D" w:rsidP="00D0741D">
            <w:r w:rsidRPr="00B43262">
              <w:rPr>
                <w:rFonts w:asciiTheme="majorHAnsi" w:hAnsiTheme="majorHAnsi"/>
                <w:b/>
                <w:sz w:val="20"/>
              </w:rPr>
              <w:t>Q26.</w:t>
            </w:r>
          </w:p>
        </w:tc>
        <w:tc>
          <w:tcPr>
            <w:tcW w:w="4779" w:type="dxa"/>
            <w:gridSpan w:val="3"/>
            <w:tcBorders>
              <w:top w:val="single" w:sz="4" w:space="0" w:color="auto"/>
            </w:tcBorders>
          </w:tcPr>
          <w:p w14:paraId="66BD57B8" w14:textId="77777777" w:rsidR="00D0741D" w:rsidRPr="0061154F" w:rsidRDefault="00D0741D" w:rsidP="00611514">
            <w:pPr>
              <w:shd w:val="clear" w:color="auto" w:fill="FFFFFF"/>
              <w:tabs>
                <w:tab w:val="center" w:pos="4536"/>
                <w:tab w:val="right" w:pos="9072"/>
              </w:tabs>
              <w:rPr>
                <w:rFonts w:asciiTheme="majorHAnsi" w:hAnsiTheme="majorHAnsi" w:cs="Arial"/>
                <w:b/>
                <w:sz w:val="20"/>
                <w:szCs w:val="20"/>
              </w:rPr>
            </w:pPr>
            <w:r w:rsidRPr="0061154F">
              <w:rPr>
                <w:rFonts w:asciiTheme="majorHAnsi" w:hAnsiTheme="majorHAnsi" w:cs="Arial"/>
                <w:b/>
                <w:sz w:val="20"/>
                <w:szCs w:val="20"/>
              </w:rPr>
              <w:t>Does this facility offer administration of parenteral anticonvulsants?</w:t>
            </w:r>
          </w:p>
        </w:tc>
        <w:tc>
          <w:tcPr>
            <w:tcW w:w="1536" w:type="dxa"/>
            <w:gridSpan w:val="2"/>
            <w:tcBorders>
              <w:top w:val="single" w:sz="4" w:space="0" w:color="auto"/>
            </w:tcBorders>
            <w:vAlign w:val="bottom"/>
          </w:tcPr>
          <w:p w14:paraId="08DB195F" w14:textId="77777777" w:rsidR="00D0741D" w:rsidRPr="0061154F" w:rsidRDefault="00D0741D" w:rsidP="00D0741D">
            <w:pPr>
              <w:jc w:val="center"/>
              <w:rPr>
                <w:rFonts w:asciiTheme="majorHAnsi" w:hAnsiTheme="majorHAnsi"/>
              </w:rPr>
            </w:pPr>
            <w:r w:rsidRPr="0061154F">
              <w:rPr>
                <w:rFonts w:asciiTheme="majorHAnsi" w:hAnsiTheme="majorHAnsi" w:cs="Arial"/>
              </w:rPr>
              <w:t>|___|</w:t>
            </w:r>
          </w:p>
        </w:tc>
        <w:tc>
          <w:tcPr>
            <w:tcW w:w="722" w:type="dxa"/>
            <w:gridSpan w:val="2"/>
            <w:tcBorders>
              <w:top w:val="single" w:sz="4" w:space="0" w:color="auto"/>
            </w:tcBorders>
          </w:tcPr>
          <w:p w14:paraId="5868F7B9" w14:textId="77777777" w:rsidR="00D0741D" w:rsidRPr="0061154F" w:rsidRDefault="00D0741D" w:rsidP="00D0741D">
            <w:r w:rsidRPr="0061154F">
              <w:rPr>
                <w:rFonts w:asciiTheme="majorHAnsi" w:hAnsiTheme="majorHAnsi"/>
                <w:b/>
                <w:sz w:val="20"/>
              </w:rPr>
              <w:t>Q27.</w:t>
            </w:r>
          </w:p>
        </w:tc>
        <w:tc>
          <w:tcPr>
            <w:tcW w:w="4409" w:type="dxa"/>
            <w:gridSpan w:val="8"/>
            <w:tcBorders>
              <w:top w:val="single" w:sz="4" w:space="0" w:color="auto"/>
            </w:tcBorders>
            <w:vAlign w:val="center"/>
          </w:tcPr>
          <w:p w14:paraId="4DF46679" w14:textId="77777777" w:rsidR="00D0741D" w:rsidRPr="0061154F" w:rsidRDefault="00D0741D" w:rsidP="00611514">
            <w:pPr>
              <w:shd w:val="clear" w:color="auto" w:fill="FFFFFF"/>
              <w:tabs>
                <w:tab w:val="center" w:pos="4536"/>
                <w:tab w:val="right" w:pos="9072"/>
              </w:tabs>
              <w:rPr>
                <w:rFonts w:asciiTheme="majorHAnsi" w:hAnsiTheme="majorHAnsi" w:cs="Arial"/>
                <w:b/>
                <w:sz w:val="20"/>
              </w:rPr>
            </w:pPr>
            <w:r w:rsidRPr="0061154F">
              <w:rPr>
                <w:rFonts w:asciiTheme="majorHAnsi" w:hAnsiTheme="majorHAnsi" w:cs="Arial"/>
                <w:b/>
                <w:sz w:val="20"/>
                <w:szCs w:val="20"/>
              </w:rPr>
              <w:t>Does this facility offer manual extraction of placenta?</w:t>
            </w:r>
            <w:r w:rsidRPr="0061154F">
              <w:rPr>
                <w:rFonts w:asciiTheme="majorHAnsi" w:hAnsiTheme="majorHAnsi" w:cs="Arial"/>
                <w:b/>
                <w:sz w:val="20"/>
              </w:rPr>
              <w:t xml:space="preserve"> </w:t>
            </w:r>
          </w:p>
        </w:tc>
        <w:tc>
          <w:tcPr>
            <w:tcW w:w="1803" w:type="dxa"/>
            <w:tcBorders>
              <w:top w:val="single" w:sz="4" w:space="0" w:color="auto"/>
            </w:tcBorders>
            <w:vAlign w:val="bottom"/>
          </w:tcPr>
          <w:p w14:paraId="340C09DF" w14:textId="77777777" w:rsidR="00D0741D" w:rsidRPr="00B43262" w:rsidRDefault="00D0741D" w:rsidP="00D0741D">
            <w:pPr>
              <w:jc w:val="center"/>
              <w:rPr>
                <w:rFonts w:asciiTheme="majorHAnsi" w:hAnsiTheme="majorHAnsi"/>
              </w:rPr>
            </w:pPr>
            <w:r w:rsidRPr="00B43262">
              <w:rPr>
                <w:rFonts w:asciiTheme="majorHAnsi" w:hAnsiTheme="majorHAnsi" w:cs="Arial"/>
              </w:rPr>
              <w:t>|___|</w:t>
            </w:r>
          </w:p>
        </w:tc>
      </w:tr>
      <w:tr w:rsidR="00D0741D" w:rsidRPr="00B43262" w14:paraId="0629F386" w14:textId="77777777" w:rsidTr="00D43915">
        <w:tblPrEx>
          <w:tblLook w:val="0020" w:firstRow="1" w:lastRow="0" w:firstColumn="0" w:lastColumn="0" w:noHBand="0" w:noVBand="0"/>
        </w:tblPrEx>
        <w:trPr>
          <w:trHeight w:val="516"/>
        </w:trPr>
        <w:tc>
          <w:tcPr>
            <w:tcW w:w="809" w:type="dxa"/>
            <w:tcBorders>
              <w:top w:val="single" w:sz="4" w:space="0" w:color="auto"/>
            </w:tcBorders>
          </w:tcPr>
          <w:p w14:paraId="4FFE43F0" w14:textId="77777777" w:rsidR="00D0741D" w:rsidRPr="00B43262" w:rsidRDefault="00D0741D" w:rsidP="00D0741D">
            <w:r w:rsidRPr="00B43262">
              <w:rPr>
                <w:rFonts w:asciiTheme="majorHAnsi" w:hAnsiTheme="majorHAnsi"/>
                <w:b/>
                <w:sz w:val="20"/>
              </w:rPr>
              <w:t>Q28.</w:t>
            </w:r>
          </w:p>
        </w:tc>
        <w:tc>
          <w:tcPr>
            <w:tcW w:w="4779" w:type="dxa"/>
            <w:gridSpan w:val="3"/>
            <w:tcBorders>
              <w:top w:val="single" w:sz="4" w:space="0" w:color="auto"/>
            </w:tcBorders>
          </w:tcPr>
          <w:p w14:paraId="68811CC9" w14:textId="77777777" w:rsidR="00D0741D" w:rsidRPr="0061154F" w:rsidRDefault="00D0741D" w:rsidP="00231A84">
            <w:pPr>
              <w:shd w:val="clear" w:color="auto" w:fill="FFFFFF"/>
              <w:tabs>
                <w:tab w:val="center" w:pos="4536"/>
                <w:tab w:val="right" w:pos="9072"/>
              </w:tabs>
              <w:rPr>
                <w:rFonts w:asciiTheme="majorHAnsi" w:hAnsiTheme="majorHAnsi" w:cs="Arial"/>
                <w:b/>
                <w:sz w:val="20"/>
                <w:szCs w:val="20"/>
              </w:rPr>
            </w:pPr>
            <w:r w:rsidRPr="0061154F">
              <w:rPr>
                <w:rFonts w:asciiTheme="majorHAnsi" w:hAnsiTheme="majorHAnsi" w:cs="Arial"/>
                <w:b/>
                <w:sz w:val="20"/>
                <w:szCs w:val="20"/>
              </w:rPr>
              <w:t>Does this facility offer manual extraction of products of conception?</w:t>
            </w:r>
          </w:p>
        </w:tc>
        <w:tc>
          <w:tcPr>
            <w:tcW w:w="1536" w:type="dxa"/>
            <w:gridSpan w:val="2"/>
            <w:tcBorders>
              <w:top w:val="single" w:sz="4" w:space="0" w:color="auto"/>
            </w:tcBorders>
            <w:vAlign w:val="bottom"/>
          </w:tcPr>
          <w:p w14:paraId="3C3A399D" w14:textId="77777777" w:rsidR="00D0741D" w:rsidRPr="0061154F" w:rsidRDefault="00D0741D" w:rsidP="00D0741D">
            <w:pPr>
              <w:jc w:val="center"/>
              <w:rPr>
                <w:rFonts w:asciiTheme="majorHAnsi" w:hAnsiTheme="majorHAnsi"/>
              </w:rPr>
            </w:pPr>
            <w:r w:rsidRPr="0061154F">
              <w:rPr>
                <w:rFonts w:asciiTheme="majorHAnsi" w:hAnsiTheme="majorHAnsi" w:cs="Arial"/>
              </w:rPr>
              <w:t>|___|</w:t>
            </w:r>
          </w:p>
        </w:tc>
        <w:tc>
          <w:tcPr>
            <w:tcW w:w="722" w:type="dxa"/>
            <w:gridSpan w:val="2"/>
            <w:tcBorders>
              <w:top w:val="single" w:sz="4" w:space="0" w:color="auto"/>
            </w:tcBorders>
          </w:tcPr>
          <w:p w14:paraId="20C119C6" w14:textId="77777777" w:rsidR="00D0741D" w:rsidRPr="0061154F" w:rsidRDefault="00D0741D" w:rsidP="00D0741D">
            <w:r w:rsidRPr="0061154F">
              <w:rPr>
                <w:rFonts w:asciiTheme="majorHAnsi" w:hAnsiTheme="majorHAnsi"/>
                <w:b/>
                <w:sz w:val="20"/>
              </w:rPr>
              <w:t>Q29.</w:t>
            </w:r>
          </w:p>
        </w:tc>
        <w:tc>
          <w:tcPr>
            <w:tcW w:w="4409" w:type="dxa"/>
            <w:gridSpan w:val="8"/>
            <w:tcBorders>
              <w:top w:val="single" w:sz="4" w:space="0" w:color="auto"/>
            </w:tcBorders>
            <w:vAlign w:val="center"/>
          </w:tcPr>
          <w:p w14:paraId="2B067D53" w14:textId="77777777" w:rsidR="00D0741D" w:rsidRPr="0061154F" w:rsidRDefault="00D0741D" w:rsidP="00231A84">
            <w:pPr>
              <w:shd w:val="clear" w:color="auto" w:fill="FFFFFF"/>
              <w:tabs>
                <w:tab w:val="center" w:pos="4536"/>
                <w:tab w:val="right" w:pos="9072"/>
              </w:tabs>
              <w:rPr>
                <w:rFonts w:asciiTheme="majorHAnsi" w:hAnsiTheme="majorHAnsi" w:cs="Arial"/>
                <w:b/>
                <w:sz w:val="20"/>
              </w:rPr>
            </w:pPr>
            <w:r w:rsidRPr="0061154F">
              <w:rPr>
                <w:rFonts w:asciiTheme="majorHAnsi" w:hAnsiTheme="majorHAnsi" w:cs="Arial"/>
                <w:b/>
                <w:sz w:val="20"/>
                <w:szCs w:val="20"/>
              </w:rPr>
              <w:t>Does this facility offer instrumental delivery (ventouse, forceps)?</w:t>
            </w:r>
          </w:p>
        </w:tc>
        <w:tc>
          <w:tcPr>
            <w:tcW w:w="1803" w:type="dxa"/>
            <w:tcBorders>
              <w:top w:val="single" w:sz="4" w:space="0" w:color="auto"/>
            </w:tcBorders>
            <w:vAlign w:val="bottom"/>
          </w:tcPr>
          <w:p w14:paraId="33029C10" w14:textId="77777777" w:rsidR="00D0741D" w:rsidRPr="00B43262" w:rsidRDefault="00D0741D" w:rsidP="00D0741D">
            <w:pPr>
              <w:jc w:val="center"/>
              <w:rPr>
                <w:rFonts w:asciiTheme="majorHAnsi" w:hAnsiTheme="majorHAnsi"/>
              </w:rPr>
            </w:pPr>
            <w:r w:rsidRPr="00B43262">
              <w:rPr>
                <w:rFonts w:asciiTheme="majorHAnsi" w:hAnsiTheme="majorHAnsi" w:cs="Arial"/>
              </w:rPr>
              <w:t>|___|</w:t>
            </w:r>
          </w:p>
        </w:tc>
      </w:tr>
      <w:tr w:rsidR="00D0741D" w:rsidRPr="00B43262" w14:paraId="2A53483C" w14:textId="77777777" w:rsidTr="00D43915">
        <w:tblPrEx>
          <w:tblLook w:val="0020" w:firstRow="1" w:lastRow="0" w:firstColumn="0" w:lastColumn="0" w:noHBand="0" w:noVBand="0"/>
        </w:tblPrEx>
        <w:trPr>
          <w:trHeight w:val="516"/>
        </w:trPr>
        <w:tc>
          <w:tcPr>
            <w:tcW w:w="809" w:type="dxa"/>
            <w:tcBorders>
              <w:top w:val="single" w:sz="4" w:space="0" w:color="auto"/>
            </w:tcBorders>
          </w:tcPr>
          <w:p w14:paraId="127009C4" w14:textId="77777777" w:rsidR="00D0741D" w:rsidRPr="00B43262" w:rsidRDefault="00D0741D" w:rsidP="00D0741D">
            <w:r w:rsidRPr="00B43262">
              <w:rPr>
                <w:rFonts w:asciiTheme="majorHAnsi" w:hAnsiTheme="majorHAnsi"/>
                <w:b/>
                <w:sz w:val="20"/>
              </w:rPr>
              <w:t>Q30.</w:t>
            </w:r>
          </w:p>
        </w:tc>
        <w:tc>
          <w:tcPr>
            <w:tcW w:w="4779" w:type="dxa"/>
            <w:gridSpan w:val="3"/>
            <w:tcBorders>
              <w:top w:val="single" w:sz="4" w:space="0" w:color="auto"/>
            </w:tcBorders>
          </w:tcPr>
          <w:p w14:paraId="6F334C83" w14:textId="77777777" w:rsidR="00D0741D" w:rsidRPr="00B43262" w:rsidRDefault="00D0741D" w:rsidP="00231A84">
            <w:pPr>
              <w:shd w:val="clear" w:color="auto" w:fill="FFFFFF"/>
              <w:tabs>
                <w:tab w:val="center" w:pos="4536"/>
                <w:tab w:val="right" w:pos="9072"/>
              </w:tabs>
              <w:rPr>
                <w:rFonts w:asciiTheme="majorHAnsi" w:hAnsiTheme="majorHAnsi" w:cs="Arial"/>
                <w:b/>
                <w:sz w:val="20"/>
              </w:rPr>
            </w:pPr>
            <w:r w:rsidRPr="00B43262">
              <w:rPr>
                <w:rFonts w:asciiTheme="majorHAnsi" w:hAnsiTheme="majorHAnsi" w:cs="Arial"/>
                <w:b/>
                <w:sz w:val="20"/>
                <w:szCs w:val="20"/>
              </w:rPr>
              <w:t>Does this facility offer neonatal resuscitation with a bag and mask?</w:t>
            </w:r>
          </w:p>
        </w:tc>
        <w:tc>
          <w:tcPr>
            <w:tcW w:w="1536" w:type="dxa"/>
            <w:gridSpan w:val="2"/>
            <w:tcBorders>
              <w:top w:val="single" w:sz="4" w:space="0" w:color="auto"/>
            </w:tcBorders>
            <w:vAlign w:val="bottom"/>
          </w:tcPr>
          <w:p w14:paraId="1E0B3328" w14:textId="77777777" w:rsidR="00D0741D" w:rsidRPr="00B43262" w:rsidRDefault="00D0741D" w:rsidP="00D0741D">
            <w:pPr>
              <w:jc w:val="center"/>
              <w:rPr>
                <w:rFonts w:asciiTheme="majorHAnsi" w:hAnsiTheme="majorHAnsi"/>
              </w:rPr>
            </w:pPr>
            <w:r w:rsidRPr="00B43262">
              <w:rPr>
                <w:rFonts w:asciiTheme="majorHAnsi" w:hAnsiTheme="majorHAnsi" w:cs="Arial"/>
              </w:rPr>
              <w:t>|___|</w:t>
            </w:r>
          </w:p>
        </w:tc>
        <w:tc>
          <w:tcPr>
            <w:tcW w:w="722" w:type="dxa"/>
            <w:gridSpan w:val="2"/>
            <w:tcBorders>
              <w:top w:val="single" w:sz="4" w:space="0" w:color="auto"/>
            </w:tcBorders>
          </w:tcPr>
          <w:p w14:paraId="2EB638DC" w14:textId="77777777" w:rsidR="00D0741D" w:rsidRPr="00B43262" w:rsidRDefault="00D0741D" w:rsidP="00D0741D">
            <w:r w:rsidRPr="00B43262">
              <w:rPr>
                <w:rFonts w:asciiTheme="majorHAnsi" w:hAnsiTheme="majorHAnsi"/>
                <w:b/>
                <w:sz w:val="20"/>
              </w:rPr>
              <w:t>Q31.</w:t>
            </w:r>
          </w:p>
        </w:tc>
        <w:tc>
          <w:tcPr>
            <w:tcW w:w="4409" w:type="dxa"/>
            <w:gridSpan w:val="8"/>
            <w:tcBorders>
              <w:top w:val="single" w:sz="4" w:space="0" w:color="auto"/>
            </w:tcBorders>
            <w:vAlign w:val="center"/>
          </w:tcPr>
          <w:p w14:paraId="1FB013A9" w14:textId="77777777" w:rsidR="00D0741D" w:rsidRPr="00B43262" w:rsidRDefault="00D0741D" w:rsidP="00231A84">
            <w:pPr>
              <w:shd w:val="clear" w:color="auto" w:fill="FFFFFF"/>
              <w:tabs>
                <w:tab w:val="center" w:pos="4536"/>
                <w:tab w:val="right" w:pos="9072"/>
              </w:tabs>
              <w:rPr>
                <w:rFonts w:asciiTheme="majorHAnsi" w:hAnsiTheme="majorHAnsi" w:cs="Arial"/>
                <w:b/>
                <w:sz w:val="20"/>
                <w:highlight w:val="yellow"/>
              </w:rPr>
            </w:pPr>
            <w:r w:rsidRPr="00B43262">
              <w:rPr>
                <w:rFonts w:asciiTheme="majorHAnsi" w:hAnsiTheme="majorHAnsi" w:cs="Arial"/>
                <w:b/>
                <w:sz w:val="20"/>
                <w:szCs w:val="20"/>
              </w:rPr>
              <w:t>Does this facility offer blood transfusion?</w:t>
            </w:r>
            <w:r w:rsidRPr="00B43262">
              <w:rPr>
                <w:rFonts w:asciiTheme="majorHAnsi" w:hAnsiTheme="majorHAnsi" w:cs="Arial"/>
                <w:b/>
                <w:sz w:val="20"/>
                <w:highlight w:val="yellow"/>
              </w:rPr>
              <w:t xml:space="preserve"> </w:t>
            </w:r>
          </w:p>
        </w:tc>
        <w:tc>
          <w:tcPr>
            <w:tcW w:w="1803" w:type="dxa"/>
            <w:tcBorders>
              <w:top w:val="single" w:sz="4" w:space="0" w:color="auto"/>
            </w:tcBorders>
            <w:vAlign w:val="bottom"/>
          </w:tcPr>
          <w:p w14:paraId="40EEF5AA" w14:textId="77777777" w:rsidR="00D0741D" w:rsidRPr="00B43262" w:rsidRDefault="00D0741D" w:rsidP="00D0741D">
            <w:pPr>
              <w:jc w:val="center"/>
              <w:rPr>
                <w:rFonts w:asciiTheme="majorHAnsi" w:hAnsiTheme="majorHAnsi"/>
              </w:rPr>
            </w:pPr>
            <w:r w:rsidRPr="00B43262">
              <w:rPr>
                <w:rFonts w:asciiTheme="majorHAnsi" w:hAnsiTheme="majorHAnsi" w:cs="Arial"/>
              </w:rPr>
              <w:t>|___|</w:t>
            </w:r>
          </w:p>
        </w:tc>
      </w:tr>
      <w:tr w:rsidR="00D0741D" w:rsidRPr="00B43262" w14:paraId="0DCFC1B4" w14:textId="77777777" w:rsidTr="00D43915">
        <w:tblPrEx>
          <w:tblLook w:val="0020" w:firstRow="1" w:lastRow="0" w:firstColumn="0" w:lastColumn="0" w:noHBand="0" w:noVBand="0"/>
        </w:tblPrEx>
        <w:trPr>
          <w:trHeight w:val="516"/>
        </w:trPr>
        <w:tc>
          <w:tcPr>
            <w:tcW w:w="809" w:type="dxa"/>
            <w:tcBorders>
              <w:top w:val="single" w:sz="4" w:space="0" w:color="auto"/>
            </w:tcBorders>
          </w:tcPr>
          <w:p w14:paraId="5806F897" w14:textId="77777777" w:rsidR="00D0741D" w:rsidRPr="00B43262" w:rsidRDefault="00D0741D" w:rsidP="00D0741D">
            <w:r w:rsidRPr="00B43262">
              <w:rPr>
                <w:rFonts w:asciiTheme="majorHAnsi" w:hAnsiTheme="majorHAnsi"/>
                <w:b/>
                <w:sz w:val="20"/>
              </w:rPr>
              <w:t>Q32.</w:t>
            </w:r>
          </w:p>
        </w:tc>
        <w:tc>
          <w:tcPr>
            <w:tcW w:w="4779" w:type="dxa"/>
            <w:gridSpan w:val="3"/>
            <w:tcBorders>
              <w:top w:val="single" w:sz="4" w:space="0" w:color="auto"/>
            </w:tcBorders>
          </w:tcPr>
          <w:p w14:paraId="1E7BAE0C" w14:textId="77777777" w:rsidR="00D0741D" w:rsidRPr="00B43262" w:rsidRDefault="00D0741D" w:rsidP="00D0741D">
            <w:pPr>
              <w:rPr>
                <w:rFonts w:asciiTheme="majorHAnsi" w:hAnsiTheme="majorHAnsi" w:cs="Arial"/>
                <w:b/>
                <w:sz w:val="20"/>
                <w:szCs w:val="20"/>
              </w:rPr>
            </w:pPr>
            <w:r w:rsidRPr="00B43262">
              <w:rPr>
                <w:rFonts w:asciiTheme="majorHAnsi" w:hAnsiTheme="majorHAnsi" w:cs="Arial"/>
                <w:b/>
                <w:sz w:val="20"/>
                <w:szCs w:val="20"/>
              </w:rPr>
              <w:t>Does this facility offer Caesarean section?</w:t>
            </w:r>
          </w:p>
          <w:p w14:paraId="09D0B923" w14:textId="77777777" w:rsidR="00D0741D" w:rsidRPr="00B43262" w:rsidRDefault="00D0741D" w:rsidP="00D0741D">
            <w:pPr>
              <w:rPr>
                <w:rFonts w:asciiTheme="majorHAnsi" w:hAnsiTheme="majorHAnsi" w:cs="Arial"/>
                <w:sz w:val="20"/>
              </w:rPr>
            </w:pPr>
            <w:r w:rsidRPr="00B43262">
              <w:rPr>
                <w:rFonts w:asciiTheme="majorHAnsi" w:hAnsiTheme="majorHAnsi" w:cs="Arial"/>
                <w:sz w:val="20"/>
                <w:szCs w:val="20"/>
              </w:rPr>
              <w:t xml:space="preserve">If No (2) </w:t>
            </w:r>
            <w:r w:rsidRPr="00B43262">
              <w:rPr>
                <w:rFonts w:asciiTheme="majorHAnsi" w:hAnsiTheme="majorHAnsi" w:cs="Arial"/>
                <w:sz w:val="20"/>
                <w:szCs w:val="20"/>
              </w:rPr>
              <w:sym w:font="Wingdings" w:char="F0E0"/>
            </w:r>
            <w:r w:rsidRPr="00B43262">
              <w:rPr>
                <w:rFonts w:asciiTheme="majorHAnsi" w:hAnsiTheme="majorHAnsi" w:cs="Arial"/>
                <w:sz w:val="20"/>
                <w:szCs w:val="20"/>
              </w:rPr>
              <w:t xml:space="preserve"> Q34</w:t>
            </w:r>
          </w:p>
        </w:tc>
        <w:tc>
          <w:tcPr>
            <w:tcW w:w="1536" w:type="dxa"/>
            <w:gridSpan w:val="2"/>
            <w:tcBorders>
              <w:top w:val="single" w:sz="4" w:space="0" w:color="auto"/>
            </w:tcBorders>
            <w:vAlign w:val="bottom"/>
          </w:tcPr>
          <w:p w14:paraId="275B1EBA" w14:textId="77777777" w:rsidR="00D0741D" w:rsidRPr="00B43262" w:rsidRDefault="00D0741D" w:rsidP="00D0741D">
            <w:pPr>
              <w:jc w:val="center"/>
              <w:rPr>
                <w:rFonts w:asciiTheme="majorHAnsi" w:hAnsiTheme="majorHAnsi"/>
              </w:rPr>
            </w:pPr>
            <w:r w:rsidRPr="00B43262">
              <w:rPr>
                <w:rFonts w:asciiTheme="majorHAnsi" w:hAnsiTheme="majorHAnsi" w:cs="Arial"/>
              </w:rPr>
              <w:t>|___|</w:t>
            </w:r>
          </w:p>
        </w:tc>
        <w:tc>
          <w:tcPr>
            <w:tcW w:w="6934" w:type="dxa"/>
            <w:gridSpan w:val="11"/>
            <w:tcBorders>
              <w:top w:val="single" w:sz="4" w:space="0" w:color="auto"/>
            </w:tcBorders>
            <w:shd w:val="pct25" w:color="auto" w:fill="auto"/>
          </w:tcPr>
          <w:p w14:paraId="6DB68315" w14:textId="77777777" w:rsidR="00D0741D" w:rsidRPr="00B43262" w:rsidRDefault="00D0741D" w:rsidP="00D0741D">
            <w:pPr>
              <w:rPr>
                <w:rFonts w:asciiTheme="majorHAnsi" w:hAnsiTheme="majorHAnsi" w:cs="Arial"/>
                <w:highlight w:val="yellow"/>
              </w:rPr>
            </w:pPr>
          </w:p>
        </w:tc>
      </w:tr>
      <w:tr w:rsidR="00D0741D" w:rsidRPr="00B43262" w14:paraId="60199EA1" w14:textId="77777777" w:rsidTr="00D43915">
        <w:tblPrEx>
          <w:tblLook w:val="0020" w:firstRow="1" w:lastRow="0" w:firstColumn="0" w:lastColumn="0" w:noHBand="0" w:noVBand="0"/>
        </w:tblPrEx>
        <w:trPr>
          <w:trHeight w:val="516"/>
        </w:trPr>
        <w:tc>
          <w:tcPr>
            <w:tcW w:w="809" w:type="dxa"/>
            <w:tcBorders>
              <w:top w:val="single" w:sz="4" w:space="0" w:color="auto"/>
            </w:tcBorders>
          </w:tcPr>
          <w:p w14:paraId="7646E0A4" w14:textId="77777777" w:rsidR="00D0741D" w:rsidRPr="00B43262" w:rsidRDefault="00D0741D" w:rsidP="00D0741D">
            <w:r w:rsidRPr="00B43262">
              <w:rPr>
                <w:rFonts w:asciiTheme="majorHAnsi" w:hAnsiTheme="majorHAnsi"/>
                <w:b/>
                <w:sz w:val="20"/>
              </w:rPr>
              <w:t>Q33.</w:t>
            </w:r>
          </w:p>
        </w:tc>
        <w:tc>
          <w:tcPr>
            <w:tcW w:w="4779" w:type="dxa"/>
            <w:gridSpan w:val="3"/>
            <w:tcBorders>
              <w:top w:val="single" w:sz="4" w:space="0" w:color="auto"/>
            </w:tcBorders>
          </w:tcPr>
          <w:p w14:paraId="1824F402" w14:textId="77777777" w:rsidR="00D0741D" w:rsidRPr="00B43262" w:rsidRDefault="00D0741D" w:rsidP="00D0741D">
            <w:pPr>
              <w:rPr>
                <w:rFonts w:asciiTheme="majorHAnsi" w:hAnsiTheme="majorHAnsi" w:cs="Arial"/>
                <w:sz w:val="16"/>
                <w:szCs w:val="16"/>
              </w:rPr>
            </w:pPr>
            <w:r w:rsidRPr="00B43262">
              <w:rPr>
                <w:rFonts w:asciiTheme="majorHAnsi" w:hAnsiTheme="majorHAnsi" w:cs="Arial"/>
                <w:b/>
                <w:sz w:val="20"/>
              </w:rPr>
              <w:t xml:space="preserve">How many Caesareans were performed in the past 3 months? </w:t>
            </w:r>
            <w:r w:rsidRPr="008C7609">
              <w:rPr>
                <w:rFonts w:asciiTheme="majorHAnsi" w:hAnsiTheme="majorHAnsi" w:cs="Arial"/>
                <w:color w:val="FF0000"/>
                <w:sz w:val="16"/>
                <w:szCs w:val="16"/>
                <w:highlight w:val="yellow"/>
              </w:rPr>
              <w:t>(Jan/Feb/Mar)</w:t>
            </w:r>
          </w:p>
          <w:p w14:paraId="5CB1B117" w14:textId="77777777" w:rsidR="00D0741D" w:rsidRPr="00B43262" w:rsidRDefault="00D0741D" w:rsidP="00D0741D">
            <w:pPr>
              <w:rPr>
                <w:rFonts w:asciiTheme="majorHAnsi" w:hAnsiTheme="majorHAnsi" w:cs="Calibri"/>
                <w:color w:val="000000"/>
                <w:sz w:val="16"/>
                <w:szCs w:val="16"/>
                <w:lang w:eastAsia="ig-NG"/>
              </w:rPr>
            </w:pPr>
            <w:r w:rsidRPr="00B43262">
              <w:rPr>
                <w:rFonts w:asciiTheme="majorHAnsi" w:hAnsiTheme="majorHAnsi" w:cs="Calibri"/>
                <w:b/>
                <w:color w:val="000000"/>
              </w:rPr>
              <w:t>(</w:t>
            </w:r>
            <w:r w:rsidRPr="00B43262">
              <w:rPr>
                <w:rFonts w:asciiTheme="majorHAnsi" w:hAnsiTheme="majorHAnsi" w:cs="Calibri"/>
                <w:b/>
                <w:i/>
                <w:color w:val="000000"/>
              </w:rPr>
              <w:t>Ask to see record</w:t>
            </w:r>
            <w:r w:rsidRPr="00B43262">
              <w:rPr>
                <w:rFonts w:asciiTheme="majorHAnsi" w:hAnsiTheme="majorHAnsi" w:cs="Calibri"/>
                <w:b/>
                <w:color w:val="000000"/>
              </w:rPr>
              <w:t xml:space="preserve">) </w:t>
            </w:r>
            <w:r w:rsidRPr="00B43262">
              <w:rPr>
                <w:rFonts w:asciiTheme="majorHAnsi" w:hAnsiTheme="majorHAnsi" w:cs="Calibri"/>
                <w:b/>
                <w:noProof/>
                <w:color w:val="000000"/>
                <w:lang w:val="en-US"/>
              </w:rPr>
              <w:drawing>
                <wp:inline distT="0" distB="0" distL="0" distR="0" wp14:anchorId="6778478A" wp14:editId="0C5D6F99">
                  <wp:extent cx="284480" cy="189865"/>
                  <wp:effectExtent l="0" t="0" r="1270" b="635"/>
                  <wp:docPr id="40" name="Picture 40" descr="MCj0403893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Cj04038930000[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4480" cy="189865"/>
                          </a:xfrm>
                          <a:prstGeom prst="rect">
                            <a:avLst/>
                          </a:prstGeom>
                          <a:noFill/>
                          <a:ln>
                            <a:noFill/>
                          </a:ln>
                        </pic:spPr>
                      </pic:pic>
                    </a:graphicData>
                  </a:graphic>
                </wp:inline>
              </w:drawing>
            </w:r>
            <w:r w:rsidRPr="00B43262">
              <w:rPr>
                <w:rFonts w:asciiTheme="majorHAnsi" w:hAnsiTheme="majorHAnsi" w:cs="Calibri"/>
                <w:b/>
                <w:color w:val="000000"/>
                <w:lang w:eastAsia="ig-NG"/>
              </w:rPr>
              <w:t xml:space="preserve"> </w:t>
            </w:r>
            <w:r w:rsidRPr="00B43262">
              <w:rPr>
                <w:rFonts w:asciiTheme="majorHAnsi" w:hAnsiTheme="majorHAnsi" w:cs="Calibri"/>
                <w:color w:val="000000"/>
                <w:sz w:val="16"/>
                <w:szCs w:val="16"/>
                <w:lang w:eastAsia="ig-NG"/>
              </w:rPr>
              <w:t>Number</w:t>
            </w:r>
          </w:p>
        </w:tc>
        <w:tc>
          <w:tcPr>
            <w:tcW w:w="1536" w:type="dxa"/>
            <w:gridSpan w:val="2"/>
            <w:tcBorders>
              <w:top w:val="single" w:sz="4" w:space="0" w:color="auto"/>
            </w:tcBorders>
            <w:vAlign w:val="bottom"/>
          </w:tcPr>
          <w:p w14:paraId="27E39A52" w14:textId="77777777" w:rsidR="00D0741D" w:rsidRPr="00B43262" w:rsidRDefault="00D0741D" w:rsidP="00D0741D">
            <w:pPr>
              <w:jc w:val="center"/>
              <w:rPr>
                <w:rFonts w:asciiTheme="majorHAnsi" w:hAnsiTheme="majorHAnsi" w:cs="Arial"/>
                <w:highlight w:val="yellow"/>
              </w:rPr>
            </w:pPr>
            <w:r w:rsidRPr="00B43262">
              <w:rPr>
                <w:rFonts w:asciiTheme="majorHAnsi" w:hAnsiTheme="majorHAnsi" w:cs="Arial"/>
              </w:rPr>
              <w:t>|___|___|___|</w:t>
            </w:r>
          </w:p>
        </w:tc>
        <w:tc>
          <w:tcPr>
            <w:tcW w:w="716" w:type="dxa"/>
            <w:tcBorders>
              <w:top w:val="single" w:sz="4" w:space="0" w:color="auto"/>
            </w:tcBorders>
          </w:tcPr>
          <w:p w14:paraId="61A402E5" w14:textId="77777777" w:rsidR="00D0741D" w:rsidRPr="00B43262" w:rsidRDefault="00D0741D" w:rsidP="00D0741D">
            <w:r w:rsidRPr="00B43262">
              <w:rPr>
                <w:rFonts w:asciiTheme="majorHAnsi" w:hAnsiTheme="majorHAnsi"/>
                <w:b/>
                <w:sz w:val="20"/>
              </w:rPr>
              <w:t>Q34.</w:t>
            </w:r>
          </w:p>
        </w:tc>
        <w:tc>
          <w:tcPr>
            <w:tcW w:w="4415" w:type="dxa"/>
            <w:gridSpan w:val="9"/>
            <w:tcBorders>
              <w:top w:val="single" w:sz="4" w:space="0" w:color="auto"/>
            </w:tcBorders>
          </w:tcPr>
          <w:p w14:paraId="6C0FF37D" w14:textId="5D198AE7" w:rsidR="00D0741D" w:rsidRPr="00B43262" w:rsidRDefault="00D0741D" w:rsidP="00D0741D">
            <w:pPr>
              <w:rPr>
                <w:rFonts w:asciiTheme="majorHAnsi" w:hAnsiTheme="majorHAnsi" w:cs="Arial"/>
                <w:sz w:val="16"/>
                <w:szCs w:val="16"/>
              </w:rPr>
            </w:pPr>
            <w:r w:rsidRPr="00B43262">
              <w:rPr>
                <w:rFonts w:asciiTheme="majorHAnsi" w:hAnsiTheme="majorHAnsi" w:cs="Arial"/>
                <w:b/>
                <w:sz w:val="20"/>
              </w:rPr>
              <w:t xml:space="preserve">How many deliveries took place at this facility in the past 3 months? </w:t>
            </w:r>
            <w:r w:rsidRPr="008C7609">
              <w:rPr>
                <w:rFonts w:asciiTheme="majorHAnsi" w:hAnsiTheme="majorHAnsi" w:cs="Arial"/>
                <w:color w:val="FF0000"/>
                <w:sz w:val="16"/>
                <w:szCs w:val="16"/>
                <w:highlight w:val="yellow"/>
              </w:rPr>
              <w:t>(Jan/Feb/Mar)</w:t>
            </w:r>
          </w:p>
          <w:p w14:paraId="3AFCFC9E" w14:textId="77777777" w:rsidR="00D0741D" w:rsidRPr="00B43262" w:rsidRDefault="00D0741D" w:rsidP="00D0741D">
            <w:pPr>
              <w:rPr>
                <w:rFonts w:asciiTheme="majorHAnsi" w:hAnsiTheme="majorHAnsi" w:cs="Arial"/>
                <w:sz w:val="16"/>
                <w:szCs w:val="16"/>
              </w:rPr>
            </w:pPr>
            <w:r w:rsidRPr="00B43262">
              <w:rPr>
                <w:rFonts w:asciiTheme="majorHAnsi" w:hAnsiTheme="majorHAnsi" w:cs="Calibri"/>
                <w:b/>
                <w:color w:val="000000"/>
              </w:rPr>
              <w:t>(</w:t>
            </w:r>
            <w:r w:rsidRPr="00B43262">
              <w:rPr>
                <w:rFonts w:asciiTheme="majorHAnsi" w:hAnsiTheme="majorHAnsi" w:cs="Calibri"/>
                <w:b/>
                <w:i/>
                <w:color w:val="000000"/>
              </w:rPr>
              <w:t>Ask to see record</w:t>
            </w:r>
            <w:r w:rsidRPr="00B43262">
              <w:rPr>
                <w:rFonts w:asciiTheme="majorHAnsi" w:hAnsiTheme="majorHAnsi" w:cs="Calibri"/>
                <w:b/>
                <w:color w:val="000000"/>
              </w:rPr>
              <w:t xml:space="preserve">) </w:t>
            </w:r>
            <w:r w:rsidRPr="00B43262">
              <w:rPr>
                <w:rFonts w:asciiTheme="majorHAnsi" w:hAnsiTheme="majorHAnsi" w:cs="Calibri"/>
                <w:b/>
                <w:noProof/>
                <w:color w:val="000000"/>
                <w:lang w:val="en-US"/>
              </w:rPr>
              <w:drawing>
                <wp:inline distT="0" distB="0" distL="0" distR="0" wp14:anchorId="778EFAB9" wp14:editId="4335899C">
                  <wp:extent cx="284480" cy="189865"/>
                  <wp:effectExtent l="0" t="0" r="1270" b="635"/>
                  <wp:docPr id="39" name="Picture 39" descr="MCj0403893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Cj04038930000[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4480" cy="189865"/>
                          </a:xfrm>
                          <a:prstGeom prst="rect">
                            <a:avLst/>
                          </a:prstGeom>
                          <a:noFill/>
                          <a:ln>
                            <a:noFill/>
                          </a:ln>
                        </pic:spPr>
                      </pic:pic>
                    </a:graphicData>
                  </a:graphic>
                </wp:inline>
              </w:drawing>
            </w:r>
            <w:r w:rsidRPr="00B43262">
              <w:rPr>
                <w:rFonts w:asciiTheme="majorHAnsi" w:hAnsiTheme="majorHAnsi" w:cs="Calibri"/>
                <w:b/>
                <w:color w:val="000000"/>
                <w:lang w:eastAsia="ig-NG"/>
              </w:rPr>
              <w:t xml:space="preserve"> </w:t>
            </w:r>
            <w:r w:rsidRPr="00B43262">
              <w:rPr>
                <w:rFonts w:asciiTheme="majorHAnsi" w:hAnsiTheme="majorHAnsi" w:cs="Calibri"/>
                <w:color w:val="000000"/>
                <w:sz w:val="16"/>
                <w:szCs w:val="16"/>
                <w:lang w:eastAsia="ig-NG"/>
              </w:rPr>
              <w:t>Number</w:t>
            </w:r>
          </w:p>
        </w:tc>
        <w:tc>
          <w:tcPr>
            <w:tcW w:w="1803" w:type="dxa"/>
            <w:tcBorders>
              <w:top w:val="single" w:sz="4" w:space="0" w:color="auto"/>
            </w:tcBorders>
          </w:tcPr>
          <w:p w14:paraId="16741D21" w14:textId="77777777" w:rsidR="00D0741D" w:rsidRPr="00B43262" w:rsidRDefault="00D0741D" w:rsidP="00D0741D">
            <w:pPr>
              <w:rPr>
                <w:rFonts w:asciiTheme="majorHAnsi" w:hAnsiTheme="majorHAnsi" w:cs="Arial"/>
              </w:rPr>
            </w:pPr>
          </w:p>
          <w:p w14:paraId="7F8E4BC2" w14:textId="77777777" w:rsidR="00D0741D" w:rsidRPr="00B43262" w:rsidRDefault="00D0741D" w:rsidP="00D0741D">
            <w:pPr>
              <w:rPr>
                <w:rFonts w:asciiTheme="majorHAnsi" w:hAnsiTheme="majorHAnsi" w:cs="Arial"/>
              </w:rPr>
            </w:pPr>
          </w:p>
          <w:p w14:paraId="10FD4A57" w14:textId="77777777" w:rsidR="00D0741D" w:rsidRPr="00B43262" w:rsidRDefault="00D0741D" w:rsidP="00D0741D">
            <w:pPr>
              <w:rPr>
                <w:rFonts w:asciiTheme="majorHAnsi" w:hAnsiTheme="majorHAnsi" w:cs="Arial"/>
                <w:i/>
                <w:sz w:val="20"/>
                <w:highlight w:val="yellow"/>
              </w:rPr>
            </w:pPr>
            <w:r w:rsidRPr="00B43262">
              <w:rPr>
                <w:rFonts w:asciiTheme="majorHAnsi" w:hAnsiTheme="majorHAnsi" w:cs="Arial"/>
              </w:rPr>
              <w:t>|___|___|___|</w:t>
            </w:r>
          </w:p>
        </w:tc>
      </w:tr>
      <w:tr w:rsidR="00EC3A05" w:rsidRPr="00B43262" w14:paraId="62ED7E2B" w14:textId="77777777" w:rsidTr="00025CB8">
        <w:tblPrEx>
          <w:tblLook w:val="0020" w:firstRow="1" w:lastRow="0" w:firstColumn="0" w:lastColumn="0" w:noHBand="0" w:noVBand="0"/>
        </w:tblPrEx>
        <w:trPr>
          <w:trHeight w:val="516"/>
        </w:trPr>
        <w:tc>
          <w:tcPr>
            <w:tcW w:w="809" w:type="dxa"/>
            <w:tcBorders>
              <w:top w:val="single" w:sz="4" w:space="0" w:color="auto"/>
              <w:bottom w:val="single" w:sz="4" w:space="0" w:color="auto"/>
            </w:tcBorders>
          </w:tcPr>
          <w:p w14:paraId="51E77B13" w14:textId="77777777" w:rsidR="00EC3A05" w:rsidRPr="00B43262" w:rsidRDefault="00EC3A05" w:rsidP="00EC3A05">
            <w:pPr>
              <w:rPr>
                <w:rFonts w:asciiTheme="majorHAnsi" w:hAnsiTheme="majorHAnsi"/>
                <w:b/>
                <w:sz w:val="20"/>
              </w:rPr>
            </w:pPr>
          </w:p>
          <w:p w14:paraId="38697A05" w14:textId="77777777" w:rsidR="00EC3A05" w:rsidRPr="00B43262" w:rsidRDefault="00EC3A05" w:rsidP="00EC3A05">
            <w:pPr>
              <w:rPr>
                <w:rFonts w:asciiTheme="majorHAnsi" w:hAnsiTheme="majorHAnsi"/>
                <w:b/>
                <w:sz w:val="20"/>
              </w:rPr>
            </w:pPr>
          </w:p>
          <w:p w14:paraId="417ADDCB" w14:textId="77777777" w:rsidR="00EC3A05" w:rsidRPr="00B43262" w:rsidRDefault="00EC3A05" w:rsidP="00EC3A05">
            <w:pPr>
              <w:rPr>
                <w:rFonts w:asciiTheme="majorHAnsi" w:hAnsiTheme="majorHAnsi"/>
                <w:b/>
                <w:sz w:val="20"/>
              </w:rPr>
            </w:pPr>
          </w:p>
          <w:p w14:paraId="219B95A1" w14:textId="77777777" w:rsidR="00EC3A05" w:rsidRPr="00B43262" w:rsidRDefault="00EC3A05" w:rsidP="00EC3A05">
            <w:pPr>
              <w:rPr>
                <w:rFonts w:asciiTheme="majorHAnsi" w:hAnsiTheme="majorHAnsi"/>
                <w:b/>
                <w:sz w:val="20"/>
              </w:rPr>
            </w:pPr>
          </w:p>
          <w:p w14:paraId="68C81601" w14:textId="77777777" w:rsidR="00EC3A05" w:rsidRPr="00B43262" w:rsidRDefault="00EC3A05" w:rsidP="00EC3A05">
            <w:r w:rsidRPr="00B43262">
              <w:rPr>
                <w:rFonts w:asciiTheme="majorHAnsi" w:hAnsiTheme="majorHAnsi"/>
                <w:b/>
                <w:sz w:val="20"/>
              </w:rPr>
              <w:t>Q35.</w:t>
            </w:r>
          </w:p>
        </w:tc>
        <w:tc>
          <w:tcPr>
            <w:tcW w:w="4779" w:type="dxa"/>
            <w:gridSpan w:val="3"/>
            <w:tcBorders>
              <w:top w:val="single" w:sz="4" w:space="0" w:color="auto"/>
              <w:bottom w:val="single" w:sz="4" w:space="0" w:color="auto"/>
            </w:tcBorders>
          </w:tcPr>
          <w:p w14:paraId="5F01205E" w14:textId="77777777" w:rsidR="00EC3A05" w:rsidRPr="00B43262" w:rsidRDefault="00EC3A05" w:rsidP="00EC3A05">
            <w:pPr>
              <w:rPr>
                <w:rFonts w:asciiTheme="majorHAnsi" w:hAnsiTheme="majorHAnsi" w:cs="Arial"/>
                <w:sz w:val="14"/>
                <w:szCs w:val="16"/>
              </w:rPr>
            </w:pPr>
            <w:r w:rsidRPr="00B43262">
              <w:rPr>
                <w:rFonts w:asciiTheme="majorHAnsi" w:hAnsiTheme="majorHAnsi" w:cs="Arial"/>
                <w:sz w:val="14"/>
                <w:szCs w:val="16"/>
              </w:rPr>
              <w:t xml:space="preserve"> </w:t>
            </w:r>
          </w:p>
          <w:p w14:paraId="4943A797" w14:textId="77777777" w:rsidR="00EC3A05" w:rsidRPr="00B43262" w:rsidRDefault="00EC3A05" w:rsidP="00EC3A05">
            <w:pPr>
              <w:rPr>
                <w:rFonts w:asciiTheme="majorHAnsi" w:hAnsiTheme="majorHAnsi" w:cs="Arial"/>
                <w:sz w:val="14"/>
                <w:szCs w:val="16"/>
              </w:rPr>
            </w:pPr>
          </w:p>
          <w:p w14:paraId="438125D8" w14:textId="77777777" w:rsidR="00EC3A05" w:rsidRPr="00B43262" w:rsidRDefault="00EC3A05" w:rsidP="00EC3A05">
            <w:pPr>
              <w:rPr>
                <w:rFonts w:asciiTheme="majorHAnsi" w:hAnsiTheme="majorHAnsi" w:cs="Arial"/>
                <w:sz w:val="16"/>
                <w:szCs w:val="16"/>
              </w:rPr>
            </w:pPr>
            <w:r w:rsidRPr="00B43262">
              <w:rPr>
                <w:rFonts w:asciiTheme="majorHAnsi" w:hAnsiTheme="majorHAnsi" w:cs="Arial"/>
                <w:b/>
                <w:sz w:val="20"/>
              </w:rPr>
              <w:t xml:space="preserve">How many mothers died during delivery in the past 3 months? </w:t>
            </w:r>
            <w:r w:rsidRPr="00B43262">
              <w:rPr>
                <w:rFonts w:asciiTheme="majorHAnsi" w:hAnsiTheme="majorHAnsi" w:cs="Arial"/>
                <w:sz w:val="16"/>
                <w:szCs w:val="16"/>
              </w:rPr>
              <w:t>(Jan/Feb/Mar)</w:t>
            </w:r>
          </w:p>
          <w:p w14:paraId="4C95AF14" w14:textId="77777777" w:rsidR="00EC3A05" w:rsidRPr="00B43262" w:rsidRDefault="00EC3A05" w:rsidP="00EC3A05">
            <w:pPr>
              <w:rPr>
                <w:rFonts w:asciiTheme="majorHAnsi" w:hAnsiTheme="majorHAnsi" w:cs="Arial"/>
                <w:sz w:val="20"/>
                <w:szCs w:val="20"/>
              </w:rPr>
            </w:pPr>
            <w:r w:rsidRPr="00B43262">
              <w:rPr>
                <w:rFonts w:asciiTheme="majorHAnsi" w:hAnsiTheme="majorHAnsi" w:cs="Calibri"/>
                <w:b/>
                <w:color w:val="000000"/>
              </w:rPr>
              <w:t>(</w:t>
            </w:r>
            <w:r w:rsidRPr="00B43262">
              <w:rPr>
                <w:rFonts w:asciiTheme="majorHAnsi" w:hAnsiTheme="majorHAnsi" w:cs="Calibri"/>
                <w:b/>
                <w:i/>
                <w:color w:val="000000"/>
              </w:rPr>
              <w:t>Ask to see record</w:t>
            </w:r>
            <w:r w:rsidRPr="00B43262">
              <w:rPr>
                <w:rFonts w:asciiTheme="majorHAnsi" w:hAnsiTheme="majorHAnsi" w:cs="Calibri"/>
                <w:b/>
                <w:color w:val="000000"/>
              </w:rPr>
              <w:t xml:space="preserve">) </w:t>
            </w:r>
            <w:r w:rsidRPr="00B43262">
              <w:rPr>
                <w:rFonts w:asciiTheme="majorHAnsi" w:hAnsiTheme="majorHAnsi" w:cs="Calibri"/>
                <w:b/>
                <w:noProof/>
                <w:color w:val="000000"/>
                <w:lang w:val="en-US"/>
              </w:rPr>
              <w:drawing>
                <wp:inline distT="0" distB="0" distL="0" distR="0" wp14:anchorId="77ED0FFE" wp14:editId="5C8B79CF">
                  <wp:extent cx="284480" cy="189865"/>
                  <wp:effectExtent l="0" t="0" r="1270" b="635"/>
                  <wp:docPr id="42" name="Picture 42" descr="MCj0403893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Cj04038930000[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4480" cy="189865"/>
                          </a:xfrm>
                          <a:prstGeom prst="rect">
                            <a:avLst/>
                          </a:prstGeom>
                          <a:noFill/>
                          <a:ln>
                            <a:noFill/>
                          </a:ln>
                        </pic:spPr>
                      </pic:pic>
                    </a:graphicData>
                  </a:graphic>
                </wp:inline>
              </w:drawing>
            </w:r>
            <w:r w:rsidRPr="00B43262">
              <w:rPr>
                <w:rFonts w:asciiTheme="majorHAnsi" w:hAnsiTheme="majorHAnsi" w:cs="Calibri"/>
                <w:b/>
                <w:color w:val="000000"/>
                <w:lang w:eastAsia="ig-NG"/>
              </w:rPr>
              <w:t xml:space="preserve"> </w:t>
            </w:r>
            <w:r w:rsidRPr="00B43262">
              <w:rPr>
                <w:rFonts w:asciiTheme="majorHAnsi" w:hAnsiTheme="majorHAnsi" w:cs="Calibri"/>
                <w:color w:val="000000"/>
                <w:sz w:val="16"/>
                <w:szCs w:val="16"/>
                <w:lang w:eastAsia="ig-NG"/>
              </w:rPr>
              <w:t>Number</w:t>
            </w:r>
          </w:p>
        </w:tc>
        <w:tc>
          <w:tcPr>
            <w:tcW w:w="1536" w:type="dxa"/>
            <w:gridSpan w:val="2"/>
            <w:tcBorders>
              <w:top w:val="single" w:sz="4" w:space="0" w:color="auto"/>
              <w:bottom w:val="single" w:sz="4" w:space="0" w:color="auto"/>
            </w:tcBorders>
            <w:vAlign w:val="bottom"/>
          </w:tcPr>
          <w:p w14:paraId="256A636A" w14:textId="77777777" w:rsidR="00EC3A05" w:rsidRPr="00B43262" w:rsidRDefault="00EC3A05" w:rsidP="00EC3A05">
            <w:pPr>
              <w:jc w:val="center"/>
              <w:rPr>
                <w:rFonts w:asciiTheme="majorHAnsi" w:hAnsiTheme="majorHAnsi" w:cs="Arial"/>
              </w:rPr>
            </w:pPr>
            <w:r w:rsidRPr="00B43262">
              <w:rPr>
                <w:rFonts w:asciiTheme="majorHAnsi" w:hAnsiTheme="majorHAnsi" w:cs="Arial"/>
              </w:rPr>
              <w:t>|___|___|___|</w:t>
            </w:r>
          </w:p>
        </w:tc>
        <w:tc>
          <w:tcPr>
            <w:tcW w:w="716" w:type="dxa"/>
            <w:tcBorders>
              <w:top w:val="single" w:sz="4" w:space="0" w:color="auto"/>
              <w:bottom w:val="single" w:sz="4" w:space="0" w:color="auto"/>
            </w:tcBorders>
          </w:tcPr>
          <w:p w14:paraId="7D74A87B" w14:textId="77777777" w:rsidR="00EC3A05" w:rsidRPr="0061154F" w:rsidRDefault="00EC3A05" w:rsidP="00EC3A05">
            <w:pPr>
              <w:rPr>
                <w:rFonts w:asciiTheme="majorHAnsi" w:hAnsiTheme="majorHAnsi"/>
                <w:b/>
                <w:sz w:val="20"/>
              </w:rPr>
            </w:pPr>
          </w:p>
          <w:p w14:paraId="7F7061C1" w14:textId="77777777" w:rsidR="00EC3A05" w:rsidRPr="0061154F" w:rsidRDefault="00EC3A05" w:rsidP="00EC3A05">
            <w:pPr>
              <w:rPr>
                <w:rFonts w:asciiTheme="majorHAnsi" w:hAnsiTheme="majorHAnsi"/>
                <w:b/>
                <w:sz w:val="20"/>
              </w:rPr>
            </w:pPr>
          </w:p>
          <w:p w14:paraId="156318AF" w14:textId="77777777" w:rsidR="00EC3A05" w:rsidRPr="0061154F" w:rsidRDefault="00EC3A05" w:rsidP="00EC3A05">
            <w:pPr>
              <w:rPr>
                <w:rFonts w:asciiTheme="majorHAnsi" w:hAnsiTheme="majorHAnsi"/>
                <w:b/>
                <w:sz w:val="20"/>
              </w:rPr>
            </w:pPr>
          </w:p>
          <w:p w14:paraId="15B6B6E3" w14:textId="77777777" w:rsidR="00EC3A05" w:rsidRPr="0061154F" w:rsidRDefault="00EC3A05" w:rsidP="00EC3A05">
            <w:pPr>
              <w:rPr>
                <w:rFonts w:asciiTheme="majorHAnsi" w:hAnsiTheme="majorHAnsi"/>
                <w:b/>
                <w:sz w:val="20"/>
              </w:rPr>
            </w:pPr>
          </w:p>
          <w:p w14:paraId="1D92D69E" w14:textId="77777777" w:rsidR="00EC3A05" w:rsidRPr="0061154F" w:rsidRDefault="00EC3A05" w:rsidP="00EC3A05">
            <w:r w:rsidRPr="0061154F">
              <w:rPr>
                <w:rFonts w:asciiTheme="majorHAnsi" w:hAnsiTheme="majorHAnsi"/>
                <w:b/>
                <w:sz w:val="20"/>
              </w:rPr>
              <w:t>Q35a</w:t>
            </w:r>
          </w:p>
        </w:tc>
        <w:tc>
          <w:tcPr>
            <w:tcW w:w="4415" w:type="dxa"/>
            <w:gridSpan w:val="9"/>
            <w:tcBorders>
              <w:top w:val="single" w:sz="4" w:space="0" w:color="auto"/>
              <w:bottom w:val="single" w:sz="4" w:space="0" w:color="auto"/>
            </w:tcBorders>
          </w:tcPr>
          <w:p w14:paraId="25402F10" w14:textId="77777777" w:rsidR="00EC3A05" w:rsidRPr="0061154F" w:rsidRDefault="00EC3A05" w:rsidP="00EC3A05">
            <w:pPr>
              <w:rPr>
                <w:rFonts w:asciiTheme="majorHAnsi" w:hAnsiTheme="majorHAnsi" w:cs="Arial"/>
                <w:sz w:val="14"/>
                <w:szCs w:val="16"/>
              </w:rPr>
            </w:pPr>
            <w:r w:rsidRPr="0061154F">
              <w:rPr>
                <w:rFonts w:asciiTheme="majorHAnsi" w:hAnsiTheme="majorHAnsi" w:cs="Arial"/>
                <w:sz w:val="14"/>
                <w:szCs w:val="16"/>
              </w:rPr>
              <w:t xml:space="preserve"> </w:t>
            </w:r>
          </w:p>
          <w:p w14:paraId="2A5A2D1D" w14:textId="77777777" w:rsidR="00EC3A05" w:rsidRPr="0061154F" w:rsidRDefault="00EC3A05" w:rsidP="00EC3A05">
            <w:pPr>
              <w:rPr>
                <w:rFonts w:asciiTheme="majorHAnsi" w:hAnsiTheme="majorHAnsi" w:cs="Arial"/>
                <w:sz w:val="14"/>
                <w:szCs w:val="16"/>
              </w:rPr>
            </w:pPr>
          </w:p>
          <w:p w14:paraId="60818321" w14:textId="77777777" w:rsidR="00EC3A05" w:rsidRPr="0061154F" w:rsidRDefault="00EC3A05" w:rsidP="00EC3A05">
            <w:pPr>
              <w:rPr>
                <w:rFonts w:asciiTheme="majorHAnsi" w:hAnsiTheme="majorHAnsi" w:cs="Arial"/>
                <w:sz w:val="16"/>
                <w:szCs w:val="16"/>
              </w:rPr>
            </w:pPr>
            <w:r w:rsidRPr="0061154F">
              <w:rPr>
                <w:rFonts w:asciiTheme="majorHAnsi" w:hAnsiTheme="majorHAnsi" w:cs="Arial"/>
                <w:b/>
                <w:sz w:val="20"/>
              </w:rPr>
              <w:t xml:space="preserve">How many newborn babies died during delivery in the past 3 months? </w:t>
            </w:r>
            <w:r w:rsidRPr="0061154F">
              <w:rPr>
                <w:rFonts w:asciiTheme="majorHAnsi" w:hAnsiTheme="majorHAnsi" w:cs="Arial"/>
                <w:sz w:val="16"/>
                <w:szCs w:val="16"/>
              </w:rPr>
              <w:t>(Jan/Feb/Mar)</w:t>
            </w:r>
          </w:p>
          <w:p w14:paraId="639081C5" w14:textId="77777777" w:rsidR="00EC3A05" w:rsidRPr="0061154F" w:rsidRDefault="00EC3A05" w:rsidP="00EC3A05">
            <w:pPr>
              <w:rPr>
                <w:rFonts w:asciiTheme="majorHAnsi" w:hAnsiTheme="majorHAnsi" w:cs="Arial"/>
                <w:sz w:val="20"/>
                <w:szCs w:val="20"/>
              </w:rPr>
            </w:pPr>
            <w:r w:rsidRPr="0061154F">
              <w:rPr>
                <w:rFonts w:asciiTheme="majorHAnsi" w:hAnsiTheme="majorHAnsi" w:cs="Calibri"/>
                <w:b/>
              </w:rPr>
              <w:t>(</w:t>
            </w:r>
            <w:r w:rsidRPr="0061154F">
              <w:rPr>
                <w:rFonts w:asciiTheme="majorHAnsi" w:hAnsiTheme="majorHAnsi" w:cs="Calibri"/>
                <w:b/>
                <w:i/>
              </w:rPr>
              <w:t>Ask to see record</w:t>
            </w:r>
            <w:r w:rsidRPr="0061154F">
              <w:rPr>
                <w:rFonts w:asciiTheme="majorHAnsi" w:hAnsiTheme="majorHAnsi" w:cs="Calibri"/>
                <w:b/>
              </w:rPr>
              <w:t xml:space="preserve">) </w:t>
            </w:r>
            <w:r w:rsidRPr="0061154F">
              <w:rPr>
                <w:rFonts w:asciiTheme="majorHAnsi" w:hAnsiTheme="majorHAnsi" w:cs="Calibri"/>
                <w:b/>
                <w:noProof/>
                <w:lang w:val="en-US"/>
              </w:rPr>
              <w:drawing>
                <wp:inline distT="0" distB="0" distL="0" distR="0" wp14:anchorId="53067C29" wp14:editId="3AD6184C">
                  <wp:extent cx="284480" cy="189865"/>
                  <wp:effectExtent l="0" t="0" r="1270" b="635"/>
                  <wp:docPr id="24" name="Picture 24" descr="MCj0403893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Cj04038930000[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4480" cy="189865"/>
                          </a:xfrm>
                          <a:prstGeom prst="rect">
                            <a:avLst/>
                          </a:prstGeom>
                          <a:noFill/>
                          <a:ln>
                            <a:noFill/>
                          </a:ln>
                        </pic:spPr>
                      </pic:pic>
                    </a:graphicData>
                  </a:graphic>
                </wp:inline>
              </w:drawing>
            </w:r>
            <w:r w:rsidRPr="0061154F">
              <w:rPr>
                <w:rFonts w:asciiTheme="majorHAnsi" w:hAnsiTheme="majorHAnsi" w:cs="Calibri"/>
                <w:b/>
                <w:lang w:eastAsia="ig-NG"/>
              </w:rPr>
              <w:t xml:space="preserve"> </w:t>
            </w:r>
            <w:r w:rsidRPr="0061154F">
              <w:rPr>
                <w:rFonts w:asciiTheme="majorHAnsi" w:hAnsiTheme="majorHAnsi" w:cs="Calibri"/>
                <w:sz w:val="16"/>
                <w:szCs w:val="16"/>
                <w:lang w:eastAsia="ig-NG"/>
              </w:rPr>
              <w:t>Number</w:t>
            </w:r>
          </w:p>
        </w:tc>
        <w:tc>
          <w:tcPr>
            <w:tcW w:w="1803" w:type="dxa"/>
            <w:tcBorders>
              <w:top w:val="single" w:sz="4" w:space="0" w:color="auto"/>
              <w:bottom w:val="single" w:sz="4" w:space="0" w:color="auto"/>
            </w:tcBorders>
            <w:vAlign w:val="bottom"/>
          </w:tcPr>
          <w:p w14:paraId="39CF5B47" w14:textId="77777777" w:rsidR="00EC3A05" w:rsidRPr="0061154F" w:rsidRDefault="00EC3A05" w:rsidP="00EC3A05">
            <w:pPr>
              <w:jc w:val="center"/>
              <w:rPr>
                <w:rFonts w:asciiTheme="majorHAnsi" w:hAnsiTheme="majorHAnsi" w:cs="Arial"/>
              </w:rPr>
            </w:pPr>
            <w:r w:rsidRPr="0061154F">
              <w:rPr>
                <w:rFonts w:asciiTheme="majorHAnsi" w:hAnsiTheme="majorHAnsi" w:cs="Arial"/>
              </w:rPr>
              <w:t>|___|___|___|</w:t>
            </w:r>
          </w:p>
        </w:tc>
      </w:tr>
      <w:tr w:rsidR="00EC3A05" w:rsidRPr="00B43262" w14:paraId="77EF7AEB" w14:textId="77777777" w:rsidTr="00025CB8">
        <w:tblPrEx>
          <w:tblLook w:val="0020" w:firstRow="1" w:lastRow="0" w:firstColumn="0" w:lastColumn="0" w:noHBand="0" w:noVBand="0"/>
        </w:tblPrEx>
        <w:trPr>
          <w:trHeight w:val="516"/>
        </w:trPr>
        <w:tc>
          <w:tcPr>
            <w:tcW w:w="809" w:type="dxa"/>
            <w:tcBorders>
              <w:top w:val="single" w:sz="4" w:space="0" w:color="auto"/>
              <w:bottom w:val="single" w:sz="4" w:space="0" w:color="auto"/>
            </w:tcBorders>
          </w:tcPr>
          <w:p w14:paraId="4C0E2D7C" w14:textId="77777777" w:rsidR="00EC3A05" w:rsidRPr="00B43262" w:rsidRDefault="00EC3A05" w:rsidP="00EC3A05">
            <w:pPr>
              <w:rPr>
                <w:rFonts w:asciiTheme="majorHAnsi" w:hAnsiTheme="majorHAnsi"/>
                <w:b/>
                <w:sz w:val="20"/>
              </w:rPr>
            </w:pPr>
          </w:p>
          <w:p w14:paraId="56F3BD2C" w14:textId="77777777" w:rsidR="00EC3A05" w:rsidRPr="00B43262" w:rsidRDefault="00EC3A05" w:rsidP="00EC3A05">
            <w:pPr>
              <w:rPr>
                <w:rFonts w:asciiTheme="majorHAnsi" w:hAnsiTheme="majorHAnsi"/>
                <w:b/>
                <w:sz w:val="20"/>
              </w:rPr>
            </w:pPr>
          </w:p>
          <w:p w14:paraId="5FAD13A1" w14:textId="77777777" w:rsidR="00EC3A05" w:rsidRPr="00B43262" w:rsidRDefault="00EC3A05" w:rsidP="00EC3A05">
            <w:pPr>
              <w:rPr>
                <w:rFonts w:asciiTheme="majorHAnsi" w:hAnsiTheme="majorHAnsi"/>
                <w:b/>
                <w:sz w:val="20"/>
              </w:rPr>
            </w:pPr>
          </w:p>
          <w:p w14:paraId="0DD6EEBE" w14:textId="77777777" w:rsidR="00EC3A05" w:rsidRPr="00B43262" w:rsidRDefault="00EC3A05" w:rsidP="00EC3A05">
            <w:pPr>
              <w:rPr>
                <w:rFonts w:asciiTheme="majorHAnsi" w:hAnsiTheme="majorHAnsi"/>
                <w:b/>
                <w:sz w:val="20"/>
              </w:rPr>
            </w:pPr>
          </w:p>
          <w:p w14:paraId="0991AE0B" w14:textId="77777777" w:rsidR="00EC3A05" w:rsidRPr="00B43262" w:rsidRDefault="00EC3A05" w:rsidP="00EC3A05">
            <w:r w:rsidRPr="00B43262">
              <w:rPr>
                <w:rFonts w:asciiTheme="majorHAnsi" w:hAnsiTheme="majorHAnsi"/>
                <w:b/>
                <w:sz w:val="20"/>
              </w:rPr>
              <w:t>Q36.</w:t>
            </w:r>
          </w:p>
        </w:tc>
        <w:tc>
          <w:tcPr>
            <w:tcW w:w="4779" w:type="dxa"/>
            <w:gridSpan w:val="3"/>
            <w:tcBorders>
              <w:top w:val="single" w:sz="4" w:space="0" w:color="auto"/>
              <w:bottom w:val="single" w:sz="4" w:space="0" w:color="auto"/>
            </w:tcBorders>
          </w:tcPr>
          <w:p w14:paraId="34CE8642" w14:textId="77777777" w:rsidR="00EC3A05" w:rsidRPr="00B43262" w:rsidRDefault="00EC3A05" w:rsidP="00EC3A05">
            <w:pPr>
              <w:jc w:val="center"/>
              <w:rPr>
                <w:rFonts w:asciiTheme="majorHAnsi" w:hAnsiTheme="majorHAnsi" w:cs="Arial"/>
                <w:sz w:val="14"/>
                <w:szCs w:val="16"/>
              </w:rPr>
            </w:pPr>
            <w:r w:rsidRPr="00B43262">
              <w:rPr>
                <w:rFonts w:asciiTheme="majorHAnsi" w:hAnsiTheme="majorHAnsi" w:cs="Arial"/>
                <w:sz w:val="14"/>
                <w:szCs w:val="16"/>
              </w:rPr>
              <w:t xml:space="preserve"> </w:t>
            </w:r>
          </w:p>
          <w:p w14:paraId="72015689" w14:textId="77777777" w:rsidR="00EC3A05" w:rsidRPr="00B43262" w:rsidRDefault="00EC3A05" w:rsidP="00EC3A05">
            <w:pPr>
              <w:jc w:val="center"/>
              <w:rPr>
                <w:rFonts w:asciiTheme="majorHAnsi" w:hAnsiTheme="majorHAnsi" w:cs="Arial"/>
                <w:sz w:val="14"/>
                <w:szCs w:val="16"/>
              </w:rPr>
            </w:pPr>
          </w:p>
          <w:p w14:paraId="3861A754" w14:textId="77777777" w:rsidR="00EC3A05" w:rsidRPr="00B43262" w:rsidRDefault="00EC3A05" w:rsidP="00EC3A05">
            <w:pPr>
              <w:rPr>
                <w:rFonts w:asciiTheme="majorHAnsi" w:hAnsiTheme="majorHAnsi" w:cs="Arial"/>
                <w:sz w:val="14"/>
                <w:szCs w:val="16"/>
              </w:rPr>
            </w:pPr>
            <w:r w:rsidRPr="00B43262">
              <w:rPr>
                <w:rFonts w:asciiTheme="majorHAnsi" w:hAnsiTheme="majorHAnsi" w:cs="Arial"/>
                <w:b/>
                <w:sz w:val="20"/>
              </w:rPr>
              <w:t xml:space="preserve">How many deliveries were referred to another facility in the past 3 months? </w:t>
            </w:r>
            <w:r w:rsidRPr="00B43262">
              <w:rPr>
                <w:rFonts w:asciiTheme="majorHAnsi" w:hAnsiTheme="majorHAnsi" w:cs="Arial"/>
                <w:sz w:val="16"/>
                <w:szCs w:val="16"/>
              </w:rPr>
              <w:t>(Jan/Feb/Mar)</w:t>
            </w:r>
            <w:r w:rsidRPr="00B43262">
              <w:rPr>
                <w:rFonts w:asciiTheme="majorHAnsi" w:hAnsiTheme="majorHAnsi" w:cs="Arial"/>
                <w:sz w:val="14"/>
                <w:szCs w:val="16"/>
              </w:rPr>
              <w:t xml:space="preserve">         </w:t>
            </w:r>
          </w:p>
          <w:p w14:paraId="155D082D" w14:textId="77777777" w:rsidR="00EC3A05" w:rsidRPr="00B43262" w:rsidRDefault="00EC3A05" w:rsidP="00EC3A05">
            <w:pPr>
              <w:jc w:val="center"/>
              <w:rPr>
                <w:rFonts w:asciiTheme="majorHAnsi" w:hAnsiTheme="majorHAnsi" w:cs="Arial"/>
              </w:rPr>
            </w:pPr>
            <w:r w:rsidRPr="00B43262">
              <w:rPr>
                <w:rFonts w:asciiTheme="majorHAnsi" w:hAnsiTheme="majorHAnsi" w:cs="Calibri"/>
                <w:b/>
                <w:color w:val="000000"/>
              </w:rPr>
              <w:t>(</w:t>
            </w:r>
            <w:r w:rsidRPr="00B43262">
              <w:rPr>
                <w:rFonts w:asciiTheme="majorHAnsi" w:hAnsiTheme="majorHAnsi" w:cs="Calibri"/>
                <w:b/>
                <w:i/>
                <w:color w:val="000000"/>
              </w:rPr>
              <w:t>Ask to see record</w:t>
            </w:r>
            <w:r w:rsidRPr="00B43262">
              <w:rPr>
                <w:rFonts w:asciiTheme="majorHAnsi" w:hAnsiTheme="majorHAnsi" w:cs="Calibri"/>
                <w:b/>
                <w:color w:val="000000"/>
              </w:rPr>
              <w:t xml:space="preserve">) </w:t>
            </w:r>
            <w:r w:rsidRPr="00B43262">
              <w:rPr>
                <w:rFonts w:asciiTheme="majorHAnsi" w:hAnsiTheme="majorHAnsi" w:cs="Calibri"/>
                <w:b/>
                <w:noProof/>
                <w:color w:val="000000"/>
                <w:lang w:val="en-US"/>
              </w:rPr>
              <w:drawing>
                <wp:inline distT="0" distB="0" distL="0" distR="0" wp14:anchorId="1054B6DD" wp14:editId="1CF7F921">
                  <wp:extent cx="284480" cy="189865"/>
                  <wp:effectExtent l="0" t="0" r="1270" b="635"/>
                  <wp:docPr id="41" name="Picture 41" descr="MCj0403893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Cj04038930000[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4480" cy="189865"/>
                          </a:xfrm>
                          <a:prstGeom prst="rect">
                            <a:avLst/>
                          </a:prstGeom>
                          <a:noFill/>
                          <a:ln>
                            <a:noFill/>
                          </a:ln>
                        </pic:spPr>
                      </pic:pic>
                    </a:graphicData>
                  </a:graphic>
                </wp:inline>
              </w:drawing>
            </w:r>
            <w:r w:rsidRPr="00B43262">
              <w:rPr>
                <w:rFonts w:asciiTheme="majorHAnsi" w:hAnsiTheme="majorHAnsi" w:cs="Calibri"/>
                <w:b/>
                <w:color w:val="000000"/>
                <w:lang w:eastAsia="ig-NG"/>
              </w:rPr>
              <w:t xml:space="preserve"> </w:t>
            </w:r>
            <w:r w:rsidRPr="00B43262">
              <w:rPr>
                <w:rFonts w:asciiTheme="majorHAnsi" w:hAnsiTheme="majorHAnsi" w:cs="Calibri"/>
                <w:color w:val="000000"/>
                <w:sz w:val="16"/>
                <w:szCs w:val="16"/>
                <w:lang w:eastAsia="ig-NG"/>
              </w:rPr>
              <w:t>Number</w:t>
            </w:r>
            <w:r w:rsidRPr="00B43262">
              <w:rPr>
                <w:rFonts w:asciiTheme="majorHAnsi" w:hAnsiTheme="majorHAnsi" w:cs="Arial"/>
                <w:sz w:val="14"/>
                <w:szCs w:val="16"/>
              </w:rPr>
              <w:t xml:space="preserve">        </w:t>
            </w:r>
          </w:p>
        </w:tc>
        <w:tc>
          <w:tcPr>
            <w:tcW w:w="1536" w:type="dxa"/>
            <w:gridSpan w:val="2"/>
            <w:tcBorders>
              <w:top w:val="single" w:sz="4" w:space="0" w:color="auto"/>
              <w:bottom w:val="single" w:sz="4" w:space="0" w:color="auto"/>
            </w:tcBorders>
          </w:tcPr>
          <w:p w14:paraId="2D0F64D7" w14:textId="77777777" w:rsidR="00EC3A05" w:rsidRPr="00B43262" w:rsidRDefault="00EC3A05" w:rsidP="00EC3A05">
            <w:pPr>
              <w:jc w:val="center"/>
              <w:rPr>
                <w:rFonts w:asciiTheme="majorHAnsi" w:hAnsiTheme="majorHAnsi" w:cs="Arial"/>
              </w:rPr>
            </w:pPr>
          </w:p>
          <w:p w14:paraId="429C5250" w14:textId="77777777" w:rsidR="00EC3A05" w:rsidRPr="00B43262" w:rsidRDefault="00EC3A05" w:rsidP="00EC3A05">
            <w:pPr>
              <w:jc w:val="center"/>
              <w:rPr>
                <w:rFonts w:asciiTheme="majorHAnsi" w:hAnsiTheme="majorHAnsi" w:cs="Arial"/>
              </w:rPr>
            </w:pPr>
          </w:p>
          <w:p w14:paraId="020EA879" w14:textId="77777777" w:rsidR="00EC3A05" w:rsidRPr="00B43262" w:rsidRDefault="00EC3A05" w:rsidP="00EC3A05">
            <w:pPr>
              <w:jc w:val="center"/>
              <w:rPr>
                <w:rFonts w:asciiTheme="majorHAnsi" w:hAnsiTheme="majorHAnsi" w:cs="Arial"/>
              </w:rPr>
            </w:pPr>
          </w:p>
          <w:p w14:paraId="0761E288" w14:textId="77777777" w:rsidR="00EC3A05" w:rsidRPr="00B43262" w:rsidRDefault="00EC3A05" w:rsidP="00EC3A05">
            <w:pPr>
              <w:jc w:val="center"/>
              <w:rPr>
                <w:rFonts w:asciiTheme="majorHAnsi" w:hAnsiTheme="majorHAnsi" w:cs="Arial"/>
              </w:rPr>
            </w:pPr>
            <w:r w:rsidRPr="00B43262">
              <w:rPr>
                <w:rFonts w:asciiTheme="majorHAnsi" w:hAnsiTheme="majorHAnsi" w:cs="Arial"/>
              </w:rPr>
              <w:t>|___|___|___|</w:t>
            </w:r>
          </w:p>
        </w:tc>
        <w:tc>
          <w:tcPr>
            <w:tcW w:w="716" w:type="dxa"/>
            <w:tcBorders>
              <w:top w:val="single" w:sz="4" w:space="0" w:color="auto"/>
              <w:bottom w:val="single" w:sz="4" w:space="0" w:color="auto"/>
            </w:tcBorders>
          </w:tcPr>
          <w:p w14:paraId="513C3434" w14:textId="77777777" w:rsidR="00EC3A05" w:rsidRPr="0061154F" w:rsidRDefault="00EC3A05" w:rsidP="00EC3A05">
            <w:r w:rsidRPr="0061154F">
              <w:rPr>
                <w:rFonts w:asciiTheme="majorHAnsi" w:hAnsiTheme="majorHAnsi"/>
                <w:b/>
                <w:sz w:val="20"/>
              </w:rPr>
              <w:t>Q36a</w:t>
            </w:r>
          </w:p>
        </w:tc>
        <w:tc>
          <w:tcPr>
            <w:tcW w:w="4415" w:type="dxa"/>
            <w:gridSpan w:val="9"/>
            <w:tcBorders>
              <w:top w:val="single" w:sz="4" w:space="0" w:color="auto"/>
              <w:bottom w:val="single" w:sz="4" w:space="0" w:color="auto"/>
            </w:tcBorders>
          </w:tcPr>
          <w:p w14:paraId="0DAB9397" w14:textId="77777777" w:rsidR="00EC3A05" w:rsidRPr="0061154F" w:rsidRDefault="00EC3A05" w:rsidP="00EC3A05">
            <w:pPr>
              <w:rPr>
                <w:rFonts w:asciiTheme="majorHAnsi" w:hAnsiTheme="majorHAnsi" w:cs="Arial"/>
                <w:b/>
                <w:sz w:val="20"/>
              </w:rPr>
            </w:pPr>
            <w:r w:rsidRPr="0061154F">
              <w:rPr>
                <w:rFonts w:asciiTheme="majorHAnsi" w:hAnsiTheme="majorHAnsi" w:cs="Arial"/>
                <w:b/>
                <w:sz w:val="20"/>
              </w:rPr>
              <w:t xml:space="preserve">Does this facility ever transfer pregnant women for obstetric complications? </w:t>
            </w:r>
          </w:p>
          <w:p w14:paraId="0A49B0D8" w14:textId="77777777" w:rsidR="00EC3A05" w:rsidRPr="0061154F" w:rsidRDefault="00EC3A05" w:rsidP="00EC3A05">
            <w:pPr>
              <w:rPr>
                <w:rFonts w:asciiTheme="majorHAnsi" w:hAnsiTheme="majorHAnsi" w:cs="Calibri"/>
                <w:sz w:val="16"/>
                <w:szCs w:val="16"/>
                <w:lang w:eastAsia="ig-NG"/>
              </w:rPr>
            </w:pPr>
            <w:r w:rsidRPr="0061154F">
              <w:rPr>
                <w:rFonts w:asciiTheme="majorHAnsi" w:hAnsiTheme="majorHAnsi" w:cs="Calibri"/>
                <w:sz w:val="16"/>
                <w:szCs w:val="16"/>
                <w:lang w:eastAsia="ig-NG"/>
              </w:rPr>
              <w:t>Yes = 1, No = 2</w:t>
            </w:r>
          </w:p>
        </w:tc>
        <w:tc>
          <w:tcPr>
            <w:tcW w:w="1803" w:type="dxa"/>
            <w:tcBorders>
              <w:top w:val="single" w:sz="4" w:space="0" w:color="auto"/>
              <w:bottom w:val="single" w:sz="4" w:space="0" w:color="auto"/>
            </w:tcBorders>
            <w:vAlign w:val="bottom"/>
          </w:tcPr>
          <w:p w14:paraId="48120FA8" w14:textId="77777777" w:rsidR="00EC3A05" w:rsidRPr="0061154F" w:rsidRDefault="00EC3A05" w:rsidP="00EC3A05">
            <w:pPr>
              <w:jc w:val="center"/>
              <w:rPr>
                <w:rFonts w:asciiTheme="majorHAnsi" w:hAnsiTheme="majorHAnsi" w:cs="Arial"/>
              </w:rPr>
            </w:pPr>
            <w:r w:rsidRPr="0061154F">
              <w:rPr>
                <w:rFonts w:asciiTheme="majorHAnsi" w:hAnsiTheme="majorHAnsi" w:cs="Arial"/>
              </w:rPr>
              <w:t>|___|</w:t>
            </w:r>
          </w:p>
        </w:tc>
      </w:tr>
      <w:tr w:rsidR="00EC3A05" w:rsidRPr="00B43262" w14:paraId="48C1D263" w14:textId="77777777" w:rsidTr="00D43915">
        <w:tblPrEx>
          <w:tblLook w:val="0020" w:firstRow="1" w:lastRow="0" w:firstColumn="0" w:lastColumn="0" w:noHBand="0" w:noVBand="0"/>
        </w:tblPrEx>
        <w:trPr>
          <w:trHeight w:val="516"/>
        </w:trPr>
        <w:tc>
          <w:tcPr>
            <w:tcW w:w="809" w:type="dxa"/>
            <w:tcBorders>
              <w:top w:val="single" w:sz="4" w:space="0" w:color="auto"/>
            </w:tcBorders>
          </w:tcPr>
          <w:p w14:paraId="394B6FE0" w14:textId="77777777" w:rsidR="00EC3A05" w:rsidRPr="00B43262" w:rsidRDefault="00EC3A05" w:rsidP="00EC3A05">
            <w:r w:rsidRPr="00B43262">
              <w:rPr>
                <w:rFonts w:asciiTheme="majorHAnsi" w:hAnsiTheme="majorHAnsi"/>
                <w:b/>
                <w:sz w:val="20"/>
              </w:rPr>
              <w:t>Q37.</w:t>
            </w:r>
          </w:p>
        </w:tc>
        <w:tc>
          <w:tcPr>
            <w:tcW w:w="4779" w:type="dxa"/>
            <w:gridSpan w:val="3"/>
            <w:tcBorders>
              <w:top w:val="single" w:sz="4" w:space="0" w:color="auto"/>
            </w:tcBorders>
          </w:tcPr>
          <w:p w14:paraId="1E0FAA6F" w14:textId="77777777" w:rsidR="00EC3A05" w:rsidRPr="00B43262" w:rsidRDefault="00EC3A05" w:rsidP="00EC3A05">
            <w:pPr>
              <w:rPr>
                <w:rFonts w:asciiTheme="majorHAnsi" w:hAnsiTheme="majorHAnsi" w:cs="Arial"/>
                <w:b/>
                <w:sz w:val="20"/>
              </w:rPr>
            </w:pPr>
            <w:r w:rsidRPr="00B43262">
              <w:rPr>
                <w:rFonts w:asciiTheme="majorHAnsi" w:hAnsiTheme="majorHAnsi" w:cs="Arial"/>
                <w:b/>
                <w:sz w:val="20"/>
              </w:rPr>
              <w:t xml:space="preserve">Does this facility ever transfer mothers for EMERGENCY Caesarean section? </w:t>
            </w:r>
          </w:p>
          <w:p w14:paraId="5A0A37CB" w14:textId="77777777" w:rsidR="00EC3A05" w:rsidRPr="00B43262" w:rsidRDefault="00EC3A05" w:rsidP="00EC3A05">
            <w:pPr>
              <w:rPr>
                <w:rFonts w:asciiTheme="majorHAnsi" w:hAnsiTheme="majorHAnsi" w:cs="Calibri"/>
                <w:color w:val="000000"/>
                <w:sz w:val="16"/>
                <w:szCs w:val="16"/>
                <w:lang w:eastAsia="ig-NG"/>
              </w:rPr>
            </w:pPr>
            <w:r w:rsidRPr="00B43262">
              <w:rPr>
                <w:rFonts w:asciiTheme="majorHAnsi" w:hAnsiTheme="majorHAnsi" w:cs="Calibri"/>
                <w:color w:val="000000"/>
                <w:sz w:val="16"/>
                <w:szCs w:val="16"/>
                <w:lang w:eastAsia="ig-NG"/>
              </w:rPr>
              <w:t>Yes = 1, No = 2</w:t>
            </w:r>
            <w:r w:rsidRPr="00B43262">
              <w:rPr>
                <w:rFonts w:asciiTheme="majorHAnsi" w:hAnsiTheme="majorHAnsi" w:cs="Calibri"/>
                <w:color w:val="000000"/>
                <w:sz w:val="16"/>
                <w:szCs w:val="16"/>
                <w:lang w:eastAsia="ig-NG"/>
              </w:rPr>
              <w:sym w:font="Wingdings" w:char="F0E0"/>
            </w:r>
            <w:r w:rsidRPr="00B43262">
              <w:rPr>
                <w:rFonts w:asciiTheme="majorHAnsi" w:hAnsiTheme="majorHAnsi" w:cs="Calibri"/>
                <w:color w:val="000000"/>
                <w:sz w:val="16"/>
                <w:szCs w:val="16"/>
                <w:lang w:eastAsia="ig-NG"/>
              </w:rPr>
              <w:t xml:space="preserve"> Section C</w:t>
            </w:r>
          </w:p>
        </w:tc>
        <w:tc>
          <w:tcPr>
            <w:tcW w:w="1536" w:type="dxa"/>
            <w:gridSpan w:val="2"/>
            <w:tcBorders>
              <w:top w:val="single" w:sz="4" w:space="0" w:color="auto"/>
            </w:tcBorders>
            <w:vAlign w:val="bottom"/>
          </w:tcPr>
          <w:p w14:paraId="550B4DEC" w14:textId="77777777" w:rsidR="00EC3A05" w:rsidRPr="00B43262" w:rsidRDefault="00EC3A05" w:rsidP="00EC3A05">
            <w:pPr>
              <w:jc w:val="center"/>
              <w:rPr>
                <w:rFonts w:asciiTheme="majorHAnsi" w:hAnsiTheme="majorHAnsi" w:cs="Arial"/>
              </w:rPr>
            </w:pPr>
            <w:r w:rsidRPr="00B43262">
              <w:rPr>
                <w:rFonts w:asciiTheme="majorHAnsi" w:hAnsiTheme="majorHAnsi" w:cs="Arial"/>
              </w:rPr>
              <w:t>|___|</w:t>
            </w:r>
          </w:p>
        </w:tc>
        <w:tc>
          <w:tcPr>
            <w:tcW w:w="716" w:type="dxa"/>
            <w:tcBorders>
              <w:top w:val="single" w:sz="4" w:space="0" w:color="auto"/>
            </w:tcBorders>
          </w:tcPr>
          <w:p w14:paraId="2DB93525" w14:textId="77777777" w:rsidR="00EC3A05" w:rsidRPr="00B43262" w:rsidRDefault="00EC3A05" w:rsidP="00EC3A05">
            <w:r w:rsidRPr="00B43262">
              <w:rPr>
                <w:rFonts w:asciiTheme="majorHAnsi" w:hAnsiTheme="majorHAnsi"/>
                <w:b/>
                <w:sz w:val="20"/>
              </w:rPr>
              <w:t>Q38.</w:t>
            </w:r>
          </w:p>
        </w:tc>
        <w:tc>
          <w:tcPr>
            <w:tcW w:w="4415" w:type="dxa"/>
            <w:gridSpan w:val="9"/>
            <w:tcBorders>
              <w:top w:val="single" w:sz="4" w:space="0" w:color="auto"/>
            </w:tcBorders>
          </w:tcPr>
          <w:p w14:paraId="3538A130" w14:textId="77777777" w:rsidR="00EC3A05" w:rsidRPr="00B43262" w:rsidRDefault="00EC3A05" w:rsidP="00EC3A05">
            <w:pPr>
              <w:rPr>
                <w:rFonts w:asciiTheme="majorHAnsi" w:hAnsiTheme="majorHAnsi" w:cs="Arial"/>
                <w:b/>
                <w:sz w:val="20"/>
              </w:rPr>
            </w:pPr>
            <w:r w:rsidRPr="00B43262">
              <w:rPr>
                <w:rFonts w:asciiTheme="majorHAnsi" w:hAnsiTheme="majorHAnsi" w:cs="Arial"/>
                <w:b/>
                <w:sz w:val="20"/>
              </w:rPr>
              <w:t xml:space="preserve">If yes, consider the last time a woman was transferred from this facility to another facility for emergency Caesarean section. </w:t>
            </w:r>
          </w:p>
          <w:p w14:paraId="588C729F" w14:textId="77777777" w:rsidR="00EC3A05" w:rsidRPr="00B43262" w:rsidRDefault="00EC3A05" w:rsidP="00EC3A05">
            <w:pPr>
              <w:rPr>
                <w:rFonts w:asciiTheme="majorHAnsi" w:hAnsiTheme="majorHAnsi" w:cs="Arial"/>
                <w:b/>
                <w:sz w:val="20"/>
              </w:rPr>
            </w:pPr>
            <w:r w:rsidRPr="00B43262">
              <w:rPr>
                <w:rFonts w:asciiTheme="majorHAnsi" w:hAnsiTheme="majorHAnsi" w:cs="Arial"/>
                <w:b/>
                <w:sz w:val="20"/>
              </w:rPr>
              <w:t xml:space="preserve">From the moment the decision was made to transfer her, how long was it until the patient arrived at the other facility? </w:t>
            </w:r>
          </w:p>
        </w:tc>
        <w:tc>
          <w:tcPr>
            <w:tcW w:w="1803" w:type="dxa"/>
            <w:tcBorders>
              <w:top w:val="single" w:sz="4" w:space="0" w:color="auto"/>
            </w:tcBorders>
          </w:tcPr>
          <w:p w14:paraId="1F1622D8" w14:textId="77777777" w:rsidR="00EC3A05" w:rsidRPr="00B43262" w:rsidRDefault="00EC3A05" w:rsidP="00EC3A05">
            <w:pPr>
              <w:jc w:val="center"/>
              <w:rPr>
                <w:rFonts w:asciiTheme="majorHAnsi" w:hAnsiTheme="majorHAnsi" w:cs="Arial"/>
              </w:rPr>
            </w:pPr>
          </w:p>
          <w:p w14:paraId="2F436D38" w14:textId="77777777" w:rsidR="00EC3A05" w:rsidRPr="00B43262" w:rsidRDefault="00EC3A05" w:rsidP="00EC3A05">
            <w:pPr>
              <w:jc w:val="center"/>
              <w:rPr>
                <w:rFonts w:asciiTheme="majorHAnsi" w:hAnsiTheme="majorHAnsi" w:cs="Arial"/>
              </w:rPr>
            </w:pPr>
            <w:r w:rsidRPr="00B43262">
              <w:rPr>
                <w:rFonts w:asciiTheme="majorHAnsi" w:hAnsiTheme="majorHAnsi" w:cs="Arial"/>
              </w:rPr>
              <w:t>|___|___|</w:t>
            </w:r>
            <w:r w:rsidRPr="00B43262">
              <w:rPr>
                <w:rFonts w:asciiTheme="majorHAnsi" w:hAnsiTheme="majorHAnsi"/>
              </w:rPr>
              <w:t>h</w:t>
            </w:r>
            <w:r w:rsidRPr="00B43262">
              <w:rPr>
                <w:rFonts w:asciiTheme="majorHAnsi" w:hAnsiTheme="majorHAnsi" w:cs="Arial"/>
              </w:rPr>
              <w:t>|___|___|</w:t>
            </w:r>
          </w:p>
        </w:tc>
      </w:tr>
    </w:tbl>
    <w:p w14:paraId="4EB10006" w14:textId="77777777" w:rsidR="0041417B" w:rsidRPr="00B43262" w:rsidRDefault="0041417B" w:rsidP="0041417B">
      <w:pPr>
        <w:rPr>
          <w:rFonts w:asciiTheme="majorHAnsi" w:hAnsiTheme="majorHAnsi"/>
        </w:rPr>
      </w:pPr>
    </w:p>
    <w:p w14:paraId="775ABAC5" w14:textId="77777777" w:rsidR="0041417B" w:rsidRPr="00B43262" w:rsidRDefault="0041417B" w:rsidP="0041417B">
      <w:pPr>
        <w:rPr>
          <w:rFonts w:asciiTheme="majorHAnsi" w:hAnsiTheme="majorHAnsi"/>
        </w:rPr>
      </w:pPr>
    </w:p>
    <w:p w14:paraId="6EBC1A8A" w14:textId="77777777" w:rsidR="0041417B" w:rsidRPr="00B43262" w:rsidRDefault="0041417B" w:rsidP="0041417B">
      <w:pPr>
        <w:rPr>
          <w:rFonts w:asciiTheme="majorHAnsi" w:hAnsiTheme="majorHAnsi"/>
        </w:rPr>
      </w:pPr>
    </w:p>
    <w:p w14:paraId="41530D74" w14:textId="77777777" w:rsidR="0041417B" w:rsidRPr="00B43262" w:rsidRDefault="0041417B" w:rsidP="0041417B">
      <w:pPr>
        <w:rPr>
          <w:rFonts w:asciiTheme="majorHAnsi" w:hAnsiTheme="majorHAnsi"/>
        </w:rPr>
      </w:pPr>
      <w:r w:rsidRPr="00B43262">
        <w:rPr>
          <w:rFonts w:asciiTheme="majorHAnsi" w:hAnsiTheme="majorHAnsi"/>
        </w:rPr>
        <w:br w:type="page"/>
      </w:r>
    </w:p>
    <w:tbl>
      <w:tblPr>
        <w:tblW w:w="140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6"/>
        <w:gridCol w:w="89"/>
        <w:gridCol w:w="5861"/>
        <w:gridCol w:w="2767"/>
        <w:gridCol w:w="70"/>
        <w:gridCol w:w="104"/>
        <w:gridCol w:w="830"/>
        <w:gridCol w:w="1901"/>
        <w:gridCol w:w="1620"/>
      </w:tblGrid>
      <w:tr w:rsidR="00297EFA" w:rsidRPr="00B43262" w14:paraId="6C198412" w14:textId="77777777" w:rsidTr="00297EFA">
        <w:trPr>
          <w:trHeight w:val="303"/>
        </w:trPr>
        <w:tc>
          <w:tcPr>
            <w:tcW w:w="14058" w:type="dxa"/>
            <w:gridSpan w:val="9"/>
            <w:shd w:val="clear" w:color="auto" w:fill="auto"/>
            <w:vAlign w:val="center"/>
          </w:tcPr>
          <w:p w14:paraId="2A37F595" w14:textId="77777777" w:rsidR="00297EFA" w:rsidRPr="00B43262" w:rsidRDefault="00297EFA" w:rsidP="00D43915">
            <w:pPr>
              <w:jc w:val="center"/>
              <w:rPr>
                <w:rFonts w:asciiTheme="majorHAnsi" w:hAnsiTheme="majorHAnsi"/>
                <w:b/>
                <w:sz w:val="32"/>
                <w:szCs w:val="32"/>
              </w:rPr>
            </w:pPr>
            <w:r w:rsidRPr="00B43262">
              <w:rPr>
                <w:rFonts w:asciiTheme="majorHAnsi" w:hAnsiTheme="majorHAnsi"/>
              </w:rPr>
              <w:lastRenderedPageBreak/>
              <w:fldChar w:fldCharType="begin"/>
            </w:r>
            <w:r w:rsidRPr="00B43262">
              <w:rPr>
                <w:rFonts w:asciiTheme="majorHAnsi" w:hAnsiTheme="majorHAnsi"/>
              </w:rPr>
              <w:instrText xml:space="preserve"> REF _Ref332075438 \h  \* MERGEFORMAT </w:instrText>
            </w:r>
            <w:r w:rsidRPr="00B43262">
              <w:rPr>
                <w:rFonts w:asciiTheme="majorHAnsi" w:hAnsiTheme="majorHAnsi"/>
              </w:rPr>
            </w:r>
            <w:r w:rsidRPr="00B43262">
              <w:rPr>
                <w:rFonts w:asciiTheme="majorHAnsi" w:hAnsiTheme="majorHAnsi"/>
              </w:rPr>
              <w:fldChar w:fldCharType="separate"/>
            </w:r>
            <w:r w:rsidRPr="00B43262">
              <w:rPr>
                <w:rFonts w:asciiTheme="majorHAnsi" w:hAnsiTheme="majorHAnsi"/>
                <w:b/>
                <w:sz w:val="32"/>
              </w:rPr>
              <w:t>Module 1:</w:t>
            </w:r>
            <w:r w:rsidRPr="00B43262">
              <w:rPr>
                <w:rFonts w:asciiTheme="majorHAnsi" w:hAnsiTheme="majorHAnsi"/>
              </w:rPr>
              <w:fldChar w:fldCharType="end"/>
            </w:r>
            <w:r w:rsidRPr="00B43262">
              <w:rPr>
                <w:rFonts w:asciiTheme="majorHAnsi" w:hAnsiTheme="majorHAnsi"/>
              </w:rPr>
              <w:t xml:space="preserve"> </w:t>
            </w:r>
          </w:p>
          <w:p w14:paraId="3FD511D2" w14:textId="77777777" w:rsidR="00297EFA" w:rsidRPr="00B43262" w:rsidRDefault="00297EFA" w:rsidP="00D43915">
            <w:pPr>
              <w:pStyle w:val="Heading2"/>
              <w:rPr>
                <w:rFonts w:asciiTheme="majorHAnsi" w:hAnsiTheme="majorHAnsi"/>
              </w:rPr>
            </w:pPr>
            <w:bookmarkStart w:id="14" w:name="_Ref201392757"/>
            <w:bookmarkStart w:id="15" w:name="_Toc377656808"/>
            <w:r w:rsidRPr="00B43262">
              <w:rPr>
                <w:rFonts w:asciiTheme="majorHAnsi" w:hAnsiTheme="majorHAnsi"/>
              </w:rPr>
              <w:t xml:space="preserve">Section </w:t>
            </w:r>
            <w:r w:rsidRPr="00B43262">
              <w:rPr>
                <w:rFonts w:asciiTheme="majorHAnsi" w:hAnsiTheme="majorHAnsi"/>
              </w:rPr>
              <w:fldChar w:fldCharType="begin"/>
            </w:r>
            <w:r w:rsidRPr="00B43262">
              <w:rPr>
                <w:rFonts w:asciiTheme="majorHAnsi" w:hAnsiTheme="majorHAnsi"/>
              </w:rPr>
              <w:instrText xml:space="preserve"> SEQ Section \* ALPHABETIC </w:instrText>
            </w:r>
            <w:r w:rsidRPr="00B43262">
              <w:rPr>
                <w:rFonts w:asciiTheme="majorHAnsi" w:hAnsiTheme="majorHAnsi"/>
              </w:rPr>
              <w:fldChar w:fldCharType="separate"/>
            </w:r>
            <w:r w:rsidRPr="00B43262">
              <w:rPr>
                <w:rFonts w:asciiTheme="majorHAnsi" w:hAnsiTheme="majorHAnsi"/>
              </w:rPr>
              <w:t>C</w:t>
            </w:r>
            <w:r w:rsidRPr="00B43262">
              <w:rPr>
                <w:rFonts w:asciiTheme="majorHAnsi" w:hAnsiTheme="majorHAnsi"/>
              </w:rPr>
              <w:fldChar w:fldCharType="end"/>
            </w:r>
            <w:r w:rsidRPr="00B43262">
              <w:rPr>
                <w:rFonts w:asciiTheme="majorHAnsi" w:hAnsiTheme="majorHAnsi"/>
              </w:rPr>
              <w:t>: Infrastructure</w:t>
            </w:r>
            <w:bookmarkEnd w:id="14"/>
            <w:bookmarkEnd w:id="15"/>
          </w:p>
        </w:tc>
      </w:tr>
      <w:tr w:rsidR="00297EFA" w:rsidRPr="00B43262" w14:paraId="757B0791" w14:textId="77777777" w:rsidTr="00297EFA">
        <w:trPr>
          <w:trHeight w:val="303"/>
        </w:trPr>
        <w:tc>
          <w:tcPr>
            <w:tcW w:w="14058" w:type="dxa"/>
            <w:gridSpan w:val="9"/>
            <w:shd w:val="clear" w:color="auto" w:fill="auto"/>
            <w:vAlign w:val="center"/>
          </w:tcPr>
          <w:p w14:paraId="29EC9E20" w14:textId="77777777" w:rsidR="00297EFA" w:rsidRPr="00B43262" w:rsidRDefault="00297EFA" w:rsidP="00D43915">
            <w:pPr>
              <w:rPr>
                <w:rFonts w:asciiTheme="majorHAnsi" w:hAnsiTheme="majorHAnsi" w:cs="Calibri"/>
                <w:i/>
                <w:color w:val="000000"/>
                <w:vertAlign w:val="superscript"/>
              </w:rPr>
            </w:pPr>
            <w:r w:rsidRPr="00B43262">
              <w:rPr>
                <w:rFonts w:asciiTheme="majorHAnsi" w:hAnsiTheme="majorHAnsi" w:cs="Calibri"/>
                <w:b/>
                <w:i/>
                <w:color w:val="000000"/>
                <w:u w:val="single"/>
              </w:rPr>
              <w:t>Enumerator</w:t>
            </w:r>
            <w:r w:rsidRPr="00B43262">
              <w:rPr>
                <w:rFonts w:asciiTheme="majorHAnsi" w:hAnsiTheme="majorHAnsi" w:cs="Calibri"/>
                <w:b/>
                <w:i/>
                <w:color w:val="000000"/>
              </w:rPr>
              <w:t>:  Search for the most senior staff member at the health facility, i.e. the “in-charge”</w:t>
            </w:r>
          </w:p>
        </w:tc>
      </w:tr>
      <w:tr w:rsidR="00297EFA" w:rsidRPr="00B43262" w14:paraId="6562E624" w14:textId="77777777" w:rsidTr="00297EFA">
        <w:trPr>
          <w:trHeight w:val="303"/>
        </w:trPr>
        <w:tc>
          <w:tcPr>
            <w:tcW w:w="14058" w:type="dxa"/>
            <w:gridSpan w:val="9"/>
            <w:shd w:val="clear" w:color="auto" w:fill="auto"/>
            <w:vAlign w:val="center"/>
          </w:tcPr>
          <w:p w14:paraId="0BDE2CA1" w14:textId="77777777" w:rsidR="00297EFA" w:rsidRPr="00B43262" w:rsidRDefault="00297EFA" w:rsidP="00D43915">
            <w:pPr>
              <w:rPr>
                <w:rFonts w:asciiTheme="majorHAnsi" w:hAnsiTheme="majorHAnsi" w:cs="Arial"/>
                <w:b/>
              </w:rPr>
            </w:pPr>
            <w:r w:rsidRPr="00B43262">
              <w:rPr>
                <w:rFonts w:asciiTheme="majorHAnsi" w:hAnsiTheme="majorHAnsi" w:cs="Calibri"/>
                <w:b/>
                <w:color w:val="000000"/>
              </w:rPr>
              <w:t>I have a few questions on the infrastructure available at the facility.</w:t>
            </w:r>
          </w:p>
        </w:tc>
      </w:tr>
      <w:tr w:rsidR="00297EFA" w:rsidRPr="00B43262" w14:paraId="61A6A071" w14:textId="77777777" w:rsidTr="00297EFA">
        <w:trPr>
          <w:trHeight w:val="303"/>
        </w:trPr>
        <w:tc>
          <w:tcPr>
            <w:tcW w:w="14058" w:type="dxa"/>
            <w:gridSpan w:val="9"/>
            <w:shd w:val="clear" w:color="auto" w:fill="D9D9D9"/>
            <w:vAlign w:val="center"/>
          </w:tcPr>
          <w:p w14:paraId="1E23E220" w14:textId="77777777" w:rsidR="00297EFA" w:rsidRPr="00B43262" w:rsidRDefault="00297EFA" w:rsidP="00D43915">
            <w:pPr>
              <w:rPr>
                <w:rFonts w:asciiTheme="majorHAnsi" w:hAnsiTheme="majorHAnsi"/>
                <w:b/>
              </w:rPr>
            </w:pPr>
            <w:r w:rsidRPr="00B43262">
              <w:rPr>
                <w:rFonts w:asciiTheme="majorHAnsi" w:hAnsiTheme="majorHAnsi"/>
                <w:b/>
              </w:rPr>
              <w:t>Electricity and Power</w:t>
            </w:r>
          </w:p>
        </w:tc>
      </w:tr>
      <w:tr w:rsidR="00297EFA" w:rsidRPr="00B43262" w14:paraId="5C559140" w14:textId="77777777" w:rsidTr="00297EFA">
        <w:trPr>
          <w:trHeight w:hRule="exact" w:val="1009"/>
        </w:trPr>
        <w:tc>
          <w:tcPr>
            <w:tcW w:w="905" w:type="dxa"/>
            <w:gridSpan w:val="2"/>
          </w:tcPr>
          <w:p w14:paraId="5065FF71" w14:textId="77777777" w:rsidR="00297EFA" w:rsidRPr="00B43262" w:rsidRDefault="00297EFA" w:rsidP="00297EFA">
            <w:pPr>
              <w:rPr>
                <w:rFonts w:asciiTheme="majorHAnsi" w:hAnsiTheme="majorHAnsi"/>
                <w:b/>
                <w:sz w:val="20"/>
                <w:szCs w:val="20"/>
              </w:rPr>
            </w:pPr>
            <w:r w:rsidRPr="00B43262">
              <w:rPr>
                <w:rFonts w:asciiTheme="majorHAnsi" w:hAnsiTheme="majorHAnsi"/>
                <w:b/>
                <w:sz w:val="20"/>
                <w:szCs w:val="20"/>
              </w:rPr>
              <w:t>Q1.</w:t>
            </w:r>
          </w:p>
        </w:tc>
        <w:tc>
          <w:tcPr>
            <w:tcW w:w="5861" w:type="dxa"/>
            <w:tcBorders>
              <w:right w:val="single" w:sz="4" w:space="0" w:color="auto"/>
            </w:tcBorders>
          </w:tcPr>
          <w:p w14:paraId="74057D92" w14:textId="77777777" w:rsidR="00297EFA" w:rsidRPr="00B43262" w:rsidRDefault="00297EFA" w:rsidP="00297EFA">
            <w:pPr>
              <w:rPr>
                <w:rFonts w:asciiTheme="majorHAnsi" w:hAnsiTheme="majorHAnsi" w:cs="Arial"/>
                <w:b/>
                <w:sz w:val="20"/>
                <w:szCs w:val="20"/>
              </w:rPr>
            </w:pPr>
            <w:r w:rsidRPr="00B43262">
              <w:rPr>
                <w:rFonts w:asciiTheme="majorHAnsi" w:hAnsiTheme="majorHAnsi" w:cs="Calibri"/>
                <w:b/>
                <w:color w:val="000000"/>
              </w:rPr>
              <w:t xml:space="preserve">What is the </w:t>
            </w:r>
            <w:r w:rsidRPr="00B43262">
              <w:rPr>
                <w:rFonts w:asciiTheme="majorHAnsi" w:hAnsiTheme="majorHAnsi" w:cs="Calibri"/>
                <w:b/>
                <w:bCs/>
                <w:iCs/>
                <w:color w:val="000000"/>
                <w:u w:val="single"/>
              </w:rPr>
              <w:t>main</w:t>
            </w:r>
            <w:r w:rsidRPr="00B43262">
              <w:rPr>
                <w:rFonts w:asciiTheme="majorHAnsi" w:hAnsiTheme="majorHAnsi" w:cs="Calibri"/>
                <w:b/>
                <w:bCs/>
                <w:iCs/>
                <w:color w:val="000000"/>
              </w:rPr>
              <w:t xml:space="preserve"> </w:t>
            </w:r>
            <w:r w:rsidRPr="00B43262">
              <w:rPr>
                <w:rFonts w:asciiTheme="majorHAnsi" w:hAnsiTheme="majorHAnsi" w:cs="Calibri"/>
                <w:b/>
                <w:color w:val="000000"/>
              </w:rPr>
              <w:t>source of electricity for the facility?</w:t>
            </w:r>
          </w:p>
        </w:tc>
        <w:tc>
          <w:tcPr>
            <w:tcW w:w="2837" w:type="dxa"/>
            <w:gridSpan w:val="2"/>
            <w:tcBorders>
              <w:top w:val="single" w:sz="4" w:space="0" w:color="auto"/>
              <w:left w:val="single" w:sz="4" w:space="0" w:color="auto"/>
              <w:bottom w:val="single" w:sz="4" w:space="0" w:color="auto"/>
              <w:right w:val="nil"/>
            </w:tcBorders>
          </w:tcPr>
          <w:p w14:paraId="11AF3CFB" w14:textId="77777777" w:rsidR="00297EFA" w:rsidRPr="0061154F" w:rsidRDefault="00297EFA" w:rsidP="00297EFA">
            <w:pPr>
              <w:jc w:val="right"/>
              <w:rPr>
                <w:rFonts w:asciiTheme="majorHAnsi" w:hAnsiTheme="majorHAnsi"/>
                <w:sz w:val="16"/>
                <w:szCs w:val="16"/>
              </w:rPr>
            </w:pPr>
            <w:r w:rsidRPr="0061154F">
              <w:rPr>
                <w:rFonts w:asciiTheme="majorHAnsi" w:hAnsiTheme="majorHAnsi"/>
                <w:sz w:val="16"/>
                <w:szCs w:val="16"/>
              </w:rPr>
              <w:t>No power supply = 1</w:t>
            </w:r>
          </w:p>
          <w:p w14:paraId="0AC3353D" w14:textId="31240818" w:rsidR="00297EFA" w:rsidRPr="0061154F" w:rsidRDefault="005D7694" w:rsidP="00297EFA">
            <w:pPr>
              <w:jc w:val="right"/>
              <w:rPr>
                <w:rFonts w:asciiTheme="majorHAnsi" w:hAnsiTheme="majorHAnsi"/>
                <w:sz w:val="16"/>
                <w:szCs w:val="16"/>
              </w:rPr>
            </w:pPr>
            <w:r w:rsidRPr="0061154F">
              <w:rPr>
                <w:rFonts w:asciiTheme="majorHAnsi" w:hAnsiTheme="majorHAnsi"/>
                <w:sz w:val="16"/>
                <w:szCs w:val="16"/>
              </w:rPr>
              <w:t>EDSA/</w:t>
            </w:r>
            <w:r w:rsidR="00297EFA" w:rsidRPr="0061154F">
              <w:rPr>
                <w:rFonts w:asciiTheme="majorHAnsi" w:hAnsiTheme="majorHAnsi"/>
                <w:sz w:val="16"/>
                <w:szCs w:val="16"/>
              </w:rPr>
              <w:t>Mains (National grid) = 2</w:t>
            </w:r>
          </w:p>
          <w:p w14:paraId="66EC402E" w14:textId="77777777" w:rsidR="00297EFA" w:rsidRPr="0061154F" w:rsidRDefault="00297EFA" w:rsidP="00297EFA">
            <w:pPr>
              <w:jc w:val="right"/>
              <w:rPr>
                <w:rFonts w:asciiTheme="majorHAnsi" w:hAnsiTheme="majorHAnsi"/>
                <w:sz w:val="16"/>
                <w:szCs w:val="16"/>
              </w:rPr>
            </w:pPr>
            <w:r w:rsidRPr="0061154F">
              <w:rPr>
                <w:rFonts w:asciiTheme="majorHAnsi" w:hAnsiTheme="majorHAnsi"/>
                <w:sz w:val="16"/>
                <w:szCs w:val="16"/>
              </w:rPr>
              <w:t>Generator = 3</w:t>
            </w:r>
          </w:p>
        </w:tc>
        <w:tc>
          <w:tcPr>
            <w:tcW w:w="2835" w:type="dxa"/>
            <w:gridSpan w:val="3"/>
            <w:tcBorders>
              <w:top w:val="single" w:sz="4" w:space="0" w:color="auto"/>
              <w:left w:val="single" w:sz="4" w:space="0" w:color="auto"/>
              <w:bottom w:val="single" w:sz="4" w:space="0" w:color="auto"/>
              <w:right w:val="single" w:sz="4" w:space="0" w:color="auto"/>
            </w:tcBorders>
          </w:tcPr>
          <w:p w14:paraId="404C2984" w14:textId="77777777" w:rsidR="00297EFA" w:rsidRPr="00B43262" w:rsidRDefault="00297EFA" w:rsidP="00297EFA">
            <w:pPr>
              <w:jc w:val="right"/>
              <w:rPr>
                <w:rFonts w:asciiTheme="majorHAnsi" w:hAnsiTheme="majorHAnsi"/>
                <w:sz w:val="16"/>
                <w:szCs w:val="16"/>
              </w:rPr>
            </w:pPr>
            <w:r w:rsidRPr="00B43262">
              <w:rPr>
                <w:rFonts w:asciiTheme="majorHAnsi" w:hAnsiTheme="majorHAnsi"/>
                <w:sz w:val="16"/>
                <w:szCs w:val="16"/>
              </w:rPr>
              <w:t>Batteries (car) =4</w:t>
            </w:r>
          </w:p>
          <w:p w14:paraId="44E19122" w14:textId="77777777" w:rsidR="00297EFA" w:rsidRPr="00B43262" w:rsidRDefault="00297EFA" w:rsidP="00297EFA">
            <w:pPr>
              <w:jc w:val="right"/>
              <w:rPr>
                <w:rFonts w:asciiTheme="majorHAnsi" w:hAnsiTheme="majorHAnsi"/>
                <w:sz w:val="16"/>
                <w:szCs w:val="16"/>
              </w:rPr>
            </w:pPr>
            <w:r w:rsidRPr="00B43262">
              <w:rPr>
                <w:rFonts w:asciiTheme="majorHAnsi" w:hAnsiTheme="majorHAnsi"/>
                <w:sz w:val="16"/>
                <w:szCs w:val="16"/>
              </w:rPr>
              <w:t>Solar panel = 5</w:t>
            </w:r>
          </w:p>
          <w:p w14:paraId="1C899993" w14:textId="77777777" w:rsidR="00297EFA" w:rsidRPr="00B43262" w:rsidRDefault="00297EFA" w:rsidP="00297EFA">
            <w:pPr>
              <w:jc w:val="right"/>
              <w:rPr>
                <w:rFonts w:asciiTheme="majorHAnsi" w:hAnsiTheme="majorHAnsi"/>
                <w:sz w:val="16"/>
                <w:szCs w:val="16"/>
              </w:rPr>
            </w:pPr>
            <w:r w:rsidRPr="00B43262">
              <w:rPr>
                <w:rFonts w:asciiTheme="majorHAnsi" w:hAnsiTheme="majorHAnsi"/>
                <w:sz w:val="16"/>
                <w:szCs w:val="16"/>
              </w:rPr>
              <w:t>Other (specify) = 9</w:t>
            </w:r>
          </w:p>
          <w:p w14:paraId="65D5562C" w14:textId="77777777" w:rsidR="00297EFA" w:rsidRPr="00B43262" w:rsidRDefault="00297EFA" w:rsidP="00297EFA">
            <w:pPr>
              <w:jc w:val="right"/>
              <w:rPr>
                <w:rFonts w:asciiTheme="majorHAnsi" w:hAnsiTheme="majorHAnsi"/>
                <w:sz w:val="16"/>
                <w:szCs w:val="16"/>
              </w:rPr>
            </w:pPr>
          </w:p>
          <w:p w14:paraId="4457B18C" w14:textId="77777777" w:rsidR="00297EFA" w:rsidRPr="00B43262" w:rsidRDefault="00297EFA" w:rsidP="00297EFA">
            <w:pPr>
              <w:jc w:val="right"/>
              <w:rPr>
                <w:rFonts w:asciiTheme="majorHAnsi" w:hAnsiTheme="majorHAnsi"/>
                <w:i/>
                <w:sz w:val="16"/>
                <w:szCs w:val="16"/>
              </w:rPr>
            </w:pPr>
            <w:r w:rsidRPr="00B43262">
              <w:rPr>
                <w:rFonts w:asciiTheme="majorHAnsi" w:hAnsiTheme="majorHAnsi"/>
                <w:i/>
                <w:sz w:val="16"/>
                <w:szCs w:val="16"/>
              </w:rPr>
              <w:t>If no power supply (1)</w:t>
            </w:r>
            <w:r w:rsidRPr="00B43262">
              <w:rPr>
                <w:rFonts w:asciiTheme="majorHAnsi" w:hAnsiTheme="majorHAnsi"/>
                <w:i/>
                <w:sz w:val="16"/>
                <w:szCs w:val="16"/>
              </w:rPr>
              <w:sym w:font="Wingdings" w:char="F0E0"/>
            </w:r>
            <w:r w:rsidRPr="00B43262">
              <w:rPr>
                <w:rFonts w:asciiTheme="majorHAnsi" w:hAnsiTheme="majorHAnsi"/>
                <w:i/>
                <w:sz w:val="16"/>
                <w:szCs w:val="16"/>
              </w:rPr>
              <w:fldChar w:fldCharType="begin"/>
            </w:r>
            <w:r w:rsidRPr="00B43262">
              <w:rPr>
                <w:rFonts w:asciiTheme="majorHAnsi" w:hAnsiTheme="majorHAnsi"/>
                <w:i/>
                <w:sz w:val="16"/>
                <w:szCs w:val="16"/>
              </w:rPr>
              <w:instrText xml:space="preserve"> REF _Ref378671363 \h </w:instrText>
            </w:r>
            <w:r w:rsidRPr="00B43262">
              <w:rPr>
                <w:rFonts w:asciiTheme="majorHAnsi" w:hAnsiTheme="majorHAnsi"/>
                <w:i/>
                <w:sz w:val="16"/>
                <w:szCs w:val="16"/>
              </w:rPr>
            </w:r>
            <w:r w:rsidRPr="00B43262">
              <w:rPr>
                <w:rFonts w:asciiTheme="majorHAnsi" w:hAnsiTheme="majorHAnsi"/>
                <w:i/>
                <w:sz w:val="16"/>
                <w:szCs w:val="16"/>
              </w:rPr>
              <w:fldChar w:fldCharType="separate"/>
            </w:r>
            <w:r w:rsidRPr="00B43262">
              <w:rPr>
                <w:rFonts w:asciiTheme="majorHAnsi" w:hAnsiTheme="majorHAnsi"/>
                <w:b/>
                <w:sz w:val="20"/>
                <w:szCs w:val="20"/>
              </w:rPr>
              <w:t>Q6.</w:t>
            </w:r>
            <w:r w:rsidRPr="00B43262">
              <w:rPr>
                <w:rFonts w:asciiTheme="majorHAnsi" w:hAnsiTheme="majorHAnsi"/>
                <w:i/>
                <w:sz w:val="16"/>
                <w:szCs w:val="16"/>
              </w:rPr>
              <w:fldChar w:fldCharType="end"/>
            </w:r>
            <w:r w:rsidRPr="00B43262">
              <w:rPr>
                <w:rFonts w:asciiTheme="majorHAnsi" w:hAnsiTheme="majorHAnsi"/>
                <w:i/>
                <w:sz w:val="16"/>
                <w:szCs w:val="16"/>
              </w:rPr>
              <w:t xml:space="preserve"> </w:t>
            </w:r>
          </w:p>
          <w:p w14:paraId="3F72957C" w14:textId="77777777" w:rsidR="00297EFA" w:rsidRPr="00B43262" w:rsidRDefault="00297EFA" w:rsidP="00297EFA">
            <w:pPr>
              <w:jc w:val="right"/>
              <w:rPr>
                <w:rFonts w:asciiTheme="majorHAnsi" w:hAnsiTheme="majorHAnsi"/>
                <w:sz w:val="16"/>
                <w:szCs w:val="16"/>
              </w:rPr>
            </w:pPr>
          </w:p>
        </w:tc>
        <w:tc>
          <w:tcPr>
            <w:tcW w:w="1620" w:type="dxa"/>
            <w:tcBorders>
              <w:top w:val="single" w:sz="4" w:space="0" w:color="auto"/>
              <w:left w:val="single" w:sz="4" w:space="0" w:color="auto"/>
              <w:bottom w:val="single" w:sz="4" w:space="0" w:color="auto"/>
              <w:right w:val="single" w:sz="4" w:space="0" w:color="auto"/>
            </w:tcBorders>
            <w:vAlign w:val="bottom"/>
          </w:tcPr>
          <w:p w14:paraId="73432059" w14:textId="77777777" w:rsidR="00297EFA" w:rsidRPr="00B43262" w:rsidRDefault="00297EFA" w:rsidP="00297EFA">
            <w:pPr>
              <w:pBdr>
                <w:bottom w:val="single" w:sz="12" w:space="1" w:color="auto"/>
              </w:pBdr>
              <w:tabs>
                <w:tab w:val="center" w:pos="4680"/>
                <w:tab w:val="right" w:pos="9360"/>
              </w:tabs>
              <w:jc w:val="center"/>
              <w:rPr>
                <w:rFonts w:asciiTheme="majorHAnsi" w:hAnsiTheme="majorHAnsi" w:cs="Arial"/>
              </w:rPr>
            </w:pPr>
          </w:p>
          <w:p w14:paraId="713CE406" w14:textId="77777777" w:rsidR="00297EFA" w:rsidRPr="00B43262" w:rsidRDefault="00297EFA" w:rsidP="00297EFA">
            <w:pPr>
              <w:pBdr>
                <w:bottom w:val="single" w:sz="12" w:space="1" w:color="auto"/>
              </w:pBdr>
              <w:tabs>
                <w:tab w:val="center" w:pos="4680"/>
                <w:tab w:val="right" w:pos="9360"/>
              </w:tabs>
              <w:jc w:val="center"/>
              <w:rPr>
                <w:rFonts w:asciiTheme="majorHAnsi" w:hAnsiTheme="majorHAnsi" w:cs="Arial"/>
              </w:rPr>
            </w:pPr>
            <w:r w:rsidRPr="00B43262">
              <w:rPr>
                <w:rFonts w:asciiTheme="majorHAnsi" w:hAnsiTheme="majorHAnsi" w:cs="Arial"/>
              </w:rPr>
              <w:t>|___|</w:t>
            </w:r>
          </w:p>
          <w:p w14:paraId="4804B762" w14:textId="77777777" w:rsidR="00297EFA" w:rsidRPr="00B43262" w:rsidRDefault="00297EFA" w:rsidP="00297EFA">
            <w:pPr>
              <w:pBdr>
                <w:bottom w:val="single" w:sz="12" w:space="1" w:color="auto"/>
              </w:pBdr>
              <w:tabs>
                <w:tab w:val="center" w:pos="4680"/>
                <w:tab w:val="right" w:pos="9360"/>
              </w:tabs>
              <w:jc w:val="center"/>
              <w:rPr>
                <w:rFonts w:asciiTheme="majorHAnsi" w:hAnsiTheme="majorHAnsi" w:cs="Arial"/>
              </w:rPr>
            </w:pPr>
          </w:p>
          <w:p w14:paraId="77FC1885" w14:textId="77777777" w:rsidR="00297EFA" w:rsidRPr="00B43262" w:rsidRDefault="00297EFA" w:rsidP="00297EFA">
            <w:pPr>
              <w:keepNext/>
              <w:keepLines/>
              <w:outlineLvl w:val="6"/>
              <w:rPr>
                <w:rFonts w:asciiTheme="majorHAnsi" w:hAnsiTheme="majorHAnsi"/>
                <w:sz w:val="18"/>
                <w:szCs w:val="18"/>
              </w:rPr>
            </w:pPr>
          </w:p>
          <w:p w14:paraId="101D674A" w14:textId="1D459211" w:rsidR="00297EFA" w:rsidRPr="00B43262" w:rsidRDefault="00297EFA" w:rsidP="00297EFA">
            <w:pPr>
              <w:jc w:val="right"/>
              <w:rPr>
                <w:rFonts w:asciiTheme="majorHAnsi" w:hAnsiTheme="majorHAnsi"/>
                <w:sz w:val="16"/>
                <w:szCs w:val="16"/>
              </w:rPr>
            </w:pPr>
            <w:r w:rsidRPr="00B43262">
              <w:rPr>
                <w:rFonts w:asciiTheme="majorHAnsi" w:hAnsiTheme="majorHAnsi"/>
                <w:sz w:val="18"/>
                <w:szCs w:val="18"/>
              </w:rPr>
              <w:t>_</w:t>
            </w:r>
          </w:p>
        </w:tc>
      </w:tr>
      <w:tr w:rsidR="00297EFA" w:rsidRPr="00B43262" w14:paraId="7A29E39F" w14:textId="77777777" w:rsidTr="00297EFA">
        <w:trPr>
          <w:trHeight w:hRule="exact" w:val="721"/>
        </w:trPr>
        <w:tc>
          <w:tcPr>
            <w:tcW w:w="905" w:type="dxa"/>
            <w:gridSpan w:val="2"/>
          </w:tcPr>
          <w:p w14:paraId="59B22F52" w14:textId="77777777" w:rsidR="00297EFA" w:rsidRPr="00B43262" w:rsidRDefault="00297EFA" w:rsidP="00297EFA">
            <w:pPr>
              <w:rPr>
                <w:rFonts w:asciiTheme="majorHAnsi" w:hAnsiTheme="majorHAnsi"/>
                <w:b/>
                <w:sz w:val="20"/>
                <w:szCs w:val="20"/>
              </w:rPr>
            </w:pPr>
            <w:r w:rsidRPr="00B43262">
              <w:rPr>
                <w:rFonts w:asciiTheme="majorHAnsi" w:hAnsiTheme="majorHAnsi"/>
                <w:b/>
                <w:sz w:val="20"/>
                <w:szCs w:val="20"/>
              </w:rPr>
              <w:t>Q2.</w:t>
            </w:r>
          </w:p>
          <w:p w14:paraId="23CE4C49" w14:textId="77777777" w:rsidR="00297EFA" w:rsidRPr="00B43262" w:rsidRDefault="00297EFA" w:rsidP="00297EFA">
            <w:pPr>
              <w:rPr>
                <w:rFonts w:asciiTheme="majorHAnsi" w:hAnsiTheme="majorHAnsi"/>
                <w:b/>
                <w:sz w:val="20"/>
                <w:szCs w:val="20"/>
              </w:rPr>
            </w:pPr>
          </w:p>
        </w:tc>
        <w:tc>
          <w:tcPr>
            <w:tcW w:w="5861" w:type="dxa"/>
            <w:tcBorders>
              <w:right w:val="single" w:sz="4" w:space="0" w:color="auto"/>
            </w:tcBorders>
          </w:tcPr>
          <w:p w14:paraId="3C514AC9" w14:textId="77777777" w:rsidR="00297EFA" w:rsidRPr="00B43262" w:rsidRDefault="00297EFA" w:rsidP="00297EFA">
            <w:pPr>
              <w:rPr>
                <w:rFonts w:asciiTheme="majorHAnsi" w:hAnsiTheme="majorHAnsi" w:cs="Arial"/>
                <w:b/>
                <w:sz w:val="20"/>
                <w:szCs w:val="20"/>
              </w:rPr>
            </w:pPr>
            <w:r w:rsidRPr="00B43262">
              <w:rPr>
                <w:rFonts w:asciiTheme="majorHAnsi" w:hAnsiTheme="majorHAnsi" w:cs="Arial"/>
                <w:b/>
                <w:sz w:val="20"/>
                <w:szCs w:val="20"/>
              </w:rPr>
              <w:t xml:space="preserve">Over the last 3 months, have you experienced any power interruptions of </w:t>
            </w:r>
            <w:r w:rsidRPr="00B43262">
              <w:rPr>
                <w:rFonts w:asciiTheme="majorHAnsi" w:hAnsiTheme="majorHAnsi" w:cs="Arial"/>
                <w:b/>
                <w:sz w:val="20"/>
                <w:szCs w:val="20"/>
                <w:u w:val="single"/>
              </w:rPr>
              <w:t>this source</w:t>
            </w:r>
            <w:r w:rsidRPr="00B43262">
              <w:rPr>
                <w:rFonts w:asciiTheme="majorHAnsi" w:hAnsiTheme="majorHAnsi" w:cs="Arial"/>
                <w:b/>
                <w:sz w:val="20"/>
                <w:szCs w:val="20"/>
              </w:rPr>
              <w:t xml:space="preserve"> of more than two hours? </w:t>
            </w:r>
          </w:p>
        </w:tc>
        <w:tc>
          <w:tcPr>
            <w:tcW w:w="2941" w:type="dxa"/>
            <w:gridSpan w:val="3"/>
            <w:tcBorders>
              <w:top w:val="single" w:sz="4" w:space="0" w:color="auto"/>
              <w:left w:val="single" w:sz="4" w:space="0" w:color="auto"/>
              <w:bottom w:val="single" w:sz="4" w:space="0" w:color="auto"/>
              <w:right w:val="nil"/>
            </w:tcBorders>
          </w:tcPr>
          <w:p w14:paraId="15AED8B0" w14:textId="77777777" w:rsidR="00297EFA" w:rsidRPr="00B43262" w:rsidRDefault="00297EFA" w:rsidP="00297EFA">
            <w:pPr>
              <w:jc w:val="right"/>
              <w:rPr>
                <w:rFonts w:asciiTheme="majorHAnsi" w:hAnsiTheme="majorHAnsi"/>
                <w:sz w:val="16"/>
                <w:szCs w:val="16"/>
              </w:rPr>
            </w:pPr>
          </w:p>
          <w:p w14:paraId="6FBB9F57" w14:textId="77777777" w:rsidR="00297EFA" w:rsidRPr="00B43262" w:rsidRDefault="00297EFA" w:rsidP="00297EFA">
            <w:pPr>
              <w:jc w:val="right"/>
              <w:rPr>
                <w:rFonts w:asciiTheme="majorHAnsi" w:hAnsiTheme="majorHAnsi"/>
                <w:sz w:val="16"/>
                <w:szCs w:val="16"/>
              </w:rPr>
            </w:pPr>
          </w:p>
          <w:p w14:paraId="0BDCD0C8" w14:textId="77777777" w:rsidR="00297EFA" w:rsidRPr="00B43262" w:rsidRDefault="00297EFA" w:rsidP="00297EFA">
            <w:pPr>
              <w:jc w:val="right"/>
              <w:rPr>
                <w:rFonts w:asciiTheme="majorHAnsi" w:hAnsiTheme="majorHAnsi"/>
                <w:sz w:val="16"/>
                <w:szCs w:val="16"/>
              </w:rPr>
            </w:pPr>
          </w:p>
          <w:p w14:paraId="31424C05" w14:textId="77777777" w:rsidR="00297EFA" w:rsidRPr="00B43262" w:rsidRDefault="00297EFA" w:rsidP="00297EFA">
            <w:pPr>
              <w:jc w:val="right"/>
              <w:rPr>
                <w:rFonts w:asciiTheme="majorHAnsi" w:hAnsiTheme="majorHAnsi"/>
                <w:sz w:val="16"/>
                <w:szCs w:val="16"/>
              </w:rPr>
            </w:pPr>
          </w:p>
          <w:p w14:paraId="576B1A9B" w14:textId="77777777" w:rsidR="00297EFA" w:rsidRPr="00B43262" w:rsidRDefault="00297EFA" w:rsidP="00297EFA">
            <w:pPr>
              <w:jc w:val="right"/>
              <w:rPr>
                <w:rFonts w:asciiTheme="majorHAnsi" w:hAnsiTheme="majorHAnsi"/>
                <w:sz w:val="16"/>
                <w:szCs w:val="16"/>
              </w:rPr>
            </w:pPr>
          </w:p>
          <w:p w14:paraId="42E88E64" w14:textId="77777777" w:rsidR="00297EFA" w:rsidRPr="00B43262" w:rsidRDefault="00297EFA" w:rsidP="00297EFA">
            <w:pPr>
              <w:jc w:val="right"/>
              <w:rPr>
                <w:rFonts w:asciiTheme="majorHAnsi" w:hAnsiTheme="majorHAnsi"/>
                <w:sz w:val="16"/>
                <w:szCs w:val="16"/>
              </w:rPr>
            </w:pPr>
          </w:p>
        </w:tc>
        <w:tc>
          <w:tcPr>
            <w:tcW w:w="2731" w:type="dxa"/>
            <w:gridSpan w:val="2"/>
            <w:tcBorders>
              <w:top w:val="single" w:sz="4" w:space="0" w:color="auto"/>
              <w:left w:val="nil"/>
              <w:bottom w:val="single" w:sz="4" w:space="0" w:color="auto"/>
              <w:right w:val="single" w:sz="4" w:space="0" w:color="auto"/>
            </w:tcBorders>
          </w:tcPr>
          <w:p w14:paraId="6EAB6340" w14:textId="77777777" w:rsidR="00297EFA" w:rsidRPr="00B43262" w:rsidRDefault="00297EFA" w:rsidP="00297EFA">
            <w:pPr>
              <w:jc w:val="right"/>
              <w:rPr>
                <w:rFonts w:asciiTheme="majorHAnsi" w:hAnsiTheme="majorHAnsi"/>
                <w:sz w:val="18"/>
                <w:szCs w:val="20"/>
              </w:rPr>
            </w:pPr>
            <w:r w:rsidRPr="00B43262">
              <w:rPr>
                <w:rFonts w:asciiTheme="majorHAnsi" w:hAnsiTheme="majorHAnsi"/>
                <w:sz w:val="18"/>
                <w:szCs w:val="20"/>
              </w:rPr>
              <w:t>Yes=1</w:t>
            </w:r>
          </w:p>
          <w:p w14:paraId="400B6EAF" w14:textId="77777777" w:rsidR="00297EFA" w:rsidRPr="00B43262" w:rsidRDefault="00297EFA" w:rsidP="00297EFA">
            <w:pPr>
              <w:jc w:val="right"/>
              <w:rPr>
                <w:rFonts w:asciiTheme="majorHAnsi" w:hAnsiTheme="majorHAnsi"/>
                <w:sz w:val="18"/>
                <w:szCs w:val="20"/>
              </w:rPr>
            </w:pPr>
            <w:r w:rsidRPr="00B43262">
              <w:rPr>
                <w:rFonts w:asciiTheme="majorHAnsi" w:hAnsiTheme="majorHAnsi"/>
                <w:sz w:val="18"/>
                <w:szCs w:val="20"/>
              </w:rPr>
              <w:t>No=2</w:t>
            </w:r>
          </w:p>
          <w:p w14:paraId="11A200BA" w14:textId="77777777" w:rsidR="00297EFA" w:rsidRPr="00B43262" w:rsidRDefault="00297EFA" w:rsidP="00297EFA">
            <w:pPr>
              <w:jc w:val="right"/>
              <w:rPr>
                <w:rFonts w:asciiTheme="majorHAnsi" w:hAnsiTheme="majorHAnsi"/>
                <w:sz w:val="18"/>
                <w:szCs w:val="20"/>
              </w:rPr>
            </w:pPr>
            <w:r w:rsidRPr="00B43262">
              <w:rPr>
                <w:rFonts w:asciiTheme="majorHAnsi" w:hAnsiTheme="majorHAnsi"/>
                <w:i/>
                <w:sz w:val="18"/>
                <w:szCs w:val="20"/>
              </w:rPr>
              <w:t>If no (2)</w:t>
            </w:r>
            <w:r w:rsidRPr="00B43262">
              <w:rPr>
                <w:rFonts w:asciiTheme="majorHAnsi" w:hAnsiTheme="majorHAnsi"/>
                <w:i/>
                <w:sz w:val="18"/>
                <w:szCs w:val="20"/>
              </w:rPr>
              <w:sym w:font="Wingdings" w:char="F0E0"/>
            </w:r>
            <w:r w:rsidRPr="00B43262">
              <w:rPr>
                <w:rFonts w:asciiTheme="majorHAnsi" w:hAnsiTheme="majorHAnsi"/>
                <w:i/>
                <w:sz w:val="18"/>
                <w:szCs w:val="20"/>
                <w:highlight w:val="magenta"/>
              </w:rPr>
              <w:fldChar w:fldCharType="begin"/>
            </w:r>
            <w:r w:rsidRPr="00B43262">
              <w:rPr>
                <w:rFonts w:asciiTheme="majorHAnsi" w:hAnsiTheme="majorHAnsi"/>
                <w:i/>
                <w:sz w:val="18"/>
                <w:szCs w:val="20"/>
              </w:rPr>
              <w:instrText xml:space="preserve"> REF _Ref378671430 \h </w:instrText>
            </w:r>
            <w:r w:rsidRPr="00B43262">
              <w:rPr>
                <w:rFonts w:asciiTheme="majorHAnsi" w:hAnsiTheme="majorHAnsi"/>
                <w:i/>
                <w:sz w:val="18"/>
                <w:szCs w:val="20"/>
                <w:highlight w:val="magenta"/>
              </w:rPr>
            </w:r>
            <w:r w:rsidRPr="00B43262">
              <w:rPr>
                <w:rFonts w:asciiTheme="majorHAnsi" w:hAnsiTheme="majorHAnsi"/>
                <w:i/>
                <w:sz w:val="18"/>
                <w:szCs w:val="20"/>
                <w:highlight w:val="magenta"/>
              </w:rPr>
              <w:fldChar w:fldCharType="separate"/>
            </w:r>
            <w:r w:rsidRPr="00B43262">
              <w:rPr>
                <w:rFonts w:asciiTheme="majorHAnsi" w:hAnsiTheme="majorHAnsi"/>
                <w:b/>
                <w:sz w:val="20"/>
                <w:szCs w:val="20"/>
              </w:rPr>
              <w:t>Q5.</w:t>
            </w:r>
            <w:r w:rsidRPr="00B43262">
              <w:rPr>
                <w:rFonts w:asciiTheme="majorHAnsi" w:hAnsiTheme="majorHAnsi"/>
                <w:i/>
                <w:sz w:val="18"/>
                <w:szCs w:val="20"/>
                <w:highlight w:val="magenta"/>
              </w:rPr>
              <w:fldChar w:fldCharType="end"/>
            </w:r>
          </w:p>
          <w:p w14:paraId="0F02882F" w14:textId="77777777" w:rsidR="00297EFA" w:rsidRPr="00B43262" w:rsidRDefault="00297EFA" w:rsidP="00297EFA">
            <w:pPr>
              <w:jc w:val="right"/>
              <w:rPr>
                <w:rFonts w:asciiTheme="majorHAnsi" w:hAnsiTheme="majorHAnsi"/>
                <w:sz w:val="20"/>
                <w:szCs w:val="20"/>
              </w:rPr>
            </w:pPr>
          </w:p>
          <w:p w14:paraId="6F2F37C8" w14:textId="77777777" w:rsidR="00297EFA" w:rsidRPr="00B43262" w:rsidRDefault="00297EFA" w:rsidP="00297EFA">
            <w:pPr>
              <w:jc w:val="right"/>
              <w:rPr>
                <w:rFonts w:asciiTheme="majorHAnsi" w:hAnsiTheme="majorHAnsi"/>
                <w:sz w:val="20"/>
                <w:szCs w:val="20"/>
              </w:rPr>
            </w:pPr>
          </w:p>
          <w:p w14:paraId="017BE327" w14:textId="77777777" w:rsidR="00297EFA" w:rsidRPr="00B43262" w:rsidRDefault="00297EFA" w:rsidP="00297EFA">
            <w:pPr>
              <w:jc w:val="right"/>
              <w:rPr>
                <w:rFonts w:asciiTheme="majorHAnsi" w:hAnsiTheme="majorHAnsi"/>
                <w:sz w:val="20"/>
                <w:szCs w:val="20"/>
              </w:rPr>
            </w:pPr>
          </w:p>
          <w:p w14:paraId="08C60D70" w14:textId="77777777" w:rsidR="00297EFA" w:rsidRPr="00B43262" w:rsidRDefault="00297EFA" w:rsidP="00297EFA">
            <w:pPr>
              <w:jc w:val="right"/>
              <w:rPr>
                <w:rFonts w:asciiTheme="majorHAnsi" w:hAnsiTheme="majorHAnsi"/>
                <w:sz w:val="20"/>
                <w:szCs w:val="20"/>
              </w:rPr>
            </w:pPr>
          </w:p>
        </w:tc>
        <w:tc>
          <w:tcPr>
            <w:tcW w:w="1620" w:type="dxa"/>
            <w:tcBorders>
              <w:left w:val="single" w:sz="4" w:space="0" w:color="auto"/>
            </w:tcBorders>
          </w:tcPr>
          <w:p w14:paraId="30FE32FE" w14:textId="77777777" w:rsidR="00297EFA" w:rsidRPr="00B43262" w:rsidRDefault="00297EFA" w:rsidP="00297EFA">
            <w:pPr>
              <w:tabs>
                <w:tab w:val="center" w:pos="4680"/>
                <w:tab w:val="right" w:pos="9360"/>
              </w:tabs>
              <w:jc w:val="center"/>
              <w:rPr>
                <w:rFonts w:asciiTheme="majorHAnsi" w:hAnsiTheme="majorHAnsi" w:cs="Arial"/>
              </w:rPr>
            </w:pPr>
          </w:p>
          <w:p w14:paraId="22F70D2F" w14:textId="77777777" w:rsidR="00297EFA" w:rsidRPr="00B43262" w:rsidRDefault="00297EFA" w:rsidP="00297EFA">
            <w:pPr>
              <w:tabs>
                <w:tab w:val="center" w:pos="4680"/>
                <w:tab w:val="right" w:pos="9360"/>
              </w:tabs>
              <w:jc w:val="center"/>
              <w:rPr>
                <w:rFonts w:asciiTheme="majorHAnsi" w:hAnsiTheme="majorHAnsi" w:cs="Arial"/>
              </w:rPr>
            </w:pPr>
            <w:r w:rsidRPr="00B43262">
              <w:rPr>
                <w:rFonts w:asciiTheme="majorHAnsi" w:hAnsiTheme="majorHAnsi" w:cs="Arial"/>
              </w:rPr>
              <w:t>|___|</w:t>
            </w:r>
          </w:p>
          <w:p w14:paraId="7AC18A2B" w14:textId="77777777" w:rsidR="00297EFA" w:rsidRPr="00B43262" w:rsidRDefault="00297EFA" w:rsidP="00297EFA">
            <w:pPr>
              <w:tabs>
                <w:tab w:val="center" w:pos="4680"/>
                <w:tab w:val="right" w:pos="9360"/>
              </w:tabs>
              <w:jc w:val="center"/>
              <w:rPr>
                <w:rFonts w:asciiTheme="majorHAnsi" w:hAnsiTheme="majorHAnsi" w:cs="Arial"/>
              </w:rPr>
            </w:pPr>
          </w:p>
          <w:p w14:paraId="6DDE7DC1" w14:textId="77777777" w:rsidR="00297EFA" w:rsidRPr="00B43262" w:rsidRDefault="00297EFA" w:rsidP="00297EFA">
            <w:pPr>
              <w:tabs>
                <w:tab w:val="center" w:pos="4680"/>
                <w:tab w:val="right" w:pos="9360"/>
              </w:tabs>
              <w:jc w:val="center"/>
              <w:rPr>
                <w:rFonts w:asciiTheme="majorHAnsi" w:hAnsiTheme="majorHAnsi" w:cs="Arial"/>
              </w:rPr>
            </w:pPr>
          </w:p>
          <w:p w14:paraId="0B8B4D87" w14:textId="77777777" w:rsidR="00297EFA" w:rsidRPr="00B43262" w:rsidDel="00631F63" w:rsidRDefault="00297EFA" w:rsidP="00297EFA">
            <w:pPr>
              <w:tabs>
                <w:tab w:val="center" w:pos="4680"/>
                <w:tab w:val="right" w:pos="9360"/>
              </w:tabs>
              <w:jc w:val="center"/>
              <w:rPr>
                <w:rFonts w:asciiTheme="majorHAnsi" w:hAnsiTheme="majorHAnsi" w:cs="Arial"/>
              </w:rPr>
            </w:pPr>
          </w:p>
        </w:tc>
      </w:tr>
      <w:tr w:rsidR="00297EFA" w:rsidRPr="00B43262" w14:paraId="5626A2E1" w14:textId="77777777" w:rsidTr="00297EFA">
        <w:trPr>
          <w:trHeight w:hRule="exact" w:val="658"/>
        </w:trPr>
        <w:tc>
          <w:tcPr>
            <w:tcW w:w="905" w:type="dxa"/>
            <w:gridSpan w:val="2"/>
          </w:tcPr>
          <w:p w14:paraId="340E31B7" w14:textId="77777777" w:rsidR="00297EFA" w:rsidRPr="00B43262" w:rsidRDefault="00297EFA" w:rsidP="00297EFA">
            <w:r w:rsidRPr="00B43262">
              <w:rPr>
                <w:rFonts w:asciiTheme="majorHAnsi" w:hAnsiTheme="majorHAnsi"/>
                <w:b/>
                <w:sz w:val="20"/>
                <w:szCs w:val="20"/>
              </w:rPr>
              <w:t>Q3.</w:t>
            </w:r>
          </w:p>
        </w:tc>
        <w:tc>
          <w:tcPr>
            <w:tcW w:w="5861" w:type="dxa"/>
            <w:tcBorders>
              <w:right w:val="single" w:sz="4" w:space="0" w:color="auto"/>
            </w:tcBorders>
          </w:tcPr>
          <w:p w14:paraId="1F960323" w14:textId="77777777" w:rsidR="00297EFA" w:rsidRPr="00B43262" w:rsidRDefault="00297EFA" w:rsidP="00297EFA">
            <w:pPr>
              <w:rPr>
                <w:rFonts w:asciiTheme="majorHAnsi" w:hAnsiTheme="majorHAnsi" w:cs="Arial"/>
                <w:b/>
                <w:sz w:val="20"/>
                <w:szCs w:val="20"/>
              </w:rPr>
            </w:pPr>
            <w:r w:rsidRPr="00B43262">
              <w:rPr>
                <w:rFonts w:asciiTheme="majorHAnsi" w:hAnsiTheme="majorHAnsi" w:cs="Arial"/>
                <w:b/>
                <w:sz w:val="20"/>
                <w:szCs w:val="20"/>
              </w:rPr>
              <w:t>How long was the longest interruption?</w:t>
            </w:r>
          </w:p>
        </w:tc>
        <w:tc>
          <w:tcPr>
            <w:tcW w:w="5672" w:type="dxa"/>
            <w:gridSpan w:val="5"/>
            <w:tcBorders>
              <w:top w:val="single" w:sz="4" w:space="0" w:color="auto"/>
              <w:left w:val="single" w:sz="4" w:space="0" w:color="auto"/>
              <w:bottom w:val="single" w:sz="4" w:space="0" w:color="auto"/>
              <w:right w:val="single" w:sz="4" w:space="0" w:color="auto"/>
            </w:tcBorders>
          </w:tcPr>
          <w:p w14:paraId="59031E65" w14:textId="77777777" w:rsidR="00297EFA" w:rsidRPr="00B43262" w:rsidRDefault="00297EFA" w:rsidP="00297EFA">
            <w:pPr>
              <w:jc w:val="right"/>
              <w:rPr>
                <w:rFonts w:asciiTheme="majorHAnsi" w:hAnsiTheme="majorHAnsi"/>
                <w:sz w:val="16"/>
                <w:szCs w:val="16"/>
              </w:rPr>
            </w:pPr>
          </w:p>
          <w:p w14:paraId="67B1E9DF" w14:textId="77777777" w:rsidR="00297EFA" w:rsidRPr="00B43262" w:rsidRDefault="00297EFA" w:rsidP="00297EFA">
            <w:pPr>
              <w:jc w:val="right"/>
              <w:rPr>
                <w:rFonts w:asciiTheme="majorHAnsi" w:hAnsiTheme="majorHAnsi"/>
                <w:sz w:val="20"/>
                <w:szCs w:val="20"/>
              </w:rPr>
            </w:pPr>
            <w:r w:rsidRPr="00B43262">
              <w:rPr>
                <w:rFonts w:asciiTheme="majorHAnsi" w:hAnsiTheme="majorHAnsi"/>
                <w:sz w:val="20"/>
                <w:szCs w:val="20"/>
              </w:rPr>
              <w:t>In hours and minutes</w:t>
            </w:r>
          </w:p>
          <w:p w14:paraId="2F660068" w14:textId="77777777" w:rsidR="00297EFA" w:rsidRPr="00B43262" w:rsidRDefault="00297EFA" w:rsidP="00297EFA">
            <w:pPr>
              <w:jc w:val="right"/>
              <w:rPr>
                <w:rFonts w:asciiTheme="majorHAnsi" w:hAnsiTheme="majorHAnsi"/>
                <w:sz w:val="20"/>
                <w:szCs w:val="20"/>
              </w:rPr>
            </w:pPr>
            <w:r w:rsidRPr="00B43262">
              <w:rPr>
                <w:rFonts w:asciiTheme="majorHAnsi" w:hAnsiTheme="majorHAnsi"/>
                <w:sz w:val="20"/>
                <w:szCs w:val="20"/>
              </w:rPr>
              <w:t>Note : 3 and a half hours = 03h30</w:t>
            </w:r>
          </w:p>
          <w:p w14:paraId="772A5AF0" w14:textId="77777777" w:rsidR="00297EFA" w:rsidRPr="00B43262" w:rsidRDefault="00297EFA" w:rsidP="00297EFA">
            <w:pPr>
              <w:jc w:val="right"/>
              <w:rPr>
                <w:rFonts w:asciiTheme="majorHAnsi" w:hAnsiTheme="majorHAnsi"/>
                <w:sz w:val="20"/>
                <w:szCs w:val="20"/>
              </w:rPr>
            </w:pPr>
          </w:p>
          <w:p w14:paraId="2EEF9C21" w14:textId="77777777" w:rsidR="00297EFA" w:rsidRPr="00B43262" w:rsidRDefault="00297EFA" w:rsidP="00297EFA">
            <w:pPr>
              <w:jc w:val="right"/>
              <w:rPr>
                <w:rFonts w:asciiTheme="majorHAnsi" w:hAnsiTheme="majorHAnsi"/>
                <w:sz w:val="20"/>
                <w:szCs w:val="20"/>
              </w:rPr>
            </w:pPr>
          </w:p>
        </w:tc>
        <w:tc>
          <w:tcPr>
            <w:tcW w:w="1620" w:type="dxa"/>
            <w:tcBorders>
              <w:left w:val="single" w:sz="4" w:space="0" w:color="auto"/>
            </w:tcBorders>
          </w:tcPr>
          <w:p w14:paraId="39456A0B" w14:textId="77777777" w:rsidR="00297EFA" w:rsidRPr="00B43262" w:rsidRDefault="00297EFA" w:rsidP="00297EFA">
            <w:pPr>
              <w:tabs>
                <w:tab w:val="center" w:pos="4680"/>
                <w:tab w:val="right" w:pos="9360"/>
              </w:tabs>
              <w:jc w:val="center"/>
              <w:rPr>
                <w:rFonts w:asciiTheme="majorHAnsi" w:hAnsiTheme="majorHAnsi" w:cs="Arial"/>
              </w:rPr>
            </w:pPr>
          </w:p>
          <w:p w14:paraId="3701E97C" w14:textId="77777777" w:rsidR="00297EFA" w:rsidRPr="00B43262" w:rsidRDefault="00297EFA" w:rsidP="00297EFA">
            <w:pPr>
              <w:tabs>
                <w:tab w:val="center" w:pos="4680"/>
                <w:tab w:val="right" w:pos="9360"/>
              </w:tabs>
              <w:jc w:val="center"/>
              <w:rPr>
                <w:rFonts w:asciiTheme="majorHAnsi" w:hAnsiTheme="majorHAnsi" w:cs="Arial"/>
                <w:sz w:val="20"/>
                <w:szCs w:val="20"/>
              </w:rPr>
            </w:pPr>
            <w:r w:rsidRPr="00B43262">
              <w:rPr>
                <w:rFonts w:asciiTheme="majorHAnsi" w:hAnsiTheme="majorHAnsi" w:cs="Arial"/>
                <w:sz w:val="20"/>
                <w:szCs w:val="20"/>
              </w:rPr>
              <w:t>|___|___|h|___|___|</w:t>
            </w:r>
          </w:p>
          <w:p w14:paraId="5F670A71" w14:textId="77777777" w:rsidR="00297EFA" w:rsidRPr="00B43262" w:rsidRDefault="00297EFA" w:rsidP="00297EFA">
            <w:pPr>
              <w:tabs>
                <w:tab w:val="center" w:pos="4680"/>
                <w:tab w:val="right" w:pos="9360"/>
              </w:tabs>
              <w:rPr>
                <w:rFonts w:asciiTheme="majorHAnsi" w:hAnsiTheme="majorHAnsi" w:cs="Arial"/>
              </w:rPr>
            </w:pPr>
          </w:p>
          <w:p w14:paraId="0F088D6F" w14:textId="77777777" w:rsidR="00297EFA" w:rsidRPr="00B43262" w:rsidRDefault="00297EFA" w:rsidP="00297EFA">
            <w:pPr>
              <w:tabs>
                <w:tab w:val="center" w:pos="4680"/>
                <w:tab w:val="right" w:pos="9360"/>
              </w:tabs>
              <w:jc w:val="center"/>
              <w:rPr>
                <w:rFonts w:asciiTheme="majorHAnsi" w:hAnsiTheme="majorHAnsi" w:cs="Arial"/>
              </w:rPr>
            </w:pPr>
          </w:p>
        </w:tc>
      </w:tr>
      <w:tr w:rsidR="00297EFA" w:rsidRPr="00B43262" w14:paraId="21142E9E" w14:textId="77777777" w:rsidTr="00297EFA">
        <w:trPr>
          <w:trHeight w:hRule="exact" w:val="829"/>
        </w:trPr>
        <w:tc>
          <w:tcPr>
            <w:tcW w:w="905" w:type="dxa"/>
            <w:gridSpan w:val="2"/>
          </w:tcPr>
          <w:p w14:paraId="23437D7D" w14:textId="77777777" w:rsidR="00297EFA" w:rsidRPr="00B43262" w:rsidRDefault="00297EFA" w:rsidP="00297EFA">
            <w:r w:rsidRPr="00B43262">
              <w:rPr>
                <w:rFonts w:asciiTheme="majorHAnsi" w:hAnsiTheme="majorHAnsi"/>
                <w:b/>
                <w:sz w:val="20"/>
                <w:szCs w:val="20"/>
              </w:rPr>
              <w:t>Q4.</w:t>
            </w:r>
          </w:p>
        </w:tc>
        <w:tc>
          <w:tcPr>
            <w:tcW w:w="5861" w:type="dxa"/>
            <w:tcBorders>
              <w:right w:val="single" w:sz="4" w:space="0" w:color="auto"/>
            </w:tcBorders>
          </w:tcPr>
          <w:p w14:paraId="6F31DF87" w14:textId="77777777" w:rsidR="00297EFA" w:rsidRPr="00B43262" w:rsidRDefault="00297EFA" w:rsidP="00297EFA">
            <w:pPr>
              <w:rPr>
                <w:rFonts w:asciiTheme="majorHAnsi" w:hAnsiTheme="majorHAnsi" w:cs="Arial"/>
                <w:b/>
                <w:sz w:val="20"/>
              </w:rPr>
            </w:pPr>
            <w:r w:rsidRPr="00B43262">
              <w:rPr>
                <w:rFonts w:asciiTheme="majorHAnsi" w:hAnsiTheme="majorHAnsi" w:cs="Arial"/>
                <w:b/>
                <w:sz w:val="20"/>
              </w:rPr>
              <w:t>Over the past 2 weeks, how many days was electricity from this source interrupted for more than 2 hours at a time?</w:t>
            </w:r>
          </w:p>
        </w:tc>
        <w:tc>
          <w:tcPr>
            <w:tcW w:w="2941" w:type="dxa"/>
            <w:gridSpan w:val="3"/>
            <w:tcBorders>
              <w:top w:val="single" w:sz="4" w:space="0" w:color="auto"/>
              <w:left w:val="single" w:sz="4" w:space="0" w:color="auto"/>
              <w:bottom w:val="single" w:sz="4" w:space="0" w:color="auto"/>
              <w:right w:val="nil"/>
            </w:tcBorders>
            <w:vAlign w:val="center"/>
          </w:tcPr>
          <w:p w14:paraId="675923F2" w14:textId="77777777" w:rsidR="00297EFA" w:rsidRPr="00B43262" w:rsidRDefault="00297EFA" w:rsidP="00297EFA">
            <w:pPr>
              <w:jc w:val="right"/>
              <w:rPr>
                <w:rFonts w:asciiTheme="majorHAnsi" w:hAnsiTheme="majorHAnsi"/>
                <w:sz w:val="16"/>
                <w:szCs w:val="16"/>
              </w:rPr>
            </w:pPr>
          </w:p>
        </w:tc>
        <w:tc>
          <w:tcPr>
            <w:tcW w:w="2731" w:type="dxa"/>
            <w:gridSpan w:val="2"/>
            <w:tcBorders>
              <w:top w:val="single" w:sz="4" w:space="0" w:color="auto"/>
              <w:left w:val="nil"/>
              <w:bottom w:val="single" w:sz="4" w:space="0" w:color="auto"/>
              <w:right w:val="single" w:sz="4" w:space="0" w:color="auto"/>
            </w:tcBorders>
            <w:vAlign w:val="center"/>
          </w:tcPr>
          <w:p w14:paraId="61C4D5F3" w14:textId="77777777" w:rsidR="00297EFA" w:rsidRPr="00B43262" w:rsidRDefault="00297EFA" w:rsidP="00297EFA">
            <w:pPr>
              <w:jc w:val="right"/>
              <w:rPr>
                <w:rFonts w:asciiTheme="majorHAnsi" w:hAnsiTheme="majorHAnsi"/>
                <w:sz w:val="16"/>
                <w:szCs w:val="16"/>
              </w:rPr>
            </w:pPr>
          </w:p>
        </w:tc>
        <w:tc>
          <w:tcPr>
            <w:tcW w:w="1620" w:type="dxa"/>
            <w:tcBorders>
              <w:left w:val="single" w:sz="4" w:space="0" w:color="auto"/>
            </w:tcBorders>
            <w:vAlign w:val="bottom"/>
          </w:tcPr>
          <w:p w14:paraId="5750BFB7" w14:textId="77777777" w:rsidR="00297EFA" w:rsidRPr="00B43262" w:rsidRDefault="00297EFA" w:rsidP="00297EFA">
            <w:pPr>
              <w:tabs>
                <w:tab w:val="center" w:pos="4680"/>
                <w:tab w:val="right" w:pos="9360"/>
              </w:tabs>
              <w:jc w:val="center"/>
              <w:rPr>
                <w:rFonts w:asciiTheme="majorHAnsi" w:hAnsiTheme="majorHAnsi" w:cs="Arial"/>
              </w:rPr>
            </w:pPr>
            <w:r w:rsidRPr="00B43262">
              <w:rPr>
                <w:rFonts w:asciiTheme="majorHAnsi" w:hAnsiTheme="majorHAnsi" w:cs="Arial"/>
              </w:rPr>
              <w:t>|___|___|</w:t>
            </w:r>
          </w:p>
          <w:p w14:paraId="4FD7B3A9" w14:textId="77777777" w:rsidR="00297EFA" w:rsidRPr="00B43262" w:rsidRDefault="00297EFA" w:rsidP="00297EFA">
            <w:pPr>
              <w:keepNext/>
              <w:keepLines/>
              <w:jc w:val="center"/>
              <w:outlineLvl w:val="6"/>
              <w:rPr>
                <w:rFonts w:asciiTheme="majorHAnsi" w:hAnsiTheme="majorHAnsi"/>
              </w:rPr>
            </w:pPr>
          </w:p>
        </w:tc>
      </w:tr>
      <w:tr w:rsidR="00297EFA" w:rsidRPr="00B43262" w14:paraId="68577060" w14:textId="77777777" w:rsidTr="00297EFA">
        <w:trPr>
          <w:trHeight w:hRule="exact" w:val="829"/>
        </w:trPr>
        <w:tc>
          <w:tcPr>
            <w:tcW w:w="905" w:type="dxa"/>
            <w:gridSpan w:val="2"/>
          </w:tcPr>
          <w:p w14:paraId="1E4D1D2C" w14:textId="2AB6CC7F" w:rsidR="00297EFA" w:rsidRPr="00B43262" w:rsidRDefault="00297EFA" w:rsidP="00297EFA">
            <w:bookmarkStart w:id="16" w:name="_Ref378671430"/>
            <w:r w:rsidRPr="00B43262">
              <w:rPr>
                <w:rFonts w:asciiTheme="majorHAnsi" w:hAnsiTheme="majorHAnsi"/>
                <w:b/>
                <w:sz w:val="20"/>
                <w:szCs w:val="20"/>
              </w:rPr>
              <w:t>Q5.</w:t>
            </w:r>
            <w:bookmarkEnd w:id="16"/>
          </w:p>
        </w:tc>
        <w:tc>
          <w:tcPr>
            <w:tcW w:w="5861" w:type="dxa"/>
            <w:tcBorders>
              <w:right w:val="single" w:sz="4" w:space="0" w:color="auto"/>
            </w:tcBorders>
          </w:tcPr>
          <w:p w14:paraId="0F64D630" w14:textId="77777777" w:rsidR="00297EFA" w:rsidRPr="00B43262" w:rsidRDefault="00297EFA" w:rsidP="00297EFA">
            <w:pPr>
              <w:rPr>
                <w:rFonts w:asciiTheme="majorHAnsi" w:hAnsiTheme="majorHAnsi" w:cs="Arial"/>
                <w:b/>
                <w:sz w:val="20"/>
              </w:rPr>
            </w:pPr>
            <w:r w:rsidRPr="00B43262">
              <w:rPr>
                <w:rFonts w:asciiTheme="majorHAnsi" w:hAnsiTheme="majorHAnsi" w:cs="Arial"/>
                <w:b/>
                <w:sz w:val="20"/>
              </w:rPr>
              <w:t xml:space="preserve">Does this facility have a second source of electricity?                          </w:t>
            </w:r>
            <w:r w:rsidRPr="00B43262">
              <w:rPr>
                <w:rFonts w:asciiTheme="majorHAnsi" w:hAnsiTheme="majorHAnsi" w:cs="Arial"/>
                <w:i/>
                <w:sz w:val="20"/>
              </w:rPr>
              <w:t>Mark all options mentioned</w:t>
            </w:r>
          </w:p>
        </w:tc>
        <w:tc>
          <w:tcPr>
            <w:tcW w:w="2941" w:type="dxa"/>
            <w:gridSpan w:val="3"/>
            <w:tcBorders>
              <w:top w:val="single" w:sz="4" w:space="0" w:color="auto"/>
              <w:left w:val="single" w:sz="4" w:space="0" w:color="auto"/>
              <w:bottom w:val="single" w:sz="4" w:space="0" w:color="auto"/>
              <w:right w:val="nil"/>
            </w:tcBorders>
            <w:vAlign w:val="center"/>
          </w:tcPr>
          <w:p w14:paraId="2A79A191" w14:textId="77777777" w:rsidR="00297EFA" w:rsidRPr="00B43262" w:rsidRDefault="00297EFA" w:rsidP="00297EFA">
            <w:pPr>
              <w:jc w:val="right"/>
              <w:rPr>
                <w:rFonts w:asciiTheme="majorHAnsi" w:hAnsiTheme="majorHAnsi"/>
                <w:sz w:val="16"/>
                <w:szCs w:val="16"/>
              </w:rPr>
            </w:pPr>
            <w:r w:rsidRPr="00B43262">
              <w:rPr>
                <w:rFonts w:asciiTheme="majorHAnsi" w:hAnsiTheme="majorHAnsi"/>
                <w:sz w:val="16"/>
                <w:szCs w:val="16"/>
              </w:rPr>
              <w:t xml:space="preserve">Mains = 1 </w:t>
            </w:r>
          </w:p>
          <w:p w14:paraId="1737FF03" w14:textId="77777777" w:rsidR="00297EFA" w:rsidRPr="00B43262" w:rsidRDefault="00297EFA" w:rsidP="00297EFA">
            <w:pPr>
              <w:jc w:val="right"/>
              <w:rPr>
                <w:rFonts w:asciiTheme="majorHAnsi" w:hAnsiTheme="majorHAnsi"/>
                <w:sz w:val="16"/>
                <w:szCs w:val="16"/>
              </w:rPr>
            </w:pPr>
            <w:r w:rsidRPr="00B43262">
              <w:rPr>
                <w:rFonts w:asciiTheme="majorHAnsi" w:hAnsiTheme="majorHAnsi"/>
                <w:sz w:val="16"/>
                <w:szCs w:val="16"/>
              </w:rPr>
              <w:t xml:space="preserve">Generator = 2 </w:t>
            </w:r>
          </w:p>
          <w:p w14:paraId="5A3EC691" w14:textId="77777777" w:rsidR="00297EFA" w:rsidRPr="00B43262" w:rsidRDefault="00297EFA" w:rsidP="00297EFA">
            <w:pPr>
              <w:jc w:val="right"/>
              <w:rPr>
                <w:rFonts w:asciiTheme="majorHAnsi" w:hAnsiTheme="majorHAnsi"/>
                <w:sz w:val="16"/>
                <w:szCs w:val="16"/>
              </w:rPr>
            </w:pPr>
            <w:r w:rsidRPr="00B43262">
              <w:rPr>
                <w:rFonts w:asciiTheme="majorHAnsi" w:hAnsiTheme="majorHAnsi"/>
                <w:sz w:val="16"/>
                <w:szCs w:val="16"/>
              </w:rPr>
              <w:t>Batteries =3</w:t>
            </w:r>
          </w:p>
          <w:p w14:paraId="35549686" w14:textId="77777777" w:rsidR="00297EFA" w:rsidRPr="00B43262" w:rsidRDefault="00297EFA" w:rsidP="00297EFA">
            <w:pPr>
              <w:keepNext/>
              <w:keepLines/>
              <w:outlineLvl w:val="6"/>
              <w:rPr>
                <w:rFonts w:asciiTheme="majorHAnsi" w:hAnsiTheme="majorHAnsi"/>
                <w:sz w:val="16"/>
                <w:szCs w:val="16"/>
              </w:rPr>
            </w:pPr>
          </w:p>
        </w:tc>
        <w:tc>
          <w:tcPr>
            <w:tcW w:w="2731" w:type="dxa"/>
            <w:gridSpan w:val="2"/>
            <w:tcBorders>
              <w:top w:val="single" w:sz="4" w:space="0" w:color="auto"/>
              <w:left w:val="nil"/>
              <w:bottom w:val="single" w:sz="4" w:space="0" w:color="auto"/>
              <w:right w:val="single" w:sz="4" w:space="0" w:color="auto"/>
            </w:tcBorders>
            <w:vAlign w:val="center"/>
          </w:tcPr>
          <w:p w14:paraId="091F5119" w14:textId="77777777" w:rsidR="00297EFA" w:rsidRPr="00B43262" w:rsidRDefault="00297EFA" w:rsidP="00297EFA">
            <w:pPr>
              <w:jc w:val="right"/>
              <w:rPr>
                <w:rFonts w:asciiTheme="majorHAnsi" w:hAnsiTheme="majorHAnsi"/>
                <w:sz w:val="16"/>
                <w:szCs w:val="16"/>
              </w:rPr>
            </w:pPr>
            <w:r w:rsidRPr="00B43262">
              <w:rPr>
                <w:rFonts w:asciiTheme="majorHAnsi" w:hAnsiTheme="majorHAnsi"/>
                <w:sz w:val="16"/>
                <w:szCs w:val="16"/>
              </w:rPr>
              <w:t>Solar panel =4</w:t>
            </w:r>
          </w:p>
          <w:p w14:paraId="1176EB53" w14:textId="77777777" w:rsidR="00297EFA" w:rsidRPr="00B43262" w:rsidRDefault="00297EFA" w:rsidP="00297EFA">
            <w:pPr>
              <w:jc w:val="right"/>
              <w:rPr>
                <w:rFonts w:asciiTheme="majorHAnsi" w:hAnsiTheme="majorHAnsi"/>
                <w:sz w:val="16"/>
                <w:szCs w:val="16"/>
              </w:rPr>
            </w:pPr>
            <w:r w:rsidRPr="00B43262">
              <w:rPr>
                <w:rFonts w:asciiTheme="majorHAnsi" w:hAnsiTheme="majorHAnsi"/>
                <w:sz w:val="16"/>
                <w:szCs w:val="16"/>
              </w:rPr>
              <w:t>None = 5</w:t>
            </w:r>
          </w:p>
          <w:p w14:paraId="1A2E8E52" w14:textId="77777777" w:rsidR="00297EFA" w:rsidRPr="00B43262" w:rsidRDefault="00297EFA" w:rsidP="00297EFA">
            <w:pPr>
              <w:jc w:val="right"/>
              <w:rPr>
                <w:rFonts w:asciiTheme="majorHAnsi" w:hAnsiTheme="majorHAnsi"/>
                <w:sz w:val="16"/>
                <w:szCs w:val="16"/>
              </w:rPr>
            </w:pPr>
            <w:r w:rsidRPr="00B43262">
              <w:rPr>
                <w:rFonts w:asciiTheme="majorHAnsi" w:hAnsiTheme="majorHAnsi"/>
                <w:sz w:val="16"/>
                <w:szCs w:val="16"/>
              </w:rPr>
              <w:t>Other (specify) = 9</w:t>
            </w:r>
          </w:p>
        </w:tc>
        <w:tc>
          <w:tcPr>
            <w:tcW w:w="1620" w:type="dxa"/>
            <w:tcBorders>
              <w:left w:val="single" w:sz="4" w:space="0" w:color="auto"/>
            </w:tcBorders>
            <w:vAlign w:val="bottom"/>
          </w:tcPr>
          <w:p w14:paraId="071697FD" w14:textId="77777777" w:rsidR="00297EFA" w:rsidRPr="00B43262" w:rsidRDefault="00297EFA" w:rsidP="00297EFA">
            <w:pPr>
              <w:keepNext/>
              <w:keepLines/>
              <w:jc w:val="center"/>
              <w:outlineLvl w:val="6"/>
              <w:rPr>
                <w:rFonts w:asciiTheme="majorHAnsi" w:hAnsiTheme="majorHAnsi"/>
              </w:rPr>
            </w:pPr>
            <w:r w:rsidRPr="00B43262">
              <w:rPr>
                <w:rFonts w:asciiTheme="majorHAnsi" w:hAnsiTheme="majorHAnsi"/>
              </w:rPr>
              <w:t xml:space="preserve">  |___|  </w:t>
            </w:r>
          </w:p>
          <w:p w14:paraId="08D1813B" w14:textId="77777777" w:rsidR="00297EFA" w:rsidRPr="00B43262" w:rsidRDefault="00297EFA" w:rsidP="00297EFA">
            <w:pPr>
              <w:keepNext/>
              <w:keepLines/>
              <w:outlineLvl w:val="6"/>
              <w:rPr>
                <w:rFonts w:asciiTheme="majorHAnsi" w:hAnsiTheme="majorHAnsi"/>
                <w:sz w:val="16"/>
              </w:rPr>
            </w:pPr>
            <w:r w:rsidRPr="00B43262">
              <w:rPr>
                <w:rFonts w:asciiTheme="majorHAnsi" w:hAnsiTheme="majorHAnsi"/>
                <w:sz w:val="16"/>
                <w:szCs w:val="16"/>
              </w:rPr>
              <w:t xml:space="preserve">    __________________</w:t>
            </w:r>
          </w:p>
        </w:tc>
      </w:tr>
      <w:tr w:rsidR="00297EFA" w:rsidRPr="00B43262" w14:paraId="0B17E577" w14:textId="77777777" w:rsidTr="00297EFA">
        <w:trPr>
          <w:trHeight w:val="303"/>
        </w:trPr>
        <w:tc>
          <w:tcPr>
            <w:tcW w:w="14058" w:type="dxa"/>
            <w:gridSpan w:val="9"/>
            <w:shd w:val="clear" w:color="auto" w:fill="D9D9D9"/>
            <w:vAlign w:val="center"/>
          </w:tcPr>
          <w:p w14:paraId="7D7EF8B3" w14:textId="77777777" w:rsidR="00297EFA" w:rsidRPr="00B43262" w:rsidRDefault="00297EFA" w:rsidP="00297EFA">
            <w:pPr>
              <w:rPr>
                <w:rFonts w:asciiTheme="majorHAnsi" w:hAnsiTheme="majorHAnsi"/>
                <w:b/>
              </w:rPr>
            </w:pPr>
            <w:r w:rsidRPr="00B43262">
              <w:rPr>
                <w:rFonts w:asciiTheme="majorHAnsi" w:hAnsiTheme="majorHAnsi"/>
                <w:b/>
              </w:rPr>
              <w:t>Water and Sanitation</w:t>
            </w:r>
          </w:p>
        </w:tc>
      </w:tr>
      <w:tr w:rsidR="00297EFA" w:rsidRPr="00B43262" w14:paraId="33C872A5" w14:textId="77777777" w:rsidTr="00297EFA">
        <w:trPr>
          <w:trHeight w:hRule="exact" w:val="1756"/>
        </w:trPr>
        <w:tc>
          <w:tcPr>
            <w:tcW w:w="816" w:type="dxa"/>
          </w:tcPr>
          <w:p w14:paraId="2ECAB237" w14:textId="77777777" w:rsidR="00297EFA" w:rsidRPr="00B43262" w:rsidRDefault="00297EFA" w:rsidP="00297EFA">
            <w:bookmarkStart w:id="17" w:name="_Ref378671363"/>
            <w:r w:rsidRPr="00B43262">
              <w:rPr>
                <w:rFonts w:asciiTheme="majorHAnsi" w:hAnsiTheme="majorHAnsi"/>
                <w:b/>
                <w:sz w:val="20"/>
                <w:szCs w:val="20"/>
              </w:rPr>
              <w:t>Q6.</w:t>
            </w:r>
            <w:bookmarkEnd w:id="17"/>
          </w:p>
        </w:tc>
        <w:tc>
          <w:tcPr>
            <w:tcW w:w="5950" w:type="dxa"/>
            <w:gridSpan w:val="2"/>
            <w:tcBorders>
              <w:right w:val="single" w:sz="4" w:space="0" w:color="auto"/>
            </w:tcBorders>
          </w:tcPr>
          <w:p w14:paraId="3123B35C" w14:textId="77777777" w:rsidR="00297EFA" w:rsidRPr="00B43262" w:rsidRDefault="00297EFA" w:rsidP="00297EFA">
            <w:pPr>
              <w:rPr>
                <w:rFonts w:asciiTheme="majorHAnsi" w:hAnsiTheme="majorHAnsi" w:cs="Arial"/>
                <w:b/>
                <w:sz w:val="20"/>
                <w:szCs w:val="20"/>
              </w:rPr>
            </w:pPr>
            <w:r w:rsidRPr="00B43262">
              <w:rPr>
                <w:rFonts w:asciiTheme="majorHAnsi" w:hAnsiTheme="majorHAnsi" w:cs="Arial"/>
                <w:b/>
                <w:sz w:val="20"/>
                <w:szCs w:val="20"/>
              </w:rPr>
              <w:t>What is the main source of water for this facility?</w:t>
            </w:r>
          </w:p>
        </w:tc>
        <w:tc>
          <w:tcPr>
            <w:tcW w:w="2837" w:type="dxa"/>
            <w:gridSpan w:val="2"/>
            <w:tcBorders>
              <w:top w:val="single" w:sz="4" w:space="0" w:color="auto"/>
              <w:left w:val="single" w:sz="4" w:space="0" w:color="auto"/>
              <w:bottom w:val="single" w:sz="4" w:space="0" w:color="auto"/>
              <w:right w:val="nil"/>
            </w:tcBorders>
            <w:vAlign w:val="center"/>
          </w:tcPr>
          <w:p w14:paraId="41A49FEC" w14:textId="77777777" w:rsidR="00297EFA" w:rsidRPr="008D0A53" w:rsidRDefault="00297EFA" w:rsidP="00297EFA">
            <w:pPr>
              <w:jc w:val="right"/>
              <w:rPr>
                <w:rFonts w:asciiTheme="majorHAnsi" w:hAnsiTheme="majorHAnsi"/>
                <w:sz w:val="16"/>
                <w:szCs w:val="16"/>
              </w:rPr>
            </w:pPr>
            <w:r w:rsidRPr="008D0A53">
              <w:rPr>
                <w:rFonts w:asciiTheme="majorHAnsi" w:hAnsiTheme="majorHAnsi"/>
                <w:sz w:val="16"/>
                <w:szCs w:val="16"/>
              </w:rPr>
              <w:t>No source of water =01</w:t>
            </w:r>
          </w:p>
          <w:p w14:paraId="6397EFDB" w14:textId="77777777" w:rsidR="00297EFA" w:rsidRPr="008D0A53" w:rsidRDefault="00297EFA" w:rsidP="00297EFA">
            <w:pPr>
              <w:jc w:val="right"/>
              <w:rPr>
                <w:rFonts w:asciiTheme="majorHAnsi" w:hAnsiTheme="majorHAnsi"/>
                <w:sz w:val="16"/>
                <w:szCs w:val="16"/>
              </w:rPr>
            </w:pPr>
            <w:r w:rsidRPr="008D0A53">
              <w:rPr>
                <w:rFonts w:asciiTheme="majorHAnsi" w:hAnsiTheme="majorHAnsi"/>
                <w:sz w:val="16"/>
                <w:szCs w:val="16"/>
              </w:rPr>
              <w:t xml:space="preserve">Running water=02 </w:t>
            </w:r>
          </w:p>
          <w:p w14:paraId="56D99D91" w14:textId="77777777" w:rsidR="00297EFA" w:rsidRPr="008D0A53" w:rsidRDefault="00297EFA" w:rsidP="00297EFA">
            <w:pPr>
              <w:jc w:val="right"/>
              <w:rPr>
                <w:rFonts w:asciiTheme="majorHAnsi" w:hAnsiTheme="majorHAnsi"/>
                <w:sz w:val="16"/>
                <w:szCs w:val="16"/>
              </w:rPr>
            </w:pPr>
            <w:r w:rsidRPr="008D0A53">
              <w:rPr>
                <w:rFonts w:asciiTheme="majorHAnsi" w:hAnsiTheme="majorHAnsi"/>
                <w:sz w:val="16"/>
                <w:szCs w:val="16"/>
              </w:rPr>
              <w:t>Public tap/standpipe =03</w:t>
            </w:r>
          </w:p>
          <w:p w14:paraId="757EAAED" w14:textId="77777777" w:rsidR="00297EFA" w:rsidRPr="008D0A53" w:rsidRDefault="00297EFA" w:rsidP="00297EFA">
            <w:pPr>
              <w:jc w:val="right"/>
              <w:rPr>
                <w:rFonts w:asciiTheme="majorHAnsi" w:hAnsiTheme="majorHAnsi"/>
                <w:sz w:val="16"/>
                <w:szCs w:val="16"/>
              </w:rPr>
            </w:pPr>
            <w:r w:rsidRPr="008D0A53">
              <w:rPr>
                <w:rFonts w:asciiTheme="majorHAnsi" w:hAnsiTheme="majorHAnsi"/>
                <w:sz w:val="16"/>
                <w:szCs w:val="16"/>
              </w:rPr>
              <w:t>Borehole well = 04</w:t>
            </w:r>
          </w:p>
          <w:p w14:paraId="17702B7A" w14:textId="77777777" w:rsidR="00297EFA" w:rsidRPr="008D0A53" w:rsidRDefault="00297EFA" w:rsidP="00297EFA">
            <w:pPr>
              <w:jc w:val="right"/>
              <w:rPr>
                <w:rFonts w:asciiTheme="majorHAnsi" w:hAnsiTheme="majorHAnsi"/>
                <w:sz w:val="16"/>
                <w:szCs w:val="16"/>
              </w:rPr>
            </w:pPr>
            <w:r w:rsidRPr="008D0A53">
              <w:rPr>
                <w:rFonts w:asciiTheme="majorHAnsi" w:hAnsiTheme="majorHAnsi"/>
                <w:sz w:val="16"/>
                <w:szCs w:val="16"/>
              </w:rPr>
              <w:t xml:space="preserve">Protected dug well = 05 </w:t>
            </w:r>
          </w:p>
          <w:p w14:paraId="4540B805" w14:textId="77777777" w:rsidR="00297EFA" w:rsidRPr="008D0A53" w:rsidRDefault="00297EFA" w:rsidP="00297EFA">
            <w:pPr>
              <w:jc w:val="right"/>
              <w:rPr>
                <w:rFonts w:asciiTheme="majorHAnsi" w:hAnsiTheme="majorHAnsi"/>
                <w:sz w:val="16"/>
                <w:szCs w:val="16"/>
              </w:rPr>
            </w:pPr>
            <w:r w:rsidRPr="008D0A53">
              <w:rPr>
                <w:rFonts w:asciiTheme="majorHAnsi" w:hAnsiTheme="majorHAnsi"/>
                <w:sz w:val="16"/>
                <w:szCs w:val="16"/>
              </w:rPr>
              <w:t xml:space="preserve">Non-protected dug well =06 </w:t>
            </w:r>
          </w:p>
          <w:p w14:paraId="5EE06358" w14:textId="77777777" w:rsidR="00297EFA" w:rsidRPr="008D0A53" w:rsidRDefault="00297EFA" w:rsidP="00297EFA">
            <w:pPr>
              <w:jc w:val="right"/>
              <w:rPr>
                <w:rFonts w:asciiTheme="majorHAnsi" w:hAnsiTheme="majorHAnsi"/>
                <w:sz w:val="16"/>
                <w:szCs w:val="16"/>
              </w:rPr>
            </w:pPr>
            <w:r w:rsidRPr="008D0A53">
              <w:rPr>
                <w:rFonts w:asciiTheme="majorHAnsi" w:hAnsiTheme="majorHAnsi"/>
                <w:sz w:val="16"/>
                <w:szCs w:val="16"/>
              </w:rPr>
              <w:t xml:space="preserve">Protected source = 07 </w:t>
            </w:r>
          </w:p>
          <w:p w14:paraId="61500467" w14:textId="77777777" w:rsidR="00297EFA" w:rsidRPr="008D0A53" w:rsidRDefault="00297EFA" w:rsidP="00297EFA">
            <w:pPr>
              <w:jc w:val="right"/>
              <w:rPr>
                <w:rFonts w:asciiTheme="majorHAnsi" w:hAnsiTheme="majorHAnsi"/>
                <w:sz w:val="16"/>
                <w:szCs w:val="16"/>
              </w:rPr>
            </w:pPr>
            <w:r w:rsidRPr="008D0A53">
              <w:rPr>
                <w:rFonts w:asciiTheme="majorHAnsi" w:hAnsiTheme="majorHAnsi"/>
                <w:sz w:val="16"/>
                <w:szCs w:val="16"/>
              </w:rPr>
              <w:t xml:space="preserve">Non protected source = 08 </w:t>
            </w:r>
          </w:p>
          <w:p w14:paraId="55C5D0AA" w14:textId="77777777" w:rsidR="00297EFA" w:rsidRPr="008D0A53" w:rsidRDefault="00297EFA" w:rsidP="00297EFA">
            <w:pPr>
              <w:jc w:val="right"/>
              <w:rPr>
                <w:rFonts w:asciiTheme="majorHAnsi" w:hAnsiTheme="majorHAnsi"/>
                <w:sz w:val="16"/>
                <w:szCs w:val="16"/>
              </w:rPr>
            </w:pPr>
            <w:r w:rsidRPr="008D0A53">
              <w:rPr>
                <w:rFonts w:asciiTheme="majorHAnsi" w:hAnsiTheme="majorHAnsi"/>
                <w:sz w:val="16"/>
                <w:szCs w:val="16"/>
              </w:rPr>
              <w:t xml:space="preserve">Rain water = 09 </w:t>
            </w:r>
          </w:p>
        </w:tc>
        <w:tc>
          <w:tcPr>
            <w:tcW w:w="2835" w:type="dxa"/>
            <w:gridSpan w:val="3"/>
            <w:tcBorders>
              <w:top w:val="single" w:sz="4" w:space="0" w:color="auto"/>
              <w:left w:val="nil"/>
              <w:bottom w:val="single" w:sz="4" w:space="0" w:color="auto"/>
              <w:right w:val="single" w:sz="4" w:space="0" w:color="auto"/>
            </w:tcBorders>
            <w:vAlign w:val="center"/>
          </w:tcPr>
          <w:p w14:paraId="20E2DD28" w14:textId="77777777" w:rsidR="00297EFA" w:rsidRPr="008D0A53" w:rsidRDefault="00297EFA" w:rsidP="00297EFA">
            <w:pPr>
              <w:jc w:val="right"/>
              <w:rPr>
                <w:rFonts w:asciiTheme="majorHAnsi" w:hAnsiTheme="majorHAnsi"/>
                <w:sz w:val="16"/>
                <w:szCs w:val="16"/>
              </w:rPr>
            </w:pPr>
            <w:r w:rsidRPr="008D0A53">
              <w:rPr>
                <w:rFonts w:asciiTheme="majorHAnsi" w:hAnsiTheme="majorHAnsi"/>
                <w:sz w:val="16"/>
                <w:szCs w:val="16"/>
              </w:rPr>
              <w:t>Bottled water = 10</w:t>
            </w:r>
          </w:p>
          <w:p w14:paraId="3A4B0160" w14:textId="77777777" w:rsidR="00297EFA" w:rsidRPr="008D0A53" w:rsidRDefault="00297EFA" w:rsidP="00297EFA">
            <w:pPr>
              <w:jc w:val="right"/>
              <w:rPr>
                <w:rFonts w:asciiTheme="majorHAnsi" w:hAnsiTheme="majorHAnsi"/>
                <w:sz w:val="16"/>
                <w:szCs w:val="16"/>
              </w:rPr>
            </w:pPr>
            <w:r w:rsidRPr="008D0A53">
              <w:rPr>
                <w:rFonts w:asciiTheme="majorHAnsi" w:hAnsiTheme="majorHAnsi"/>
                <w:sz w:val="16"/>
                <w:szCs w:val="16"/>
              </w:rPr>
              <w:t xml:space="preserve">Carts topped with a small tank/drum= 11 </w:t>
            </w:r>
          </w:p>
          <w:p w14:paraId="6A80A267" w14:textId="77777777" w:rsidR="00297EFA" w:rsidRPr="008D0A53" w:rsidRDefault="00297EFA" w:rsidP="00297EFA">
            <w:pPr>
              <w:jc w:val="right"/>
              <w:rPr>
                <w:rFonts w:asciiTheme="majorHAnsi" w:hAnsiTheme="majorHAnsi"/>
                <w:sz w:val="16"/>
                <w:szCs w:val="16"/>
              </w:rPr>
            </w:pPr>
            <w:r w:rsidRPr="008D0A53">
              <w:rPr>
                <w:rFonts w:asciiTheme="majorHAnsi" w:hAnsiTheme="majorHAnsi"/>
                <w:sz w:val="16"/>
                <w:szCs w:val="16"/>
              </w:rPr>
              <w:t xml:space="preserve">Tanker = 12 </w:t>
            </w:r>
          </w:p>
          <w:p w14:paraId="63E34426" w14:textId="77777777" w:rsidR="00297EFA" w:rsidRPr="008D0A53" w:rsidRDefault="00297EFA" w:rsidP="00297EFA">
            <w:pPr>
              <w:jc w:val="right"/>
              <w:rPr>
                <w:rFonts w:asciiTheme="majorHAnsi" w:hAnsiTheme="majorHAnsi"/>
                <w:sz w:val="16"/>
                <w:szCs w:val="16"/>
              </w:rPr>
            </w:pPr>
            <w:r w:rsidRPr="008D0A53">
              <w:rPr>
                <w:rFonts w:asciiTheme="majorHAnsi" w:hAnsiTheme="majorHAnsi"/>
                <w:sz w:val="16"/>
                <w:szCs w:val="16"/>
              </w:rPr>
              <w:t xml:space="preserve">Surface water = 13 </w:t>
            </w:r>
          </w:p>
          <w:p w14:paraId="20BA53E0" w14:textId="77777777" w:rsidR="00297EFA" w:rsidRPr="008D0A53" w:rsidRDefault="00297EFA" w:rsidP="00297EFA">
            <w:pPr>
              <w:jc w:val="right"/>
              <w:rPr>
                <w:rFonts w:asciiTheme="majorHAnsi" w:hAnsiTheme="majorHAnsi"/>
                <w:sz w:val="16"/>
                <w:szCs w:val="16"/>
              </w:rPr>
            </w:pPr>
            <w:r w:rsidRPr="008D0A53">
              <w:rPr>
                <w:rFonts w:asciiTheme="majorHAnsi" w:hAnsiTheme="majorHAnsi"/>
                <w:sz w:val="16"/>
                <w:szCs w:val="16"/>
              </w:rPr>
              <w:t>Other (specify) = 14</w:t>
            </w:r>
          </w:p>
          <w:p w14:paraId="27308BB2" w14:textId="77777777" w:rsidR="00297EFA" w:rsidRPr="008D0A53" w:rsidRDefault="00297EFA" w:rsidP="00297EFA">
            <w:pPr>
              <w:rPr>
                <w:rFonts w:asciiTheme="majorHAnsi" w:hAnsiTheme="majorHAnsi"/>
                <w:i/>
                <w:sz w:val="16"/>
                <w:szCs w:val="16"/>
              </w:rPr>
            </w:pPr>
          </w:p>
          <w:p w14:paraId="0C6C04E8" w14:textId="77777777" w:rsidR="00297EFA" w:rsidRPr="008D0A53" w:rsidRDefault="00297EFA" w:rsidP="00297EFA">
            <w:pPr>
              <w:jc w:val="right"/>
              <w:rPr>
                <w:rFonts w:asciiTheme="majorHAnsi" w:hAnsiTheme="majorHAnsi"/>
                <w:sz w:val="16"/>
                <w:szCs w:val="16"/>
              </w:rPr>
            </w:pPr>
            <w:r w:rsidRPr="008D0A53">
              <w:rPr>
                <w:rFonts w:asciiTheme="majorHAnsi" w:hAnsiTheme="majorHAnsi"/>
                <w:i/>
                <w:sz w:val="18"/>
                <w:szCs w:val="16"/>
              </w:rPr>
              <w:t xml:space="preserve">If none (1) </w:t>
            </w:r>
            <w:r w:rsidRPr="008D0A53">
              <w:rPr>
                <w:rFonts w:asciiTheme="majorHAnsi" w:hAnsiTheme="majorHAnsi"/>
                <w:i/>
                <w:sz w:val="18"/>
                <w:szCs w:val="16"/>
              </w:rPr>
              <w:sym w:font="Wingdings" w:char="F0E0"/>
            </w:r>
            <w:r w:rsidRPr="008D0A53">
              <w:rPr>
                <w:rFonts w:asciiTheme="majorHAnsi" w:hAnsiTheme="majorHAnsi"/>
                <w:i/>
                <w:sz w:val="18"/>
                <w:szCs w:val="16"/>
              </w:rPr>
              <w:t xml:space="preserve"> </w:t>
            </w:r>
            <w:r w:rsidRPr="008D0A53">
              <w:rPr>
                <w:rFonts w:asciiTheme="majorHAnsi" w:hAnsiTheme="majorHAnsi"/>
                <w:i/>
                <w:sz w:val="18"/>
                <w:szCs w:val="16"/>
              </w:rPr>
              <w:fldChar w:fldCharType="begin"/>
            </w:r>
            <w:r w:rsidRPr="008D0A53">
              <w:rPr>
                <w:rFonts w:asciiTheme="majorHAnsi" w:hAnsiTheme="majorHAnsi"/>
                <w:i/>
                <w:sz w:val="18"/>
                <w:szCs w:val="16"/>
              </w:rPr>
              <w:instrText xml:space="preserve"> REF _Ref378671478 \h </w:instrText>
            </w:r>
            <w:r>
              <w:rPr>
                <w:rFonts w:asciiTheme="majorHAnsi" w:hAnsiTheme="majorHAnsi"/>
                <w:i/>
                <w:sz w:val="18"/>
                <w:szCs w:val="16"/>
              </w:rPr>
              <w:instrText xml:space="preserve"> \* MERGEFORMAT </w:instrText>
            </w:r>
            <w:r w:rsidRPr="008D0A53">
              <w:rPr>
                <w:rFonts w:asciiTheme="majorHAnsi" w:hAnsiTheme="majorHAnsi"/>
                <w:i/>
                <w:sz w:val="18"/>
                <w:szCs w:val="16"/>
              </w:rPr>
            </w:r>
            <w:r w:rsidRPr="008D0A53">
              <w:rPr>
                <w:rFonts w:asciiTheme="majorHAnsi" w:hAnsiTheme="majorHAnsi"/>
                <w:i/>
                <w:sz w:val="18"/>
                <w:szCs w:val="16"/>
              </w:rPr>
              <w:fldChar w:fldCharType="separate"/>
            </w:r>
            <w:r w:rsidRPr="008D0A53">
              <w:rPr>
                <w:rFonts w:asciiTheme="majorHAnsi" w:hAnsiTheme="majorHAnsi"/>
                <w:b/>
                <w:sz w:val="20"/>
                <w:szCs w:val="20"/>
              </w:rPr>
              <w:t>Q10.</w:t>
            </w:r>
            <w:r w:rsidRPr="008D0A53">
              <w:rPr>
                <w:rFonts w:asciiTheme="majorHAnsi" w:hAnsiTheme="majorHAnsi"/>
                <w:i/>
                <w:sz w:val="18"/>
                <w:szCs w:val="16"/>
              </w:rPr>
              <w:fldChar w:fldCharType="end"/>
            </w:r>
          </w:p>
        </w:tc>
        <w:tc>
          <w:tcPr>
            <w:tcW w:w="1620" w:type="dxa"/>
            <w:tcBorders>
              <w:left w:val="single" w:sz="4" w:space="0" w:color="auto"/>
            </w:tcBorders>
          </w:tcPr>
          <w:p w14:paraId="2704F892" w14:textId="77777777" w:rsidR="00297EFA" w:rsidRPr="00B43262" w:rsidRDefault="00297EFA" w:rsidP="00297EFA">
            <w:pPr>
              <w:tabs>
                <w:tab w:val="center" w:pos="4680"/>
                <w:tab w:val="right" w:pos="9360"/>
              </w:tabs>
              <w:jc w:val="center"/>
              <w:rPr>
                <w:rFonts w:asciiTheme="majorHAnsi" w:hAnsiTheme="majorHAnsi" w:cs="Arial"/>
              </w:rPr>
            </w:pPr>
          </w:p>
          <w:p w14:paraId="04C0CD0A" w14:textId="77777777" w:rsidR="00297EFA" w:rsidRPr="00B43262" w:rsidRDefault="00297EFA" w:rsidP="00297EFA">
            <w:pPr>
              <w:tabs>
                <w:tab w:val="center" w:pos="4680"/>
                <w:tab w:val="right" w:pos="9360"/>
              </w:tabs>
              <w:jc w:val="center"/>
              <w:rPr>
                <w:rFonts w:asciiTheme="majorHAnsi" w:hAnsiTheme="majorHAnsi" w:cs="Arial"/>
              </w:rPr>
            </w:pPr>
          </w:p>
          <w:p w14:paraId="73869D7F" w14:textId="77777777" w:rsidR="00297EFA" w:rsidRPr="00B43262" w:rsidRDefault="00297EFA" w:rsidP="00297EFA">
            <w:pPr>
              <w:tabs>
                <w:tab w:val="center" w:pos="4680"/>
                <w:tab w:val="right" w:pos="9360"/>
              </w:tabs>
              <w:jc w:val="center"/>
              <w:rPr>
                <w:rFonts w:asciiTheme="majorHAnsi" w:hAnsiTheme="majorHAnsi" w:cs="Arial"/>
              </w:rPr>
            </w:pPr>
            <w:r w:rsidRPr="00B43262">
              <w:rPr>
                <w:rFonts w:asciiTheme="majorHAnsi" w:hAnsiTheme="majorHAnsi" w:cs="Arial"/>
              </w:rPr>
              <w:t>|___|___|</w:t>
            </w:r>
          </w:p>
          <w:p w14:paraId="0E54F911" w14:textId="77777777" w:rsidR="00297EFA" w:rsidRPr="00B43262" w:rsidRDefault="00297EFA" w:rsidP="00297EFA">
            <w:pPr>
              <w:pBdr>
                <w:bottom w:val="single" w:sz="12" w:space="1" w:color="auto"/>
              </w:pBdr>
              <w:tabs>
                <w:tab w:val="center" w:pos="4680"/>
                <w:tab w:val="right" w:pos="9360"/>
              </w:tabs>
              <w:jc w:val="center"/>
              <w:rPr>
                <w:rFonts w:asciiTheme="majorHAnsi" w:eastAsia="Times New Roman" w:hAnsiTheme="majorHAnsi"/>
                <w:b/>
                <w:bCs/>
                <w:kern w:val="32"/>
              </w:rPr>
            </w:pPr>
          </w:p>
          <w:p w14:paraId="6CE3B240" w14:textId="77777777" w:rsidR="00297EFA" w:rsidRPr="00B43262" w:rsidRDefault="00297EFA" w:rsidP="00297EFA">
            <w:pPr>
              <w:pBdr>
                <w:bottom w:val="single" w:sz="12" w:space="1" w:color="auto"/>
              </w:pBdr>
              <w:tabs>
                <w:tab w:val="center" w:pos="4680"/>
                <w:tab w:val="right" w:pos="9360"/>
              </w:tabs>
              <w:jc w:val="center"/>
              <w:rPr>
                <w:rFonts w:asciiTheme="majorHAnsi" w:eastAsia="Times New Roman" w:hAnsiTheme="majorHAnsi"/>
                <w:b/>
                <w:bCs/>
                <w:kern w:val="32"/>
              </w:rPr>
            </w:pPr>
          </w:p>
          <w:p w14:paraId="763A407A" w14:textId="77777777" w:rsidR="00297EFA" w:rsidRPr="00B43262" w:rsidRDefault="00297EFA" w:rsidP="00297EFA">
            <w:pPr>
              <w:keepNext/>
              <w:keepLines/>
              <w:jc w:val="center"/>
              <w:outlineLvl w:val="6"/>
              <w:rPr>
                <w:rFonts w:asciiTheme="majorHAnsi" w:hAnsiTheme="majorHAnsi"/>
              </w:rPr>
            </w:pPr>
          </w:p>
        </w:tc>
      </w:tr>
      <w:tr w:rsidR="00297EFA" w:rsidRPr="00B43262" w14:paraId="11BB1CE1" w14:textId="77777777" w:rsidTr="00297EFA">
        <w:trPr>
          <w:trHeight w:hRule="exact" w:val="820"/>
        </w:trPr>
        <w:tc>
          <w:tcPr>
            <w:tcW w:w="816" w:type="dxa"/>
          </w:tcPr>
          <w:p w14:paraId="2BE2F431" w14:textId="77777777" w:rsidR="00297EFA" w:rsidRPr="00B43262" w:rsidRDefault="00297EFA" w:rsidP="00297EFA">
            <w:r w:rsidRPr="00B43262">
              <w:rPr>
                <w:rFonts w:asciiTheme="majorHAnsi" w:hAnsiTheme="majorHAnsi"/>
                <w:b/>
                <w:sz w:val="20"/>
                <w:szCs w:val="20"/>
              </w:rPr>
              <w:t>Q7.</w:t>
            </w:r>
          </w:p>
        </w:tc>
        <w:tc>
          <w:tcPr>
            <w:tcW w:w="5950" w:type="dxa"/>
            <w:gridSpan w:val="2"/>
          </w:tcPr>
          <w:p w14:paraId="3CBEC3E2" w14:textId="77777777" w:rsidR="00297EFA" w:rsidRPr="00B43262" w:rsidRDefault="00297EFA" w:rsidP="00297EFA">
            <w:pPr>
              <w:rPr>
                <w:rFonts w:asciiTheme="majorHAnsi" w:hAnsiTheme="majorHAnsi" w:cs="Arial"/>
                <w:b/>
                <w:sz w:val="20"/>
                <w:szCs w:val="20"/>
              </w:rPr>
            </w:pPr>
            <w:r w:rsidRPr="00B43262">
              <w:rPr>
                <w:rFonts w:asciiTheme="majorHAnsi" w:hAnsiTheme="majorHAnsi" w:cs="Arial"/>
                <w:b/>
                <w:sz w:val="20"/>
                <w:szCs w:val="20"/>
              </w:rPr>
              <w:t xml:space="preserve">Over the last 3 months, have you experienced water supply interruptions of </w:t>
            </w:r>
            <w:r w:rsidRPr="00B43262">
              <w:rPr>
                <w:rFonts w:asciiTheme="majorHAnsi" w:hAnsiTheme="majorHAnsi" w:cs="Arial"/>
                <w:b/>
                <w:sz w:val="20"/>
                <w:szCs w:val="20"/>
                <w:u w:val="single"/>
              </w:rPr>
              <w:t>this source</w:t>
            </w:r>
            <w:r w:rsidRPr="00B43262">
              <w:rPr>
                <w:rFonts w:asciiTheme="majorHAnsi" w:hAnsiTheme="majorHAnsi" w:cs="Arial"/>
                <w:b/>
                <w:sz w:val="20"/>
                <w:szCs w:val="20"/>
              </w:rPr>
              <w:t xml:space="preserve"> of more than two hours?</w:t>
            </w:r>
          </w:p>
        </w:tc>
        <w:tc>
          <w:tcPr>
            <w:tcW w:w="5672" w:type="dxa"/>
            <w:gridSpan w:val="5"/>
            <w:tcBorders>
              <w:bottom w:val="single" w:sz="4" w:space="0" w:color="auto"/>
            </w:tcBorders>
            <w:vAlign w:val="bottom"/>
          </w:tcPr>
          <w:p w14:paraId="7D6D84E6" w14:textId="77777777" w:rsidR="00297EFA" w:rsidRPr="00B43262" w:rsidRDefault="00297EFA" w:rsidP="00297EFA">
            <w:pPr>
              <w:jc w:val="right"/>
              <w:rPr>
                <w:rFonts w:asciiTheme="majorHAnsi" w:hAnsiTheme="majorHAnsi"/>
                <w:sz w:val="16"/>
                <w:szCs w:val="16"/>
              </w:rPr>
            </w:pPr>
            <w:r w:rsidRPr="00B43262">
              <w:rPr>
                <w:rFonts w:asciiTheme="majorHAnsi" w:hAnsiTheme="majorHAnsi"/>
                <w:sz w:val="16"/>
                <w:szCs w:val="16"/>
              </w:rPr>
              <w:t>Yes = 1</w:t>
            </w:r>
          </w:p>
          <w:p w14:paraId="6D90568D" w14:textId="77777777" w:rsidR="00297EFA" w:rsidRPr="00B43262" w:rsidRDefault="00297EFA" w:rsidP="00297EFA">
            <w:pPr>
              <w:jc w:val="right"/>
              <w:rPr>
                <w:rFonts w:asciiTheme="majorHAnsi" w:hAnsiTheme="majorHAnsi"/>
                <w:sz w:val="16"/>
                <w:szCs w:val="16"/>
              </w:rPr>
            </w:pPr>
            <w:r w:rsidRPr="00B43262">
              <w:rPr>
                <w:rFonts w:asciiTheme="majorHAnsi" w:hAnsiTheme="majorHAnsi"/>
                <w:sz w:val="16"/>
                <w:szCs w:val="16"/>
              </w:rPr>
              <w:t xml:space="preserve">No = 2 </w:t>
            </w:r>
            <w:r w:rsidRPr="00B43262">
              <w:rPr>
                <w:rFonts w:asciiTheme="majorHAnsi" w:hAnsiTheme="majorHAnsi"/>
                <w:sz w:val="16"/>
                <w:szCs w:val="16"/>
              </w:rPr>
              <w:sym w:font="Wingdings" w:char="F0E0"/>
            </w:r>
            <w:r w:rsidRPr="00B43262">
              <w:rPr>
                <w:rFonts w:asciiTheme="majorHAnsi" w:hAnsiTheme="majorHAnsi"/>
                <w:sz w:val="16"/>
                <w:szCs w:val="16"/>
              </w:rPr>
              <w:t xml:space="preserve"> Q10</w:t>
            </w:r>
          </w:p>
        </w:tc>
        <w:tc>
          <w:tcPr>
            <w:tcW w:w="1620" w:type="dxa"/>
            <w:vAlign w:val="bottom"/>
          </w:tcPr>
          <w:p w14:paraId="555547BF" w14:textId="77777777" w:rsidR="00297EFA" w:rsidRPr="00B43262" w:rsidRDefault="00297EFA" w:rsidP="00297EFA">
            <w:pPr>
              <w:jc w:val="center"/>
              <w:rPr>
                <w:rFonts w:asciiTheme="majorHAnsi" w:hAnsiTheme="majorHAnsi"/>
              </w:rPr>
            </w:pPr>
            <w:r w:rsidRPr="00B43262">
              <w:rPr>
                <w:rFonts w:asciiTheme="majorHAnsi" w:hAnsiTheme="majorHAnsi"/>
              </w:rPr>
              <w:t xml:space="preserve">|___| </w:t>
            </w:r>
          </w:p>
          <w:p w14:paraId="43AE5336" w14:textId="77777777" w:rsidR="00297EFA" w:rsidRPr="00B43262" w:rsidRDefault="00297EFA" w:rsidP="00297EFA">
            <w:pPr>
              <w:jc w:val="center"/>
              <w:rPr>
                <w:rFonts w:asciiTheme="majorHAnsi" w:hAnsiTheme="majorHAnsi"/>
                <w:i/>
                <w:iCs/>
                <w:sz w:val="20"/>
                <w:szCs w:val="20"/>
              </w:rPr>
            </w:pPr>
          </w:p>
        </w:tc>
      </w:tr>
      <w:tr w:rsidR="00297EFA" w:rsidRPr="00B43262" w14:paraId="3A6DD414" w14:textId="77777777" w:rsidTr="002D5A58">
        <w:trPr>
          <w:trHeight w:hRule="exact" w:val="2170"/>
        </w:trPr>
        <w:tc>
          <w:tcPr>
            <w:tcW w:w="816" w:type="dxa"/>
            <w:tcBorders>
              <w:bottom w:val="single" w:sz="4" w:space="0" w:color="auto"/>
            </w:tcBorders>
          </w:tcPr>
          <w:p w14:paraId="524FAA8B" w14:textId="77777777" w:rsidR="00297EFA" w:rsidRPr="00B43262" w:rsidRDefault="00297EFA" w:rsidP="00297EFA">
            <w:r w:rsidRPr="00B43262">
              <w:rPr>
                <w:rFonts w:asciiTheme="majorHAnsi" w:hAnsiTheme="majorHAnsi"/>
                <w:b/>
                <w:sz w:val="20"/>
                <w:szCs w:val="20"/>
              </w:rPr>
              <w:lastRenderedPageBreak/>
              <w:t>Q8.</w:t>
            </w:r>
          </w:p>
        </w:tc>
        <w:tc>
          <w:tcPr>
            <w:tcW w:w="5950" w:type="dxa"/>
            <w:gridSpan w:val="2"/>
            <w:tcBorders>
              <w:bottom w:val="single" w:sz="4" w:space="0" w:color="auto"/>
              <w:right w:val="single" w:sz="4" w:space="0" w:color="auto"/>
            </w:tcBorders>
          </w:tcPr>
          <w:p w14:paraId="554E8949" w14:textId="77777777" w:rsidR="00297EFA" w:rsidRPr="00B43262" w:rsidRDefault="00297EFA" w:rsidP="00297EFA">
            <w:pPr>
              <w:rPr>
                <w:rFonts w:asciiTheme="majorHAnsi" w:hAnsiTheme="majorHAnsi" w:cs="Arial"/>
                <w:b/>
                <w:sz w:val="20"/>
                <w:szCs w:val="20"/>
              </w:rPr>
            </w:pPr>
            <w:r w:rsidRPr="00B43262">
              <w:rPr>
                <w:rFonts w:asciiTheme="majorHAnsi" w:hAnsiTheme="majorHAnsi" w:cs="Arial"/>
                <w:b/>
                <w:sz w:val="20"/>
                <w:szCs w:val="20"/>
              </w:rPr>
              <w:t>How long was the longest interruption?</w:t>
            </w:r>
          </w:p>
        </w:tc>
        <w:tc>
          <w:tcPr>
            <w:tcW w:w="2767" w:type="dxa"/>
            <w:tcBorders>
              <w:top w:val="single" w:sz="4" w:space="0" w:color="auto"/>
              <w:left w:val="single" w:sz="4" w:space="0" w:color="auto"/>
              <w:bottom w:val="single" w:sz="4" w:space="0" w:color="auto"/>
              <w:right w:val="nil"/>
            </w:tcBorders>
            <w:vAlign w:val="center"/>
          </w:tcPr>
          <w:p w14:paraId="40F599D9" w14:textId="77777777" w:rsidR="00297EFA" w:rsidRPr="00B43262" w:rsidRDefault="00297EFA" w:rsidP="00297EFA">
            <w:pPr>
              <w:jc w:val="right"/>
              <w:rPr>
                <w:rFonts w:asciiTheme="majorHAnsi" w:hAnsiTheme="majorHAnsi"/>
                <w:sz w:val="16"/>
                <w:szCs w:val="16"/>
              </w:rPr>
            </w:pPr>
          </w:p>
        </w:tc>
        <w:tc>
          <w:tcPr>
            <w:tcW w:w="1004" w:type="dxa"/>
            <w:gridSpan w:val="3"/>
            <w:tcBorders>
              <w:top w:val="single" w:sz="4" w:space="0" w:color="auto"/>
              <w:left w:val="nil"/>
              <w:bottom w:val="single" w:sz="4" w:space="0" w:color="auto"/>
              <w:right w:val="nil"/>
            </w:tcBorders>
            <w:vAlign w:val="center"/>
          </w:tcPr>
          <w:p w14:paraId="291BFBFD" w14:textId="77777777" w:rsidR="00297EFA" w:rsidRPr="00B43262" w:rsidRDefault="00297EFA" w:rsidP="00297EFA">
            <w:pPr>
              <w:jc w:val="right"/>
              <w:rPr>
                <w:rFonts w:asciiTheme="majorHAnsi" w:hAnsiTheme="majorHAnsi"/>
                <w:sz w:val="16"/>
                <w:szCs w:val="16"/>
              </w:rPr>
            </w:pPr>
          </w:p>
        </w:tc>
        <w:tc>
          <w:tcPr>
            <w:tcW w:w="1901" w:type="dxa"/>
            <w:tcBorders>
              <w:top w:val="single" w:sz="4" w:space="0" w:color="auto"/>
              <w:left w:val="nil"/>
              <w:bottom w:val="single" w:sz="4" w:space="0" w:color="auto"/>
              <w:right w:val="single" w:sz="4" w:space="0" w:color="auto"/>
            </w:tcBorders>
            <w:vAlign w:val="bottom"/>
          </w:tcPr>
          <w:p w14:paraId="3988C4C9" w14:textId="4157EA20" w:rsidR="00297EFA" w:rsidRPr="00B43262" w:rsidRDefault="00297EFA" w:rsidP="00297EFA">
            <w:pPr>
              <w:jc w:val="right"/>
              <w:rPr>
                <w:rFonts w:asciiTheme="majorHAnsi" w:hAnsiTheme="majorHAnsi"/>
                <w:sz w:val="16"/>
                <w:szCs w:val="16"/>
              </w:rPr>
            </w:pPr>
          </w:p>
        </w:tc>
        <w:tc>
          <w:tcPr>
            <w:tcW w:w="1620" w:type="dxa"/>
            <w:tcBorders>
              <w:left w:val="single" w:sz="4" w:space="0" w:color="auto"/>
              <w:bottom w:val="single" w:sz="4" w:space="0" w:color="auto"/>
            </w:tcBorders>
            <w:vAlign w:val="bottom"/>
          </w:tcPr>
          <w:p w14:paraId="402C8B4A" w14:textId="16EA9B63" w:rsidR="00C71704" w:rsidRPr="002D5A58" w:rsidRDefault="00C71704" w:rsidP="00297EFA">
            <w:pPr>
              <w:tabs>
                <w:tab w:val="center" w:pos="4680"/>
                <w:tab w:val="right" w:pos="9360"/>
              </w:tabs>
              <w:jc w:val="center"/>
              <w:rPr>
                <w:rFonts w:asciiTheme="majorHAnsi" w:hAnsiTheme="majorHAnsi" w:cs="Arial"/>
                <w:sz w:val="20"/>
                <w:szCs w:val="20"/>
                <w:highlight w:val="green"/>
                <w:lang w:eastAsia="fr-FR"/>
              </w:rPr>
            </w:pPr>
            <w:r w:rsidRPr="002D5A58">
              <w:rPr>
                <w:rFonts w:asciiTheme="majorHAnsi" w:hAnsiTheme="majorHAnsi" w:cs="Arial"/>
                <w:sz w:val="20"/>
                <w:szCs w:val="20"/>
                <w:highlight w:val="green"/>
                <w:lang w:eastAsia="fr-FR"/>
              </w:rPr>
              <w:t>MONTHS |___|___|</w:t>
            </w:r>
          </w:p>
          <w:p w14:paraId="79F92A8D" w14:textId="77777777" w:rsidR="00C71704" w:rsidRPr="002D5A58" w:rsidRDefault="00C71704" w:rsidP="00297EFA">
            <w:pPr>
              <w:tabs>
                <w:tab w:val="center" w:pos="4680"/>
                <w:tab w:val="right" w:pos="9360"/>
              </w:tabs>
              <w:jc w:val="center"/>
              <w:rPr>
                <w:rFonts w:asciiTheme="majorHAnsi" w:hAnsiTheme="majorHAnsi" w:cs="Arial"/>
                <w:sz w:val="20"/>
                <w:szCs w:val="20"/>
                <w:highlight w:val="green"/>
                <w:lang w:eastAsia="fr-FR"/>
              </w:rPr>
            </w:pPr>
            <w:r w:rsidRPr="002D5A58">
              <w:rPr>
                <w:rFonts w:asciiTheme="majorHAnsi" w:hAnsiTheme="majorHAnsi" w:cs="Arial"/>
                <w:sz w:val="20"/>
                <w:szCs w:val="20"/>
                <w:highlight w:val="green"/>
                <w:lang w:eastAsia="fr-FR"/>
              </w:rPr>
              <w:t>DAYS</w:t>
            </w:r>
          </w:p>
          <w:p w14:paraId="4429A16B" w14:textId="3876A051" w:rsidR="00C71704" w:rsidRPr="002D5A58" w:rsidRDefault="00C71704" w:rsidP="00297EFA">
            <w:pPr>
              <w:tabs>
                <w:tab w:val="center" w:pos="4680"/>
                <w:tab w:val="right" w:pos="9360"/>
              </w:tabs>
              <w:jc w:val="center"/>
              <w:rPr>
                <w:rFonts w:asciiTheme="majorHAnsi" w:hAnsiTheme="majorHAnsi" w:cs="Arial"/>
                <w:sz w:val="20"/>
                <w:szCs w:val="20"/>
                <w:highlight w:val="green"/>
                <w:lang w:eastAsia="fr-FR"/>
              </w:rPr>
            </w:pPr>
            <w:r w:rsidRPr="002D5A58">
              <w:rPr>
                <w:rFonts w:asciiTheme="majorHAnsi" w:hAnsiTheme="majorHAnsi" w:cs="Arial"/>
                <w:sz w:val="20"/>
                <w:szCs w:val="20"/>
                <w:highlight w:val="green"/>
                <w:lang w:eastAsia="fr-FR"/>
              </w:rPr>
              <w:t>|___|___|</w:t>
            </w:r>
          </w:p>
          <w:p w14:paraId="13443E6C" w14:textId="045C7EA6" w:rsidR="00C71704" w:rsidRPr="002D5A58" w:rsidRDefault="00C71704" w:rsidP="00297EFA">
            <w:pPr>
              <w:tabs>
                <w:tab w:val="center" w:pos="4680"/>
                <w:tab w:val="right" w:pos="9360"/>
              </w:tabs>
              <w:jc w:val="center"/>
              <w:rPr>
                <w:rFonts w:asciiTheme="majorHAnsi" w:hAnsiTheme="majorHAnsi" w:cs="Arial"/>
                <w:sz w:val="20"/>
                <w:szCs w:val="20"/>
                <w:highlight w:val="green"/>
                <w:lang w:eastAsia="fr-FR"/>
              </w:rPr>
            </w:pPr>
            <w:r w:rsidRPr="002D5A58">
              <w:rPr>
                <w:rFonts w:asciiTheme="majorHAnsi" w:hAnsiTheme="majorHAnsi" w:cs="Arial"/>
                <w:sz w:val="20"/>
                <w:szCs w:val="20"/>
                <w:highlight w:val="green"/>
                <w:lang w:eastAsia="fr-FR"/>
              </w:rPr>
              <w:t>HOURS</w:t>
            </w:r>
          </w:p>
          <w:p w14:paraId="06962F16" w14:textId="4A99097A" w:rsidR="00C71704" w:rsidRPr="002D5A58" w:rsidRDefault="00C71704" w:rsidP="00297EFA">
            <w:pPr>
              <w:tabs>
                <w:tab w:val="center" w:pos="4680"/>
                <w:tab w:val="right" w:pos="9360"/>
              </w:tabs>
              <w:jc w:val="center"/>
              <w:rPr>
                <w:rFonts w:asciiTheme="majorHAnsi" w:hAnsiTheme="majorHAnsi" w:cs="Arial"/>
                <w:sz w:val="20"/>
                <w:szCs w:val="20"/>
                <w:highlight w:val="green"/>
                <w:lang w:eastAsia="fr-FR"/>
              </w:rPr>
            </w:pPr>
            <w:r w:rsidRPr="002D5A58">
              <w:rPr>
                <w:rFonts w:asciiTheme="majorHAnsi" w:hAnsiTheme="majorHAnsi" w:cs="Arial"/>
                <w:sz w:val="20"/>
                <w:szCs w:val="20"/>
                <w:highlight w:val="green"/>
                <w:lang w:eastAsia="fr-FR"/>
              </w:rPr>
              <w:t>|___|___|</w:t>
            </w:r>
          </w:p>
          <w:p w14:paraId="6B736804" w14:textId="19294A22" w:rsidR="00C71704" w:rsidRPr="002D5A58" w:rsidRDefault="00C71704" w:rsidP="00297EFA">
            <w:pPr>
              <w:tabs>
                <w:tab w:val="center" w:pos="4680"/>
                <w:tab w:val="right" w:pos="9360"/>
              </w:tabs>
              <w:jc w:val="center"/>
              <w:rPr>
                <w:rFonts w:asciiTheme="majorHAnsi" w:hAnsiTheme="majorHAnsi" w:cs="Arial"/>
                <w:sz w:val="20"/>
                <w:szCs w:val="20"/>
                <w:highlight w:val="green"/>
                <w:lang w:eastAsia="fr-FR"/>
              </w:rPr>
            </w:pPr>
            <w:r w:rsidRPr="002D5A58">
              <w:rPr>
                <w:rFonts w:asciiTheme="majorHAnsi" w:hAnsiTheme="majorHAnsi" w:cs="Arial"/>
                <w:sz w:val="20"/>
                <w:szCs w:val="20"/>
                <w:highlight w:val="green"/>
                <w:lang w:eastAsia="fr-FR"/>
              </w:rPr>
              <w:t>MINNUTES</w:t>
            </w:r>
          </w:p>
          <w:p w14:paraId="6C0D66C8" w14:textId="592D0236" w:rsidR="00C71704" w:rsidRPr="002D5A58" w:rsidRDefault="00C71704" w:rsidP="00297EFA">
            <w:pPr>
              <w:tabs>
                <w:tab w:val="center" w:pos="4680"/>
                <w:tab w:val="right" w:pos="9360"/>
              </w:tabs>
              <w:jc w:val="center"/>
              <w:rPr>
                <w:rFonts w:asciiTheme="majorHAnsi" w:hAnsiTheme="majorHAnsi" w:cs="Arial"/>
                <w:sz w:val="20"/>
                <w:szCs w:val="20"/>
                <w:highlight w:val="green"/>
                <w:lang w:eastAsia="fr-FR"/>
              </w:rPr>
            </w:pPr>
            <w:r w:rsidRPr="002D5A58">
              <w:rPr>
                <w:rFonts w:asciiTheme="majorHAnsi" w:hAnsiTheme="majorHAnsi" w:cs="Arial"/>
                <w:sz w:val="20"/>
                <w:szCs w:val="20"/>
                <w:highlight w:val="green"/>
                <w:lang w:eastAsia="fr-FR"/>
              </w:rPr>
              <w:t>|___|___|</w:t>
            </w:r>
          </w:p>
          <w:p w14:paraId="4EF22477" w14:textId="25657454" w:rsidR="00C71704" w:rsidRPr="002D5A58" w:rsidRDefault="00C71704" w:rsidP="00297EFA">
            <w:pPr>
              <w:tabs>
                <w:tab w:val="center" w:pos="4680"/>
                <w:tab w:val="right" w:pos="9360"/>
              </w:tabs>
              <w:jc w:val="center"/>
              <w:rPr>
                <w:rFonts w:asciiTheme="majorHAnsi" w:hAnsiTheme="majorHAnsi" w:cs="Arial"/>
                <w:sz w:val="20"/>
                <w:szCs w:val="20"/>
                <w:highlight w:val="green"/>
                <w:lang w:eastAsia="fr-FR"/>
              </w:rPr>
            </w:pPr>
          </w:p>
        </w:tc>
      </w:tr>
      <w:tr w:rsidR="00297EFA" w:rsidRPr="00B43262" w14:paraId="467BF1DF" w14:textId="77777777" w:rsidTr="00297EFA">
        <w:trPr>
          <w:trHeight w:hRule="exact" w:val="577"/>
        </w:trPr>
        <w:tc>
          <w:tcPr>
            <w:tcW w:w="816" w:type="dxa"/>
            <w:tcBorders>
              <w:bottom w:val="single" w:sz="4" w:space="0" w:color="auto"/>
            </w:tcBorders>
          </w:tcPr>
          <w:p w14:paraId="226DDDDB" w14:textId="456A46C2" w:rsidR="00297EFA" w:rsidRPr="00B43262" w:rsidRDefault="00297EFA" w:rsidP="00297EFA">
            <w:r w:rsidRPr="00B43262">
              <w:rPr>
                <w:rFonts w:asciiTheme="majorHAnsi" w:hAnsiTheme="majorHAnsi"/>
                <w:b/>
                <w:sz w:val="20"/>
                <w:szCs w:val="20"/>
              </w:rPr>
              <w:t>Q9.</w:t>
            </w:r>
          </w:p>
        </w:tc>
        <w:tc>
          <w:tcPr>
            <w:tcW w:w="5950" w:type="dxa"/>
            <w:gridSpan w:val="2"/>
            <w:tcBorders>
              <w:bottom w:val="single" w:sz="4" w:space="0" w:color="auto"/>
              <w:right w:val="single" w:sz="4" w:space="0" w:color="auto"/>
            </w:tcBorders>
          </w:tcPr>
          <w:p w14:paraId="6BE4E52F" w14:textId="77777777" w:rsidR="00297EFA" w:rsidRPr="00B43262" w:rsidRDefault="00297EFA" w:rsidP="00297EFA">
            <w:pPr>
              <w:rPr>
                <w:rFonts w:asciiTheme="majorHAnsi" w:hAnsiTheme="majorHAnsi" w:cs="Arial"/>
                <w:b/>
                <w:sz w:val="20"/>
                <w:szCs w:val="20"/>
              </w:rPr>
            </w:pPr>
            <w:r w:rsidRPr="00B43262">
              <w:rPr>
                <w:rFonts w:asciiTheme="majorHAnsi" w:hAnsiTheme="majorHAnsi" w:cs="Arial"/>
                <w:b/>
                <w:sz w:val="20"/>
                <w:szCs w:val="20"/>
              </w:rPr>
              <w:t>Over the past 2 weeks, how many days was water from this source interrupted for more than 2 hours at a time?</w:t>
            </w:r>
          </w:p>
        </w:tc>
        <w:tc>
          <w:tcPr>
            <w:tcW w:w="5672" w:type="dxa"/>
            <w:gridSpan w:val="5"/>
            <w:tcBorders>
              <w:top w:val="single" w:sz="4" w:space="0" w:color="auto"/>
              <w:left w:val="single" w:sz="4" w:space="0" w:color="auto"/>
              <w:bottom w:val="single" w:sz="4" w:space="0" w:color="auto"/>
              <w:right w:val="single" w:sz="4" w:space="0" w:color="auto"/>
            </w:tcBorders>
            <w:vAlign w:val="center"/>
          </w:tcPr>
          <w:p w14:paraId="473938FB" w14:textId="77777777" w:rsidR="00297EFA" w:rsidRPr="00B43262" w:rsidRDefault="00297EFA" w:rsidP="00297EFA">
            <w:pPr>
              <w:jc w:val="right"/>
              <w:rPr>
                <w:rFonts w:asciiTheme="majorHAnsi" w:hAnsiTheme="majorHAnsi"/>
                <w:sz w:val="16"/>
                <w:szCs w:val="16"/>
              </w:rPr>
            </w:pPr>
          </w:p>
        </w:tc>
        <w:tc>
          <w:tcPr>
            <w:tcW w:w="1620" w:type="dxa"/>
            <w:tcBorders>
              <w:left w:val="single" w:sz="4" w:space="0" w:color="auto"/>
              <w:bottom w:val="single" w:sz="4" w:space="0" w:color="auto"/>
            </w:tcBorders>
            <w:vAlign w:val="bottom"/>
          </w:tcPr>
          <w:p w14:paraId="794BC73A" w14:textId="77777777" w:rsidR="00297EFA" w:rsidRPr="00B43262" w:rsidRDefault="00297EFA" w:rsidP="00297EFA">
            <w:pPr>
              <w:tabs>
                <w:tab w:val="center" w:pos="4680"/>
                <w:tab w:val="right" w:pos="9360"/>
              </w:tabs>
              <w:jc w:val="center"/>
              <w:rPr>
                <w:rFonts w:asciiTheme="majorHAnsi" w:hAnsiTheme="majorHAnsi"/>
                <w:lang w:eastAsia="fr-FR"/>
              </w:rPr>
            </w:pPr>
          </w:p>
          <w:p w14:paraId="6B26F84D" w14:textId="77777777" w:rsidR="00297EFA" w:rsidRPr="00B43262" w:rsidRDefault="00297EFA" w:rsidP="00297EFA">
            <w:pPr>
              <w:keepNext/>
              <w:keepLines/>
              <w:jc w:val="center"/>
              <w:outlineLvl w:val="6"/>
              <w:rPr>
                <w:rFonts w:asciiTheme="majorHAnsi" w:hAnsiTheme="majorHAnsi"/>
              </w:rPr>
            </w:pPr>
            <w:r w:rsidRPr="00B43262">
              <w:rPr>
                <w:rFonts w:asciiTheme="majorHAnsi" w:hAnsiTheme="majorHAnsi"/>
              </w:rPr>
              <w:t>|___|___|</w:t>
            </w:r>
          </w:p>
          <w:p w14:paraId="5110821B" w14:textId="77777777" w:rsidR="00297EFA" w:rsidRPr="00B43262" w:rsidRDefault="00297EFA" w:rsidP="00297EFA">
            <w:pPr>
              <w:keepNext/>
              <w:keepLines/>
              <w:jc w:val="center"/>
              <w:outlineLvl w:val="6"/>
              <w:rPr>
                <w:rFonts w:asciiTheme="majorHAnsi" w:hAnsiTheme="majorHAnsi"/>
              </w:rPr>
            </w:pPr>
          </w:p>
          <w:p w14:paraId="015C2173" w14:textId="77777777" w:rsidR="00297EFA" w:rsidRPr="00B43262" w:rsidRDefault="00297EFA" w:rsidP="00297EFA">
            <w:pPr>
              <w:keepNext/>
              <w:keepLines/>
              <w:jc w:val="center"/>
              <w:outlineLvl w:val="6"/>
              <w:rPr>
                <w:rFonts w:asciiTheme="majorHAnsi" w:hAnsiTheme="majorHAnsi"/>
              </w:rPr>
            </w:pPr>
            <w:r w:rsidRPr="00B43262">
              <w:rPr>
                <w:rFonts w:asciiTheme="majorHAnsi" w:hAnsiTheme="majorHAnsi"/>
              </w:rPr>
              <w:t>|___|___|</w:t>
            </w:r>
          </w:p>
        </w:tc>
      </w:tr>
      <w:tr w:rsidR="00297EFA" w:rsidRPr="00B43262" w14:paraId="504E65EE" w14:textId="77777777" w:rsidTr="00297EFA">
        <w:trPr>
          <w:trHeight w:hRule="exact" w:val="577"/>
        </w:trPr>
        <w:tc>
          <w:tcPr>
            <w:tcW w:w="816" w:type="dxa"/>
            <w:tcBorders>
              <w:bottom w:val="single" w:sz="4" w:space="0" w:color="auto"/>
            </w:tcBorders>
          </w:tcPr>
          <w:p w14:paraId="1BFAE197" w14:textId="15AC3074" w:rsidR="00297EFA" w:rsidRPr="00B43262" w:rsidRDefault="00297EFA" w:rsidP="00297EFA">
            <w:bookmarkStart w:id="18" w:name="_Ref378671478"/>
            <w:r w:rsidRPr="00B43262">
              <w:rPr>
                <w:rFonts w:asciiTheme="majorHAnsi" w:hAnsiTheme="majorHAnsi"/>
                <w:b/>
                <w:sz w:val="20"/>
                <w:szCs w:val="20"/>
              </w:rPr>
              <w:t>Q10.</w:t>
            </w:r>
            <w:bookmarkEnd w:id="18"/>
          </w:p>
        </w:tc>
        <w:tc>
          <w:tcPr>
            <w:tcW w:w="5950" w:type="dxa"/>
            <w:gridSpan w:val="2"/>
            <w:tcBorders>
              <w:bottom w:val="single" w:sz="4" w:space="0" w:color="auto"/>
              <w:right w:val="single" w:sz="4" w:space="0" w:color="auto"/>
            </w:tcBorders>
          </w:tcPr>
          <w:p w14:paraId="02AD1A2D" w14:textId="77777777" w:rsidR="00297EFA" w:rsidRPr="00B43262" w:rsidRDefault="00297EFA" w:rsidP="00297EFA">
            <w:pPr>
              <w:rPr>
                <w:rFonts w:asciiTheme="majorHAnsi" w:hAnsiTheme="majorHAnsi" w:cs="Arial"/>
                <w:b/>
                <w:sz w:val="20"/>
                <w:szCs w:val="20"/>
              </w:rPr>
            </w:pPr>
            <w:r w:rsidRPr="00B43262">
              <w:rPr>
                <w:rFonts w:asciiTheme="majorHAnsi" w:hAnsiTheme="majorHAnsi" w:cs="Arial"/>
                <w:b/>
                <w:sz w:val="20"/>
                <w:szCs w:val="20"/>
              </w:rPr>
              <w:t>On average, how much time does it take to go by foot to and from the main source of water? (including waiting time)</w:t>
            </w:r>
          </w:p>
        </w:tc>
        <w:tc>
          <w:tcPr>
            <w:tcW w:w="5672" w:type="dxa"/>
            <w:gridSpan w:val="5"/>
            <w:tcBorders>
              <w:top w:val="single" w:sz="4" w:space="0" w:color="auto"/>
              <w:left w:val="single" w:sz="4" w:space="0" w:color="auto"/>
              <w:bottom w:val="single" w:sz="4" w:space="0" w:color="auto"/>
              <w:right w:val="single" w:sz="4" w:space="0" w:color="auto"/>
            </w:tcBorders>
            <w:vAlign w:val="center"/>
          </w:tcPr>
          <w:p w14:paraId="45D1EC4A" w14:textId="77777777" w:rsidR="00297EFA" w:rsidRPr="00B43262" w:rsidRDefault="00297EFA" w:rsidP="00297EFA">
            <w:pPr>
              <w:jc w:val="right"/>
              <w:rPr>
                <w:rFonts w:asciiTheme="majorHAnsi" w:hAnsiTheme="majorHAnsi"/>
                <w:i/>
                <w:sz w:val="16"/>
                <w:szCs w:val="16"/>
              </w:rPr>
            </w:pPr>
            <w:r w:rsidRPr="00B43262">
              <w:rPr>
                <w:rFonts w:asciiTheme="majorHAnsi" w:hAnsiTheme="majorHAnsi"/>
                <w:i/>
                <w:sz w:val="16"/>
                <w:szCs w:val="16"/>
              </w:rPr>
              <w:t>Note: return trip, including waiting time at the water source.</w:t>
            </w:r>
          </w:p>
          <w:p w14:paraId="2162B8B7" w14:textId="77777777" w:rsidR="00297EFA" w:rsidRPr="00B43262" w:rsidRDefault="00297EFA" w:rsidP="00297EFA">
            <w:pPr>
              <w:jc w:val="right"/>
              <w:rPr>
                <w:rFonts w:asciiTheme="majorHAnsi" w:hAnsiTheme="majorHAnsi"/>
                <w:sz w:val="20"/>
                <w:szCs w:val="20"/>
                <w:lang w:eastAsia="fr-FR"/>
              </w:rPr>
            </w:pPr>
            <w:r w:rsidRPr="00B43262">
              <w:rPr>
                <w:rFonts w:asciiTheme="majorHAnsi" w:hAnsiTheme="majorHAnsi"/>
                <w:sz w:val="16"/>
                <w:szCs w:val="16"/>
              </w:rPr>
              <w:t>Hours/Minutes (e.g. 01h30)</w:t>
            </w:r>
          </w:p>
        </w:tc>
        <w:tc>
          <w:tcPr>
            <w:tcW w:w="1620" w:type="dxa"/>
            <w:tcBorders>
              <w:left w:val="single" w:sz="4" w:space="0" w:color="auto"/>
              <w:bottom w:val="single" w:sz="4" w:space="0" w:color="auto"/>
            </w:tcBorders>
            <w:vAlign w:val="bottom"/>
          </w:tcPr>
          <w:p w14:paraId="63550930" w14:textId="77777777" w:rsidR="00297EFA" w:rsidRPr="00B43262" w:rsidRDefault="00297EFA" w:rsidP="00297EFA">
            <w:pPr>
              <w:tabs>
                <w:tab w:val="center" w:pos="4680"/>
                <w:tab w:val="right" w:pos="9360"/>
              </w:tabs>
              <w:jc w:val="center"/>
              <w:rPr>
                <w:rFonts w:asciiTheme="majorHAnsi" w:hAnsiTheme="majorHAnsi"/>
                <w:lang w:eastAsia="fr-FR"/>
              </w:rPr>
            </w:pPr>
            <w:r w:rsidRPr="00B43262">
              <w:rPr>
                <w:rFonts w:asciiTheme="majorHAnsi" w:hAnsiTheme="majorHAnsi" w:cs="Arial"/>
              </w:rPr>
              <w:t>|___|</w:t>
            </w:r>
            <w:r w:rsidRPr="00B43262">
              <w:rPr>
                <w:rFonts w:asciiTheme="majorHAnsi" w:hAnsiTheme="majorHAnsi"/>
              </w:rPr>
              <w:t>h</w:t>
            </w:r>
            <w:r w:rsidRPr="00B43262">
              <w:rPr>
                <w:rFonts w:asciiTheme="majorHAnsi" w:hAnsiTheme="majorHAnsi" w:cs="Arial"/>
              </w:rPr>
              <w:t>|___|___|</w:t>
            </w:r>
          </w:p>
        </w:tc>
      </w:tr>
      <w:tr w:rsidR="00297EFA" w:rsidRPr="00B43262" w14:paraId="5303ABF2" w14:textId="77777777" w:rsidTr="00297EFA">
        <w:trPr>
          <w:trHeight w:hRule="exact" w:val="2593"/>
        </w:trPr>
        <w:tc>
          <w:tcPr>
            <w:tcW w:w="816" w:type="dxa"/>
            <w:tcBorders>
              <w:bottom w:val="single" w:sz="4" w:space="0" w:color="auto"/>
            </w:tcBorders>
          </w:tcPr>
          <w:p w14:paraId="6AA94016" w14:textId="77777777" w:rsidR="00297EFA" w:rsidRPr="00B43262" w:rsidRDefault="00297EFA" w:rsidP="00297EFA">
            <w:r w:rsidRPr="00B43262">
              <w:rPr>
                <w:rFonts w:asciiTheme="majorHAnsi" w:hAnsiTheme="majorHAnsi"/>
                <w:b/>
                <w:sz w:val="20"/>
                <w:szCs w:val="20"/>
              </w:rPr>
              <w:t>Q11.</w:t>
            </w:r>
          </w:p>
        </w:tc>
        <w:tc>
          <w:tcPr>
            <w:tcW w:w="5950" w:type="dxa"/>
            <w:gridSpan w:val="2"/>
            <w:tcBorders>
              <w:bottom w:val="single" w:sz="4" w:space="0" w:color="auto"/>
              <w:right w:val="single" w:sz="4" w:space="0" w:color="auto"/>
            </w:tcBorders>
          </w:tcPr>
          <w:p w14:paraId="7A0C8A05" w14:textId="79E4ED3A" w:rsidR="00297EFA" w:rsidRPr="00B43262" w:rsidRDefault="00297EFA" w:rsidP="00297EFA">
            <w:pPr>
              <w:rPr>
                <w:rFonts w:asciiTheme="majorHAnsi" w:hAnsiTheme="majorHAnsi" w:cs="Arial"/>
                <w:b/>
                <w:sz w:val="20"/>
                <w:szCs w:val="20"/>
              </w:rPr>
            </w:pPr>
            <w:r w:rsidRPr="00B43262">
              <w:rPr>
                <w:rFonts w:asciiTheme="majorHAnsi" w:hAnsiTheme="majorHAnsi" w:cs="Calibri"/>
                <w:b/>
                <w:color w:val="000000"/>
              </w:rPr>
              <w:t>What type of toilet (latrine) is available for use by outpatients?</w:t>
            </w:r>
          </w:p>
        </w:tc>
        <w:tc>
          <w:tcPr>
            <w:tcW w:w="5672" w:type="dxa"/>
            <w:gridSpan w:val="5"/>
            <w:tcBorders>
              <w:top w:val="single" w:sz="4" w:space="0" w:color="auto"/>
              <w:left w:val="single" w:sz="4" w:space="0" w:color="auto"/>
              <w:bottom w:val="single" w:sz="4" w:space="0" w:color="auto"/>
              <w:right w:val="single" w:sz="4" w:space="0" w:color="auto"/>
            </w:tcBorders>
            <w:vAlign w:val="center"/>
          </w:tcPr>
          <w:p w14:paraId="4E17CF96" w14:textId="77777777" w:rsidR="00297EFA" w:rsidRPr="00B43262" w:rsidRDefault="00297EFA" w:rsidP="00297EFA">
            <w:pPr>
              <w:jc w:val="right"/>
              <w:rPr>
                <w:rFonts w:asciiTheme="majorHAnsi" w:hAnsiTheme="majorHAnsi"/>
                <w:sz w:val="16"/>
                <w:szCs w:val="16"/>
              </w:rPr>
            </w:pPr>
            <w:r w:rsidRPr="00B43262">
              <w:rPr>
                <w:rFonts w:asciiTheme="majorHAnsi" w:hAnsiTheme="majorHAnsi"/>
                <w:sz w:val="16"/>
                <w:szCs w:val="16"/>
              </w:rPr>
              <w:t>No toilet/ bush = 01</w:t>
            </w:r>
          </w:p>
          <w:p w14:paraId="02838B62" w14:textId="77777777" w:rsidR="00297EFA" w:rsidRPr="00B43262" w:rsidRDefault="00297EFA" w:rsidP="00297EFA">
            <w:pPr>
              <w:jc w:val="right"/>
              <w:rPr>
                <w:rFonts w:asciiTheme="majorHAnsi" w:hAnsiTheme="majorHAnsi"/>
                <w:sz w:val="16"/>
                <w:szCs w:val="16"/>
              </w:rPr>
            </w:pPr>
            <w:r w:rsidRPr="00B43262">
              <w:rPr>
                <w:rFonts w:asciiTheme="majorHAnsi" w:hAnsiTheme="majorHAnsi"/>
                <w:sz w:val="16"/>
                <w:szCs w:val="16"/>
              </w:rPr>
              <w:t>Non-functioning toilet =  02</w:t>
            </w:r>
          </w:p>
          <w:p w14:paraId="0B86D292" w14:textId="77777777" w:rsidR="00297EFA" w:rsidRPr="00B43262" w:rsidRDefault="00297EFA" w:rsidP="00297EFA">
            <w:pPr>
              <w:jc w:val="right"/>
              <w:rPr>
                <w:rFonts w:asciiTheme="majorHAnsi" w:hAnsiTheme="majorHAnsi"/>
                <w:sz w:val="16"/>
                <w:szCs w:val="16"/>
              </w:rPr>
            </w:pPr>
            <w:r w:rsidRPr="00B43262">
              <w:rPr>
                <w:rFonts w:asciiTheme="majorHAnsi" w:hAnsiTheme="majorHAnsi"/>
                <w:sz w:val="16"/>
                <w:szCs w:val="16"/>
              </w:rPr>
              <w:t>Uncovered pit latrine without slab  = 03</w:t>
            </w:r>
          </w:p>
          <w:p w14:paraId="4E48E5B6" w14:textId="77777777" w:rsidR="00297EFA" w:rsidRPr="00B43262" w:rsidRDefault="00297EFA" w:rsidP="00297EFA">
            <w:pPr>
              <w:jc w:val="right"/>
              <w:rPr>
                <w:rFonts w:asciiTheme="majorHAnsi" w:hAnsiTheme="majorHAnsi"/>
                <w:sz w:val="16"/>
                <w:szCs w:val="16"/>
              </w:rPr>
            </w:pPr>
            <w:r w:rsidRPr="00B43262">
              <w:rPr>
                <w:rFonts w:asciiTheme="majorHAnsi" w:hAnsiTheme="majorHAnsi"/>
                <w:sz w:val="16"/>
                <w:szCs w:val="16"/>
              </w:rPr>
              <w:t>Uncovered pit latrine with slab = 04</w:t>
            </w:r>
          </w:p>
          <w:p w14:paraId="5DA14A34" w14:textId="77777777" w:rsidR="00297EFA" w:rsidRPr="00B43262" w:rsidRDefault="00297EFA" w:rsidP="00297EFA">
            <w:pPr>
              <w:jc w:val="right"/>
              <w:rPr>
                <w:rFonts w:asciiTheme="majorHAnsi" w:hAnsiTheme="majorHAnsi"/>
                <w:sz w:val="16"/>
                <w:szCs w:val="16"/>
              </w:rPr>
            </w:pPr>
            <w:r w:rsidRPr="00B43262">
              <w:rPr>
                <w:rFonts w:asciiTheme="majorHAnsi" w:hAnsiTheme="majorHAnsi"/>
                <w:sz w:val="16"/>
                <w:szCs w:val="16"/>
              </w:rPr>
              <w:t>Covered pit latrine without slab  = 05</w:t>
            </w:r>
          </w:p>
          <w:p w14:paraId="0FA8884E" w14:textId="77777777" w:rsidR="00297EFA" w:rsidRPr="00B43262" w:rsidRDefault="00297EFA" w:rsidP="00297EFA">
            <w:pPr>
              <w:jc w:val="right"/>
              <w:rPr>
                <w:rFonts w:asciiTheme="majorHAnsi" w:hAnsiTheme="majorHAnsi"/>
                <w:sz w:val="16"/>
                <w:szCs w:val="16"/>
              </w:rPr>
            </w:pPr>
            <w:r w:rsidRPr="00B43262">
              <w:rPr>
                <w:rFonts w:asciiTheme="majorHAnsi" w:hAnsiTheme="majorHAnsi"/>
                <w:sz w:val="16"/>
                <w:szCs w:val="16"/>
              </w:rPr>
              <w:t>Covered pit latrine with slab = 06</w:t>
            </w:r>
          </w:p>
          <w:p w14:paraId="4F81E2E4" w14:textId="77777777" w:rsidR="00297EFA" w:rsidRPr="00B43262" w:rsidRDefault="00297EFA" w:rsidP="00297EFA">
            <w:pPr>
              <w:jc w:val="right"/>
              <w:rPr>
                <w:rFonts w:asciiTheme="majorHAnsi" w:hAnsiTheme="majorHAnsi"/>
                <w:sz w:val="16"/>
                <w:szCs w:val="16"/>
              </w:rPr>
            </w:pPr>
            <w:r w:rsidRPr="00B43262">
              <w:rPr>
                <w:rFonts w:asciiTheme="majorHAnsi" w:hAnsiTheme="majorHAnsi"/>
                <w:sz w:val="16"/>
                <w:szCs w:val="16"/>
              </w:rPr>
              <w:t>VIP latrine = 07</w:t>
            </w:r>
          </w:p>
          <w:p w14:paraId="44EA1467" w14:textId="77777777" w:rsidR="00297EFA" w:rsidRPr="00B43262" w:rsidRDefault="00297EFA" w:rsidP="00297EFA">
            <w:pPr>
              <w:jc w:val="right"/>
              <w:rPr>
                <w:rFonts w:asciiTheme="majorHAnsi" w:hAnsiTheme="majorHAnsi"/>
                <w:sz w:val="16"/>
                <w:szCs w:val="16"/>
              </w:rPr>
            </w:pPr>
            <w:r w:rsidRPr="00B43262">
              <w:rPr>
                <w:rFonts w:asciiTheme="majorHAnsi" w:hAnsiTheme="majorHAnsi"/>
                <w:sz w:val="16"/>
                <w:szCs w:val="16"/>
              </w:rPr>
              <w:t>Composting toilet = 08</w:t>
            </w:r>
          </w:p>
          <w:p w14:paraId="631D8982" w14:textId="77777777" w:rsidR="00297EFA" w:rsidRPr="00B43262" w:rsidRDefault="00297EFA" w:rsidP="00297EFA">
            <w:pPr>
              <w:jc w:val="right"/>
              <w:rPr>
                <w:rFonts w:asciiTheme="majorHAnsi" w:hAnsiTheme="majorHAnsi"/>
                <w:sz w:val="16"/>
                <w:szCs w:val="16"/>
              </w:rPr>
            </w:pPr>
            <w:r w:rsidRPr="00B43262">
              <w:rPr>
                <w:rFonts w:asciiTheme="majorHAnsi" w:hAnsiTheme="majorHAnsi"/>
                <w:sz w:val="16"/>
                <w:szCs w:val="16"/>
              </w:rPr>
              <w:t>Flush toilet (but no water) = 09</w:t>
            </w:r>
          </w:p>
          <w:p w14:paraId="7F31351C" w14:textId="77777777" w:rsidR="00297EFA" w:rsidRPr="00B43262" w:rsidRDefault="00297EFA" w:rsidP="00297EFA">
            <w:pPr>
              <w:jc w:val="right"/>
              <w:rPr>
                <w:rFonts w:asciiTheme="majorHAnsi" w:hAnsiTheme="majorHAnsi"/>
                <w:sz w:val="16"/>
                <w:szCs w:val="16"/>
              </w:rPr>
            </w:pPr>
            <w:r w:rsidRPr="00B43262">
              <w:rPr>
                <w:rFonts w:asciiTheme="majorHAnsi" w:hAnsiTheme="majorHAnsi"/>
                <w:sz w:val="16"/>
                <w:szCs w:val="16"/>
              </w:rPr>
              <w:t xml:space="preserve">Flush toilet (with water)=10 </w:t>
            </w:r>
          </w:p>
          <w:p w14:paraId="1DCF812A" w14:textId="77777777" w:rsidR="00297EFA" w:rsidRPr="00B43262" w:rsidRDefault="00297EFA" w:rsidP="00297EFA">
            <w:pPr>
              <w:jc w:val="right"/>
              <w:rPr>
                <w:rFonts w:asciiTheme="majorHAnsi" w:hAnsiTheme="majorHAnsi"/>
                <w:sz w:val="16"/>
                <w:szCs w:val="16"/>
              </w:rPr>
            </w:pPr>
            <w:r w:rsidRPr="00B43262">
              <w:rPr>
                <w:rFonts w:asciiTheme="majorHAnsi" w:hAnsiTheme="majorHAnsi"/>
                <w:sz w:val="16"/>
                <w:szCs w:val="16"/>
              </w:rPr>
              <w:t>Other =99 (specify)</w:t>
            </w:r>
          </w:p>
          <w:p w14:paraId="3C9AE3D4" w14:textId="77777777" w:rsidR="00297EFA" w:rsidRPr="00B43262" w:rsidRDefault="00297EFA" w:rsidP="00297EFA">
            <w:pPr>
              <w:jc w:val="right"/>
              <w:rPr>
                <w:rFonts w:asciiTheme="majorHAnsi" w:hAnsiTheme="majorHAnsi"/>
                <w:sz w:val="16"/>
                <w:szCs w:val="16"/>
              </w:rPr>
            </w:pPr>
          </w:p>
          <w:p w14:paraId="1D22FF01" w14:textId="77777777" w:rsidR="00297EFA" w:rsidRPr="00B43262" w:rsidRDefault="00297EFA" w:rsidP="00297EFA">
            <w:pPr>
              <w:jc w:val="right"/>
              <w:rPr>
                <w:rFonts w:asciiTheme="majorHAnsi" w:hAnsiTheme="majorHAnsi"/>
                <w:i/>
                <w:sz w:val="16"/>
                <w:szCs w:val="16"/>
              </w:rPr>
            </w:pPr>
            <w:r w:rsidRPr="00B43262">
              <w:rPr>
                <w:rFonts w:asciiTheme="majorHAnsi" w:hAnsiTheme="majorHAnsi"/>
                <w:i/>
                <w:sz w:val="16"/>
                <w:szCs w:val="16"/>
              </w:rPr>
              <w:t xml:space="preserve">If No functioning toilet/bush (1) or Non-functioning toilet (2) </w:t>
            </w:r>
            <w:r w:rsidRPr="00B43262">
              <w:rPr>
                <w:rFonts w:asciiTheme="majorHAnsi" w:hAnsiTheme="majorHAnsi"/>
                <w:i/>
                <w:sz w:val="16"/>
                <w:szCs w:val="16"/>
              </w:rPr>
              <w:sym w:font="Wingdings" w:char="F0E0"/>
            </w:r>
            <w:r w:rsidRPr="00B43262">
              <w:rPr>
                <w:rFonts w:asciiTheme="majorHAnsi" w:hAnsiTheme="majorHAnsi"/>
                <w:i/>
                <w:sz w:val="16"/>
                <w:szCs w:val="16"/>
                <w:highlight w:val="magenta"/>
              </w:rPr>
              <w:fldChar w:fldCharType="begin"/>
            </w:r>
            <w:r w:rsidRPr="00B43262">
              <w:rPr>
                <w:rFonts w:asciiTheme="majorHAnsi" w:hAnsiTheme="majorHAnsi"/>
                <w:i/>
                <w:sz w:val="16"/>
                <w:szCs w:val="16"/>
              </w:rPr>
              <w:instrText xml:space="preserve"> REF _Ref378671606 \h </w:instrText>
            </w:r>
            <w:r w:rsidRPr="00B43262">
              <w:rPr>
                <w:rFonts w:asciiTheme="majorHAnsi" w:hAnsiTheme="majorHAnsi"/>
                <w:i/>
                <w:sz w:val="16"/>
                <w:szCs w:val="16"/>
                <w:highlight w:val="magenta"/>
              </w:rPr>
            </w:r>
            <w:r w:rsidRPr="00B43262">
              <w:rPr>
                <w:rFonts w:asciiTheme="majorHAnsi" w:hAnsiTheme="majorHAnsi"/>
                <w:i/>
                <w:sz w:val="16"/>
                <w:szCs w:val="16"/>
                <w:highlight w:val="magenta"/>
              </w:rPr>
              <w:fldChar w:fldCharType="separate"/>
            </w:r>
            <w:r w:rsidRPr="00B43262">
              <w:rPr>
                <w:rFonts w:asciiTheme="majorHAnsi" w:hAnsiTheme="majorHAnsi"/>
                <w:b/>
                <w:sz w:val="20"/>
                <w:szCs w:val="20"/>
              </w:rPr>
              <w:t>Q14.</w:t>
            </w:r>
            <w:r w:rsidRPr="00B43262">
              <w:rPr>
                <w:rFonts w:asciiTheme="majorHAnsi" w:hAnsiTheme="majorHAnsi"/>
                <w:i/>
                <w:sz w:val="16"/>
                <w:szCs w:val="16"/>
                <w:highlight w:val="magenta"/>
              </w:rPr>
              <w:fldChar w:fldCharType="end"/>
            </w:r>
          </w:p>
        </w:tc>
        <w:tc>
          <w:tcPr>
            <w:tcW w:w="1620" w:type="dxa"/>
            <w:tcBorders>
              <w:left w:val="single" w:sz="4" w:space="0" w:color="auto"/>
              <w:bottom w:val="single" w:sz="4" w:space="0" w:color="auto"/>
            </w:tcBorders>
            <w:vAlign w:val="bottom"/>
          </w:tcPr>
          <w:p w14:paraId="629D8BAC" w14:textId="77777777" w:rsidR="00297EFA" w:rsidRPr="00B43262" w:rsidRDefault="00297EFA" w:rsidP="00297EFA">
            <w:pPr>
              <w:keepNext/>
              <w:keepLines/>
              <w:jc w:val="center"/>
              <w:outlineLvl w:val="6"/>
              <w:rPr>
                <w:rFonts w:asciiTheme="majorHAnsi" w:hAnsiTheme="majorHAnsi"/>
              </w:rPr>
            </w:pPr>
            <w:r w:rsidRPr="00B43262">
              <w:rPr>
                <w:rFonts w:asciiTheme="majorHAnsi" w:hAnsiTheme="majorHAnsi"/>
              </w:rPr>
              <w:t>|___|___|</w:t>
            </w:r>
          </w:p>
          <w:p w14:paraId="51043C2C" w14:textId="77777777" w:rsidR="00297EFA" w:rsidRPr="00B43262" w:rsidRDefault="00297EFA" w:rsidP="00297EFA">
            <w:pPr>
              <w:keepNext/>
              <w:keepLines/>
              <w:jc w:val="center"/>
              <w:outlineLvl w:val="6"/>
              <w:rPr>
                <w:rFonts w:asciiTheme="majorHAnsi" w:hAnsiTheme="majorHAnsi"/>
                <w:b/>
                <w:bCs/>
              </w:rPr>
            </w:pPr>
          </w:p>
          <w:p w14:paraId="2A853309" w14:textId="77777777" w:rsidR="00297EFA" w:rsidRPr="00B43262" w:rsidRDefault="00297EFA" w:rsidP="00297EFA">
            <w:pPr>
              <w:keepNext/>
              <w:keepLines/>
              <w:outlineLvl w:val="6"/>
              <w:rPr>
                <w:rFonts w:asciiTheme="majorHAnsi" w:hAnsiTheme="majorHAnsi"/>
                <w:b/>
                <w:bCs/>
              </w:rPr>
            </w:pPr>
            <w:r w:rsidRPr="00B43262">
              <w:rPr>
                <w:rFonts w:asciiTheme="majorHAnsi" w:hAnsiTheme="majorHAnsi"/>
                <w:b/>
                <w:bCs/>
              </w:rPr>
              <w:t>______________</w:t>
            </w:r>
          </w:p>
        </w:tc>
      </w:tr>
      <w:tr w:rsidR="00297EFA" w:rsidRPr="00B43262" w14:paraId="70A117DC" w14:textId="77777777" w:rsidTr="00297EFA">
        <w:trPr>
          <w:trHeight w:hRule="exact" w:val="631"/>
        </w:trPr>
        <w:tc>
          <w:tcPr>
            <w:tcW w:w="816" w:type="dxa"/>
          </w:tcPr>
          <w:p w14:paraId="4EE84E49" w14:textId="77777777" w:rsidR="00297EFA" w:rsidRPr="00B43262" w:rsidRDefault="00297EFA" w:rsidP="00297EFA">
            <w:r w:rsidRPr="00B43262">
              <w:rPr>
                <w:rFonts w:asciiTheme="majorHAnsi" w:hAnsiTheme="majorHAnsi"/>
                <w:b/>
                <w:sz w:val="20"/>
                <w:szCs w:val="20"/>
              </w:rPr>
              <w:t>Q12.</w:t>
            </w:r>
          </w:p>
        </w:tc>
        <w:tc>
          <w:tcPr>
            <w:tcW w:w="5950" w:type="dxa"/>
            <w:gridSpan w:val="2"/>
            <w:tcBorders>
              <w:right w:val="single" w:sz="4" w:space="0" w:color="auto"/>
            </w:tcBorders>
          </w:tcPr>
          <w:p w14:paraId="41102B86" w14:textId="77777777" w:rsidR="00297EFA" w:rsidRPr="00B43262" w:rsidRDefault="00297EFA" w:rsidP="00297EFA">
            <w:pPr>
              <w:rPr>
                <w:rFonts w:asciiTheme="majorHAnsi" w:hAnsiTheme="majorHAnsi" w:cs="Calibri"/>
                <w:b/>
                <w:color w:val="000000"/>
                <w:lang w:eastAsia="ig-NG"/>
              </w:rPr>
            </w:pPr>
            <w:r w:rsidRPr="00B43262">
              <w:rPr>
                <w:rFonts w:asciiTheme="majorHAnsi" w:hAnsiTheme="majorHAnsi" w:cs="Calibri"/>
                <w:b/>
                <w:color w:val="000000"/>
              </w:rPr>
              <w:t xml:space="preserve">How many of the mentioned (outpatient) toilets (latrines) are there? </w:t>
            </w:r>
            <w:r w:rsidRPr="00B43262">
              <w:rPr>
                <w:rFonts w:asciiTheme="majorHAnsi" w:hAnsiTheme="majorHAnsi" w:cs="Calibri"/>
                <w:b/>
                <w:i/>
                <w:color w:val="000000"/>
              </w:rPr>
              <w:t>(Observe)</w:t>
            </w:r>
            <w:r w:rsidRPr="00B43262">
              <w:rPr>
                <w:rFonts w:asciiTheme="majorHAnsi" w:hAnsiTheme="majorHAnsi" w:cs="Calibri"/>
                <w:b/>
                <w:color w:val="000000"/>
              </w:rPr>
              <w:t xml:space="preserve"> </w:t>
            </w:r>
            <w:r w:rsidRPr="00B43262">
              <w:rPr>
                <w:rFonts w:asciiTheme="majorHAnsi" w:hAnsiTheme="majorHAnsi" w:cs="Calibri"/>
                <w:b/>
                <w:noProof/>
                <w:color w:val="000000"/>
                <w:lang w:val="en-US"/>
              </w:rPr>
              <w:drawing>
                <wp:inline distT="0" distB="0" distL="0" distR="0" wp14:anchorId="701D2D58" wp14:editId="2A617850">
                  <wp:extent cx="284480" cy="189865"/>
                  <wp:effectExtent l="0" t="0" r="1270" b="635"/>
                  <wp:docPr id="13" name="Picture 13" descr="MCj0403893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Cj04038930000[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4480" cy="189865"/>
                          </a:xfrm>
                          <a:prstGeom prst="rect">
                            <a:avLst/>
                          </a:prstGeom>
                          <a:noFill/>
                          <a:ln>
                            <a:noFill/>
                          </a:ln>
                        </pic:spPr>
                      </pic:pic>
                    </a:graphicData>
                  </a:graphic>
                </wp:inline>
              </w:drawing>
            </w:r>
          </w:p>
          <w:p w14:paraId="246287D3" w14:textId="77777777" w:rsidR="00297EFA" w:rsidRPr="00B43262" w:rsidRDefault="00297EFA" w:rsidP="00297EFA">
            <w:pPr>
              <w:rPr>
                <w:rFonts w:asciiTheme="majorHAnsi" w:hAnsiTheme="majorHAnsi" w:cs="Arial"/>
                <w:b/>
                <w:sz w:val="20"/>
                <w:szCs w:val="20"/>
              </w:rPr>
            </w:pPr>
          </w:p>
        </w:tc>
        <w:tc>
          <w:tcPr>
            <w:tcW w:w="5672" w:type="dxa"/>
            <w:gridSpan w:val="5"/>
            <w:tcBorders>
              <w:top w:val="single" w:sz="4" w:space="0" w:color="auto"/>
              <w:left w:val="single" w:sz="4" w:space="0" w:color="auto"/>
              <w:bottom w:val="single" w:sz="4" w:space="0" w:color="auto"/>
              <w:right w:val="single" w:sz="4" w:space="0" w:color="auto"/>
            </w:tcBorders>
            <w:vAlign w:val="bottom"/>
          </w:tcPr>
          <w:p w14:paraId="730182D0" w14:textId="77777777" w:rsidR="00297EFA" w:rsidRPr="00B43262" w:rsidRDefault="00297EFA" w:rsidP="00297EFA">
            <w:pPr>
              <w:jc w:val="right"/>
              <w:rPr>
                <w:rFonts w:asciiTheme="majorHAnsi" w:hAnsiTheme="majorHAnsi"/>
                <w:sz w:val="16"/>
                <w:szCs w:val="16"/>
              </w:rPr>
            </w:pPr>
            <w:r w:rsidRPr="00B43262">
              <w:rPr>
                <w:rFonts w:asciiTheme="majorHAnsi" w:hAnsiTheme="majorHAnsi"/>
                <w:sz w:val="16"/>
                <w:szCs w:val="16"/>
              </w:rPr>
              <w:t>Number</w:t>
            </w:r>
          </w:p>
        </w:tc>
        <w:tc>
          <w:tcPr>
            <w:tcW w:w="1620" w:type="dxa"/>
            <w:tcBorders>
              <w:left w:val="single" w:sz="4" w:space="0" w:color="auto"/>
            </w:tcBorders>
            <w:vAlign w:val="bottom"/>
          </w:tcPr>
          <w:p w14:paraId="1C046B9D" w14:textId="77777777" w:rsidR="00297EFA" w:rsidRPr="00B43262" w:rsidRDefault="00297EFA" w:rsidP="00297EFA">
            <w:pPr>
              <w:keepNext/>
              <w:keepLines/>
              <w:jc w:val="center"/>
              <w:outlineLvl w:val="6"/>
              <w:rPr>
                <w:rFonts w:asciiTheme="majorHAnsi" w:hAnsiTheme="majorHAnsi"/>
                <w:b/>
                <w:bCs/>
              </w:rPr>
            </w:pPr>
            <w:r w:rsidRPr="00B43262">
              <w:rPr>
                <w:rFonts w:asciiTheme="majorHAnsi" w:hAnsiTheme="majorHAnsi"/>
              </w:rPr>
              <w:t>|___|___|___|</w:t>
            </w:r>
          </w:p>
        </w:tc>
      </w:tr>
      <w:tr w:rsidR="00297EFA" w:rsidRPr="00B43262" w14:paraId="40C3713B" w14:textId="77777777" w:rsidTr="00297EFA">
        <w:trPr>
          <w:trHeight w:hRule="exact" w:val="775"/>
        </w:trPr>
        <w:tc>
          <w:tcPr>
            <w:tcW w:w="816" w:type="dxa"/>
          </w:tcPr>
          <w:p w14:paraId="6F1D4B1B" w14:textId="77777777" w:rsidR="00297EFA" w:rsidRPr="00B43262" w:rsidRDefault="00297EFA" w:rsidP="00297EFA">
            <w:r w:rsidRPr="00B43262">
              <w:rPr>
                <w:rFonts w:asciiTheme="majorHAnsi" w:hAnsiTheme="majorHAnsi"/>
                <w:b/>
                <w:sz w:val="20"/>
                <w:szCs w:val="20"/>
              </w:rPr>
              <w:t>Q13.</w:t>
            </w:r>
          </w:p>
        </w:tc>
        <w:tc>
          <w:tcPr>
            <w:tcW w:w="5950" w:type="dxa"/>
            <w:gridSpan w:val="2"/>
            <w:tcBorders>
              <w:right w:val="single" w:sz="4" w:space="0" w:color="auto"/>
            </w:tcBorders>
            <w:vAlign w:val="center"/>
          </w:tcPr>
          <w:p w14:paraId="51D73222" w14:textId="77777777" w:rsidR="00297EFA" w:rsidRPr="00B43262" w:rsidRDefault="00297EFA" w:rsidP="00297EFA">
            <w:pPr>
              <w:rPr>
                <w:rFonts w:asciiTheme="majorHAnsi" w:hAnsiTheme="majorHAnsi" w:cs="Calibri"/>
                <w:b/>
                <w:color w:val="000000"/>
              </w:rPr>
            </w:pPr>
            <w:r w:rsidRPr="00B43262">
              <w:rPr>
                <w:rFonts w:asciiTheme="majorHAnsi" w:hAnsiTheme="majorHAnsi" w:cs="Calibri"/>
                <w:b/>
                <w:color w:val="000000"/>
              </w:rPr>
              <w:t xml:space="preserve">How many of the mentioned (outpatient) toilets (latrines) are </w:t>
            </w:r>
            <w:r w:rsidRPr="00B43262">
              <w:rPr>
                <w:rFonts w:asciiTheme="majorHAnsi" w:hAnsiTheme="majorHAnsi" w:cs="Calibri"/>
                <w:b/>
                <w:color w:val="000000"/>
                <w:u w:val="single"/>
              </w:rPr>
              <w:t>currently functioning</w:t>
            </w:r>
            <w:r w:rsidRPr="00B43262">
              <w:rPr>
                <w:rFonts w:asciiTheme="majorHAnsi" w:hAnsiTheme="majorHAnsi" w:cs="Calibri"/>
                <w:b/>
                <w:color w:val="000000"/>
              </w:rPr>
              <w:t xml:space="preserve">? </w:t>
            </w:r>
            <w:r w:rsidRPr="00B43262">
              <w:rPr>
                <w:rFonts w:asciiTheme="majorHAnsi" w:hAnsiTheme="majorHAnsi" w:cs="Calibri"/>
                <w:b/>
                <w:i/>
                <w:color w:val="000000"/>
              </w:rPr>
              <w:t>(Observe)</w:t>
            </w:r>
            <w:r w:rsidRPr="00B43262">
              <w:rPr>
                <w:rFonts w:asciiTheme="majorHAnsi" w:hAnsiTheme="majorHAnsi" w:cs="Calibri"/>
                <w:b/>
                <w:noProof/>
                <w:color w:val="000000"/>
                <w:lang w:val="en-US"/>
              </w:rPr>
              <w:drawing>
                <wp:inline distT="0" distB="0" distL="0" distR="0" wp14:anchorId="78516BE7" wp14:editId="66A56AC3">
                  <wp:extent cx="285750" cy="190500"/>
                  <wp:effectExtent l="0" t="0" r="0" b="0"/>
                  <wp:docPr id="3" name="Picture 3" descr="MCj0403893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Cj04038930000[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5750" cy="190500"/>
                          </a:xfrm>
                          <a:prstGeom prst="rect">
                            <a:avLst/>
                          </a:prstGeom>
                          <a:noFill/>
                          <a:ln>
                            <a:noFill/>
                          </a:ln>
                        </pic:spPr>
                      </pic:pic>
                    </a:graphicData>
                  </a:graphic>
                </wp:inline>
              </w:drawing>
            </w:r>
          </w:p>
        </w:tc>
        <w:tc>
          <w:tcPr>
            <w:tcW w:w="5672" w:type="dxa"/>
            <w:gridSpan w:val="5"/>
            <w:tcBorders>
              <w:top w:val="single" w:sz="4" w:space="0" w:color="auto"/>
              <w:left w:val="single" w:sz="4" w:space="0" w:color="auto"/>
              <w:bottom w:val="single" w:sz="4" w:space="0" w:color="auto"/>
              <w:right w:val="single" w:sz="4" w:space="0" w:color="auto"/>
            </w:tcBorders>
            <w:vAlign w:val="bottom"/>
          </w:tcPr>
          <w:p w14:paraId="47AB2EC6" w14:textId="77777777" w:rsidR="00297EFA" w:rsidRPr="00B43262" w:rsidRDefault="00297EFA" w:rsidP="00297EFA">
            <w:pPr>
              <w:jc w:val="right"/>
              <w:rPr>
                <w:rFonts w:asciiTheme="majorHAnsi" w:hAnsiTheme="majorHAnsi"/>
                <w:sz w:val="16"/>
                <w:szCs w:val="16"/>
              </w:rPr>
            </w:pPr>
            <w:r w:rsidRPr="00B43262">
              <w:rPr>
                <w:rFonts w:asciiTheme="majorHAnsi" w:hAnsiTheme="majorHAnsi"/>
                <w:sz w:val="16"/>
                <w:szCs w:val="16"/>
              </w:rPr>
              <w:t>Number</w:t>
            </w:r>
          </w:p>
        </w:tc>
        <w:tc>
          <w:tcPr>
            <w:tcW w:w="1620" w:type="dxa"/>
            <w:tcBorders>
              <w:left w:val="single" w:sz="4" w:space="0" w:color="auto"/>
            </w:tcBorders>
            <w:vAlign w:val="bottom"/>
          </w:tcPr>
          <w:p w14:paraId="0D2E3567" w14:textId="77777777" w:rsidR="00297EFA" w:rsidRPr="00B43262" w:rsidRDefault="00297EFA" w:rsidP="00297EFA">
            <w:pPr>
              <w:keepNext/>
              <w:keepLines/>
              <w:jc w:val="center"/>
              <w:outlineLvl w:val="6"/>
              <w:rPr>
                <w:rFonts w:asciiTheme="majorHAnsi" w:hAnsiTheme="majorHAnsi"/>
              </w:rPr>
            </w:pPr>
            <w:r w:rsidRPr="00B43262">
              <w:rPr>
                <w:rFonts w:asciiTheme="majorHAnsi" w:hAnsiTheme="majorHAnsi"/>
              </w:rPr>
              <w:t>|___|___|___|</w:t>
            </w:r>
          </w:p>
        </w:tc>
      </w:tr>
      <w:tr w:rsidR="00297EFA" w:rsidRPr="00B43262" w14:paraId="46314681" w14:textId="77777777" w:rsidTr="00297EFA">
        <w:trPr>
          <w:trHeight w:hRule="exact" w:val="775"/>
        </w:trPr>
        <w:tc>
          <w:tcPr>
            <w:tcW w:w="816" w:type="dxa"/>
          </w:tcPr>
          <w:p w14:paraId="24DBC2D8" w14:textId="77777777" w:rsidR="00297EFA" w:rsidRPr="00B43262" w:rsidRDefault="00297EFA" w:rsidP="00297EFA">
            <w:pPr>
              <w:rPr>
                <w:rFonts w:asciiTheme="majorHAnsi" w:hAnsiTheme="majorHAnsi"/>
                <w:b/>
                <w:sz w:val="20"/>
                <w:szCs w:val="20"/>
              </w:rPr>
            </w:pPr>
            <w:r>
              <w:rPr>
                <w:rFonts w:asciiTheme="majorHAnsi" w:hAnsiTheme="majorHAnsi"/>
                <w:b/>
                <w:sz w:val="20"/>
                <w:szCs w:val="20"/>
              </w:rPr>
              <w:t>Q13a</w:t>
            </w:r>
          </w:p>
        </w:tc>
        <w:tc>
          <w:tcPr>
            <w:tcW w:w="5950" w:type="dxa"/>
            <w:gridSpan w:val="2"/>
            <w:tcBorders>
              <w:right w:val="single" w:sz="4" w:space="0" w:color="auto"/>
            </w:tcBorders>
            <w:vAlign w:val="center"/>
          </w:tcPr>
          <w:p w14:paraId="1DCEAD37" w14:textId="77777777" w:rsidR="00297EFA" w:rsidRPr="00B43262" w:rsidRDefault="00297EFA" w:rsidP="00297EFA">
            <w:pPr>
              <w:rPr>
                <w:rFonts w:asciiTheme="majorHAnsi" w:hAnsiTheme="majorHAnsi" w:cs="Calibri"/>
                <w:b/>
                <w:color w:val="000000"/>
              </w:rPr>
            </w:pPr>
            <w:r w:rsidRPr="00B43262">
              <w:rPr>
                <w:rFonts w:asciiTheme="majorHAnsi" w:hAnsiTheme="majorHAnsi" w:cs="Calibri"/>
                <w:b/>
                <w:color w:val="000000"/>
              </w:rPr>
              <w:t>What is the overall hygiene condition of outpatient toilets? (Observe)</w:t>
            </w:r>
          </w:p>
        </w:tc>
        <w:tc>
          <w:tcPr>
            <w:tcW w:w="5672" w:type="dxa"/>
            <w:gridSpan w:val="5"/>
            <w:tcBorders>
              <w:top w:val="single" w:sz="4" w:space="0" w:color="auto"/>
              <w:left w:val="single" w:sz="4" w:space="0" w:color="auto"/>
              <w:bottom w:val="single" w:sz="4" w:space="0" w:color="auto"/>
              <w:right w:val="single" w:sz="4" w:space="0" w:color="auto"/>
            </w:tcBorders>
            <w:vAlign w:val="bottom"/>
          </w:tcPr>
          <w:p w14:paraId="1CD7DB2B" w14:textId="77777777" w:rsidR="00297EFA" w:rsidRPr="00B43262" w:rsidRDefault="00297EFA" w:rsidP="00297EFA">
            <w:pPr>
              <w:jc w:val="right"/>
              <w:rPr>
                <w:rFonts w:asciiTheme="majorHAnsi" w:hAnsiTheme="majorHAnsi" w:cs="Arial"/>
                <w:sz w:val="16"/>
                <w:szCs w:val="16"/>
              </w:rPr>
            </w:pPr>
            <w:r w:rsidRPr="00B43262">
              <w:rPr>
                <w:rFonts w:asciiTheme="majorHAnsi" w:hAnsiTheme="majorHAnsi" w:cs="Arial"/>
                <w:sz w:val="16"/>
                <w:szCs w:val="16"/>
              </w:rPr>
              <w:t>Extremely clean and well maintained = 01</w:t>
            </w:r>
          </w:p>
          <w:p w14:paraId="1FFFBF57" w14:textId="77777777" w:rsidR="00297EFA" w:rsidRPr="00B43262" w:rsidRDefault="00297EFA" w:rsidP="00297EFA">
            <w:pPr>
              <w:jc w:val="right"/>
              <w:rPr>
                <w:rFonts w:asciiTheme="majorHAnsi" w:hAnsiTheme="majorHAnsi"/>
                <w:sz w:val="16"/>
                <w:szCs w:val="16"/>
              </w:rPr>
            </w:pPr>
            <w:r w:rsidRPr="00B43262">
              <w:rPr>
                <w:rFonts w:asciiTheme="majorHAnsi" w:hAnsiTheme="majorHAnsi"/>
                <w:sz w:val="16"/>
                <w:szCs w:val="16"/>
              </w:rPr>
              <w:t>Reasonably Clean and Maintained = 02</w:t>
            </w:r>
          </w:p>
          <w:p w14:paraId="315C215B" w14:textId="77777777" w:rsidR="00297EFA" w:rsidRPr="00B43262" w:rsidRDefault="00297EFA" w:rsidP="00297EFA">
            <w:pPr>
              <w:jc w:val="right"/>
              <w:rPr>
                <w:rFonts w:asciiTheme="majorHAnsi" w:hAnsiTheme="majorHAnsi"/>
                <w:sz w:val="16"/>
                <w:szCs w:val="16"/>
              </w:rPr>
            </w:pPr>
            <w:r w:rsidRPr="00B43262">
              <w:rPr>
                <w:rFonts w:asciiTheme="majorHAnsi" w:hAnsiTheme="majorHAnsi"/>
                <w:sz w:val="16"/>
                <w:szCs w:val="16"/>
              </w:rPr>
              <w:t>Not Very Clean or Maintained = 03</w:t>
            </w:r>
          </w:p>
        </w:tc>
        <w:tc>
          <w:tcPr>
            <w:tcW w:w="1620" w:type="dxa"/>
            <w:tcBorders>
              <w:left w:val="single" w:sz="4" w:space="0" w:color="auto"/>
            </w:tcBorders>
            <w:vAlign w:val="bottom"/>
          </w:tcPr>
          <w:p w14:paraId="3678751A" w14:textId="77777777" w:rsidR="00297EFA" w:rsidRPr="00B43262" w:rsidRDefault="00297EFA" w:rsidP="00297EFA">
            <w:pPr>
              <w:keepNext/>
              <w:keepLines/>
              <w:jc w:val="center"/>
              <w:outlineLvl w:val="6"/>
              <w:rPr>
                <w:rFonts w:asciiTheme="majorHAnsi" w:hAnsiTheme="majorHAnsi"/>
              </w:rPr>
            </w:pPr>
            <w:r w:rsidRPr="00B43262">
              <w:rPr>
                <w:rFonts w:asciiTheme="majorHAnsi" w:hAnsiTheme="majorHAnsi"/>
              </w:rPr>
              <w:t>|___|___|</w:t>
            </w:r>
          </w:p>
        </w:tc>
      </w:tr>
      <w:tr w:rsidR="00297EFA" w:rsidRPr="00B43262" w14:paraId="72CB563B" w14:textId="77777777" w:rsidTr="00297EFA">
        <w:trPr>
          <w:trHeight w:hRule="exact" w:val="775"/>
        </w:trPr>
        <w:tc>
          <w:tcPr>
            <w:tcW w:w="816" w:type="dxa"/>
          </w:tcPr>
          <w:p w14:paraId="6B6A9774" w14:textId="77777777" w:rsidR="00297EFA" w:rsidRPr="00B43262" w:rsidRDefault="00297EFA" w:rsidP="00297EFA">
            <w:pPr>
              <w:rPr>
                <w:rFonts w:asciiTheme="majorHAnsi" w:hAnsiTheme="majorHAnsi"/>
                <w:b/>
                <w:sz w:val="20"/>
                <w:szCs w:val="20"/>
              </w:rPr>
            </w:pPr>
            <w:r w:rsidRPr="00B43262">
              <w:rPr>
                <w:rFonts w:asciiTheme="majorHAnsi" w:hAnsiTheme="majorHAnsi"/>
                <w:b/>
                <w:sz w:val="20"/>
                <w:szCs w:val="20"/>
              </w:rPr>
              <w:t>Q13b</w:t>
            </w:r>
          </w:p>
        </w:tc>
        <w:tc>
          <w:tcPr>
            <w:tcW w:w="5950" w:type="dxa"/>
            <w:gridSpan w:val="2"/>
            <w:tcBorders>
              <w:right w:val="single" w:sz="4" w:space="0" w:color="auto"/>
            </w:tcBorders>
            <w:vAlign w:val="center"/>
          </w:tcPr>
          <w:p w14:paraId="7341401D" w14:textId="77777777" w:rsidR="00297EFA" w:rsidRPr="00B43262" w:rsidRDefault="00297EFA" w:rsidP="00297EFA">
            <w:pPr>
              <w:rPr>
                <w:rFonts w:asciiTheme="majorHAnsi" w:hAnsiTheme="majorHAnsi" w:cs="Calibri"/>
                <w:b/>
                <w:color w:val="000000"/>
              </w:rPr>
            </w:pPr>
            <w:r w:rsidRPr="00B43262">
              <w:rPr>
                <w:rFonts w:asciiTheme="majorHAnsi" w:hAnsiTheme="majorHAnsi" w:cs="Calibri"/>
                <w:b/>
                <w:color w:val="000000"/>
              </w:rPr>
              <w:t>Are there separate toilets for male and female outpatients? (observe)</w:t>
            </w:r>
          </w:p>
        </w:tc>
        <w:tc>
          <w:tcPr>
            <w:tcW w:w="5672" w:type="dxa"/>
            <w:gridSpan w:val="5"/>
            <w:tcBorders>
              <w:top w:val="single" w:sz="4" w:space="0" w:color="auto"/>
              <w:left w:val="single" w:sz="4" w:space="0" w:color="auto"/>
              <w:bottom w:val="single" w:sz="4" w:space="0" w:color="auto"/>
              <w:right w:val="single" w:sz="4" w:space="0" w:color="auto"/>
            </w:tcBorders>
            <w:vAlign w:val="bottom"/>
          </w:tcPr>
          <w:p w14:paraId="294585DB" w14:textId="77777777" w:rsidR="00297EFA" w:rsidRPr="00B43262" w:rsidRDefault="00297EFA" w:rsidP="00297EFA">
            <w:pPr>
              <w:jc w:val="right"/>
              <w:rPr>
                <w:rFonts w:ascii="Cambria" w:hAnsi="Cambria"/>
                <w:sz w:val="16"/>
                <w:szCs w:val="16"/>
              </w:rPr>
            </w:pPr>
            <w:r w:rsidRPr="00B43262">
              <w:rPr>
                <w:rFonts w:ascii="Cambria" w:hAnsi="Cambria"/>
                <w:sz w:val="16"/>
                <w:szCs w:val="16"/>
              </w:rPr>
              <w:t>Yes =01</w:t>
            </w:r>
          </w:p>
          <w:p w14:paraId="6B2CFCFF" w14:textId="77777777" w:rsidR="00297EFA" w:rsidRPr="00B43262" w:rsidRDefault="00297EFA" w:rsidP="00297EFA">
            <w:pPr>
              <w:jc w:val="right"/>
              <w:rPr>
                <w:rFonts w:asciiTheme="majorHAnsi" w:hAnsiTheme="majorHAnsi" w:cs="Arial"/>
                <w:sz w:val="16"/>
                <w:szCs w:val="16"/>
              </w:rPr>
            </w:pPr>
            <w:r w:rsidRPr="00B43262">
              <w:rPr>
                <w:rFonts w:ascii="Cambria" w:hAnsi="Cambria"/>
                <w:sz w:val="16"/>
                <w:szCs w:val="16"/>
              </w:rPr>
              <w:t>No = 02</w:t>
            </w:r>
          </w:p>
        </w:tc>
        <w:tc>
          <w:tcPr>
            <w:tcW w:w="1620" w:type="dxa"/>
            <w:tcBorders>
              <w:left w:val="single" w:sz="4" w:space="0" w:color="auto"/>
            </w:tcBorders>
            <w:vAlign w:val="bottom"/>
          </w:tcPr>
          <w:p w14:paraId="37F2A5B1" w14:textId="77777777" w:rsidR="00297EFA" w:rsidRPr="00B43262" w:rsidRDefault="00297EFA" w:rsidP="00297EFA">
            <w:pPr>
              <w:keepNext/>
              <w:keepLines/>
              <w:jc w:val="center"/>
              <w:outlineLvl w:val="6"/>
              <w:rPr>
                <w:rFonts w:asciiTheme="majorHAnsi" w:hAnsiTheme="majorHAnsi"/>
              </w:rPr>
            </w:pPr>
          </w:p>
        </w:tc>
      </w:tr>
      <w:tr w:rsidR="00297EFA" w:rsidRPr="00B43262" w14:paraId="1AEEF6DB" w14:textId="77777777" w:rsidTr="00297EFA">
        <w:trPr>
          <w:trHeight w:hRule="exact" w:val="633"/>
        </w:trPr>
        <w:tc>
          <w:tcPr>
            <w:tcW w:w="14058" w:type="dxa"/>
            <w:gridSpan w:val="9"/>
          </w:tcPr>
          <w:p w14:paraId="7DB81AF4" w14:textId="77777777" w:rsidR="00297EFA" w:rsidRPr="00B43262" w:rsidRDefault="00297EFA" w:rsidP="00297EFA">
            <w:pPr>
              <w:keepNext/>
              <w:keepLines/>
              <w:outlineLvl w:val="6"/>
              <w:rPr>
                <w:rFonts w:asciiTheme="majorHAnsi" w:hAnsiTheme="majorHAnsi"/>
                <w:i/>
              </w:rPr>
            </w:pPr>
            <w:r w:rsidRPr="00B43262">
              <w:rPr>
                <w:rFonts w:asciiTheme="majorHAnsi" w:hAnsiTheme="majorHAnsi"/>
                <w:i/>
              </w:rPr>
              <w:lastRenderedPageBreak/>
              <w:t xml:space="preserve">Complete </w:t>
            </w:r>
            <w:r w:rsidRPr="00B43262">
              <w:rPr>
                <w:rFonts w:asciiTheme="majorHAnsi" w:hAnsiTheme="majorHAnsi"/>
                <w:i/>
              </w:rPr>
              <w:fldChar w:fldCharType="begin"/>
            </w:r>
            <w:r w:rsidRPr="00B43262">
              <w:rPr>
                <w:rFonts w:asciiTheme="majorHAnsi" w:hAnsiTheme="majorHAnsi"/>
                <w:i/>
              </w:rPr>
              <w:instrText xml:space="preserve"> REF _Ref378671606 \h </w:instrText>
            </w:r>
            <w:r w:rsidRPr="00B43262">
              <w:rPr>
                <w:rFonts w:asciiTheme="majorHAnsi" w:hAnsiTheme="majorHAnsi"/>
                <w:i/>
              </w:rPr>
            </w:r>
            <w:r w:rsidRPr="00B43262">
              <w:rPr>
                <w:rFonts w:asciiTheme="majorHAnsi" w:hAnsiTheme="majorHAnsi"/>
                <w:i/>
              </w:rPr>
              <w:fldChar w:fldCharType="separate"/>
            </w:r>
            <w:r w:rsidRPr="00B43262">
              <w:rPr>
                <w:rFonts w:asciiTheme="majorHAnsi" w:hAnsiTheme="majorHAnsi"/>
                <w:b/>
                <w:sz w:val="20"/>
                <w:szCs w:val="20"/>
              </w:rPr>
              <w:t>Q14.</w:t>
            </w:r>
            <w:r w:rsidRPr="00B43262">
              <w:rPr>
                <w:rFonts w:asciiTheme="majorHAnsi" w:hAnsiTheme="majorHAnsi"/>
                <w:i/>
              </w:rPr>
              <w:fldChar w:fldCharType="end"/>
            </w:r>
            <w:r w:rsidRPr="00B43262">
              <w:rPr>
                <w:rFonts w:asciiTheme="majorHAnsi" w:hAnsiTheme="majorHAnsi"/>
                <w:i/>
              </w:rPr>
              <w:t xml:space="preserve"> to </w:t>
            </w:r>
            <w:r w:rsidRPr="00B43262">
              <w:rPr>
                <w:rFonts w:asciiTheme="majorHAnsi" w:hAnsiTheme="majorHAnsi"/>
                <w:i/>
              </w:rPr>
              <w:fldChar w:fldCharType="begin"/>
            </w:r>
            <w:r w:rsidRPr="00B43262">
              <w:rPr>
                <w:rFonts w:asciiTheme="majorHAnsi" w:hAnsiTheme="majorHAnsi"/>
                <w:i/>
              </w:rPr>
              <w:instrText xml:space="preserve"> REF _Ref378671697 \h </w:instrText>
            </w:r>
            <w:r w:rsidRPr="00B43262">
              <w:rPr>
                <w:rFonts w:asciiTheme="majorHAnsi" w:hAnsiTheme="majorHAnsi"/>
                <w:i/>
              </w:rPr>
            </w:r>
            <w:r w:rsidRPr="00B43262">
              <w:rPr>
                <w:rFonts w:asciiTheme="majorHAnsi" w:hAnsiTheme="majorHAnsi"/>
                <w:i/>
              </w:rPr>
              <w:fldChar w:fldCharType="separate"/>
            </w:r>
            <w:r w:rsidRPr="00B43262">
              <w:rPr>
                <w:rFonts w:asciiTheme="majorHAnsi" w:hAnsiTheme="majorHAnsi"/>
                <w:b/>
                <w:sz w:val="20"/>
                <w:szCs w:val="20"/>
              </w:rPr>
              <w:t>Q16.</w:t>
            </w:r>
            <w:r w:rsidRPr="00B43262">
              <w:rPr>
                <w:rFonts w:asciiTheme="majorHAnsi" w:hAnsiTheme="majorHAnsi"/>
                <w:i/>
              </w:rPr>
              <w:fldChar w:fldCharType="end"/>
            </w:r>
            <w:r w:rsidRPr="00B43262">
              <w:rPr>
                <w:rFonts w:asciiTheme="majorHAnsi" w:hAnsiTheme="majorHAnsi"/>
                <w:i/>
              </w:rPr>
              <w:t xml:space="preserve"> if the facility hospitalizes patients (Module 1, Section B,</w:t>
            </w:r>
            <w:r w:rsidRPr="00B43262">
              <w:rPr>
                <w:rFonts w:asciiTheme="majorHAnsi" w:hAnsiTheme="majorHAnsi"/>
              </w:rPr>
              <w:t xml:space="preserve"> </w:t>
            </w:r>
            <w:r w:rsidRPr="00B43262">
              <w:rPr>
                <w:rFonts w:asciiTheme="majorHAnsi" w:hAnsiTheme="majorHAnsi"/>
              </w:rPr>
              <w:fldChar w:fldCharType="begin"/>
            </w:r>
            <w:r w:rsidRPr="00B43262">
              <w:rPr>
                <w:rFonts w:asciiTheme="majorHAnsi" w:hAnsiTheme="majorHAnsi"/>
              </w:rPr>
              <w:instrText xml:space="preserve"> REF _Ref378671795 \h </w:instrText>
            </w:r>
            <w:r w:rsidRPr="00B43262">
              <w:rPr>
                <w:rFonts w:asciiTheme="majorHAnsi" w:hAnsiTheme="majorHAnsi"/>
              </w:rPr>
            </w:r>
            <w:r w:rsidRPr="00B43262">
              <w:rPr>
                <w:rFonts w:asciiTheme="majorHAnsi" w:hAnsiTheme="majorHAnsi"/>
              </w:rPr>
              <w:fldChar w:fldCharType="separate"/>
            </w:r>
            <w:r w:rsidRPr="00B43262">
              <w:rPr>
                <w:rFonts w:asciiTheme="majorHAnsi" w:hAnsiTheme="majorHAnsi"/>
                <w:b/>
                <w:sz w:val="20"/>
              </w:rPr>
              <w:t>Q14.</w:t>
            </w:r>
            <w:r w:rsidRPr="00B43262">
              <w:rPr>
                <w:rFonts w:asciiTheme="majorHAnsi" w:hAnsiTheme="majorHAnsi"/>
              </w:rPr>
              <w:fldChar w:fldCharType="end"/>
            </w:r>
            <w:r w:rsidRPr="00B43262">
              <w:rPr>
                <w:rFonts w:asciiTheme="majorHAnsi" w:hAnsiTheme="majorHAnsi"/>
              </w:rPr>
              <w:t xml:space="preserve"> </w:t>
            </w:r>
            <w:r w:rsidRPr="00B43262">
              <w:rPr>
                <w:rFonts w:asciiTheme="majorHAnsi" w:hAnsiTheme="majorHAnsi"/>
                <w:i/>
              </w:rPr>
              <w:t>=Yes) or if the facility has beds for patients who are hospitalized, in maternity or under observation. If not, pass to Q16c</w:t>
            </w:r>
          </w:p>
        </w:tc>
      </w:tr>
      <w:tr w:rsidR="00297EFA" w:rsidRPr="00B43262" w14:paraId="4448EF09" w14:textId="77777777" w:rsidTr="00297EFA">
        <w:trPr>
          <w:trHeight w:hRule="exact" w:val="2611"/>
        </w:trPr>
        <w:tc>
          <w:tcPr>
            <w:tcW w:w="816" w:type="dxa"/>
          </w:tcPr>
          <w:p w14:paraId="5C80FEE8" w14:textId="77777777" w:rsidR="00297EFA" w:rsidRPr="00B43262" w:rsidRDefault="00297EFA" w:rsidP="00297EFA">
            <w:bookmarkStart w:id="19" w:name="_Ref378671606"/>
            <w:r w:rsidRPr="00B43262">
              <w:rPr>
                <w:rFonts w:asciiTheme="majorHAnsi" w:hAnsiTheme="majorHAnsi"/>
                <w:b/>
                <w:sz w:val="20"/>
                <w:szCs w:val="20"/>
              </w:rPr>
              <w:t>Q14.</w:t>
            </w:r>
            <w:bookmarkEnd w:id="19"/>
          </w:p>
        </w:tc>
        <w:tc>
          <w:tcPr>
            <w:tcW w:w="5950" w:type="dxa"/>
            <w:gridSpan w:val="2"/>
            <w:tcBorders>
              <w:right w:val="single" w:sz="4" w:space="0" w:color="auto"/>
            </w:tcBorders>
          </w:tcPr>
          <w:p w14:paraId="5BBFF1D5" w14:textId="77777777" w:rsidR="00297EFA" w:rsidRPr="00B43262" w:rsidRDefault="00297EFA" w:rsidP="00297EFA">
            <w:pPr>
              <w:rPr>
                <w:rFonts w:asciiTheme="majorHAnsi" w:hAnsiTheme="majorHAnsi" w:cs="Arial"/>
                <w:b/>
                <w:sz w:val="20"/>
                <w:szCs w:val="20"/>
              </w:rPr>
            </w:pPr>
            <w:r w:rsidRPr="00B43262">
              <w:rPr>
                <w:rFonts w:asciiTheme="majorHAnsi" w:hAnsiTheme="majorHAnsi" w:cs="Arial"/>
                <w:b/>
                <w:sz w:val="20"/>
                <w:szCs w:val="20"/>
              </w:rPr>
              <w:t>What type of toilets (latrines) are available for patients who are inpatients (hospitalized, in maternity or under observation)?</w:t>
            </w:r>
            <w:r w:rsidRPr="00B43262" w:rsidDel="00910923">
              <w:rPr>
                <w:rFonts w:asciiTheme="majorHAnsi" w:hAnsiTheme="majorHAnsi" w:cs="Arial"/>
                <w:b/>
                <w:sz w:val="20"/>
                <w:szCs w:val="20"/>
              </w:rPr>
              <w:t xml:space="preserve"> </w:t>
            </w:r>
          </w:p>
          <w:p w14:paraId="6DAD5344" w14:textId="77777777" w:rsidR="00297EFA" w:rsidRPr="00B43262" w:rsidRDefault="00297EFA" w:rsidP="00297EFA">
            <w:pPr>
              <w:rPr>
                <w:rFonts w:asciiTheme="majorHAnsi" w:hAnsiTheme="majorHAnsi" w:cs="Calibri"/>
                <w:b/>
                <w:color w:val="000000"/>
              </w:rPr>
            </w:pPr>
            <w:r w:rsidRPr="00B43262">
              <w:rPr>
                <w:rFonts w:asciiTheme="majorHAnsi" w:hAnsiTheme="majorHAnsi" w:cs="Calibri"/>
                <w:b/>
                <w:i/>
                <w:color w:val="000000"/>
              </w:rPr>
              <w:t>(Observe)</w:t>
            </w:r>
            <w:r w:rsidRPr="00B43262">
              <w:rPr>
                <w:rFonts w:asciiTheme="majorHAnsi" w:hAnsiTheme="majorHAnsi" w:cs="Calibri"/>
                <w:b/>
                <w:noProof/>
                <w:color w:val="000000"/>
                <w:lang w:val="en-US"/>
              </w:rPr>
              <w:drawing>
                <wp:inline distT="0" distB="0" distL="0" distR="0" wp14:anchorId="72FD9FC4" wp14:editId="06E715BF">
                  <wp:extent cx="284480" cy="189865"/>
                  <wp:effectExtent l="0" t="0" r="1270" b="635"/>
                  <wp:docPr id="14" name="Picture 14" descr="MCj0403893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Cj04038930000[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4480" cy="189865"/>
                          </a:xfrm>
                          <a:prstGeom prst="rect">
                            <a:avLst/>
                          </a:prstGeom>
                          <a:noFill/>
                          <a:ln>
                            <a:noFill/>
                          </a:ln>
                        </pic:spPr>
                      </pic:pic>
                    </a:graphicData>
                  </a:graphic>
                </wp:inline>
              </w:drawing>
            </w:r>
          </w:p>
          <w:p w14:paraId="2D603E35" w14:textId="77777777" w:rsidR="00297EFA" w:rsidRPr="00B43262" w:rsidRDefault="00297EFA" w:rsidP="00297EFA">
            <w:pPr>
              <w:rPr>
                <w:rFonts w:asciiTheme="majorHAnsi" w:hAnsiTheme="majorHAnsi" w:cs="Arial"/>
                <w:b/>
                <w:i/>
                <w:sz w:val="20"/>
                <w:szCs w:val="20"/>
              </w:rPr>
            </w:pPr>
            <w:r w:rsidRPr="00B43262">
              <w:rPr>
                <w:rFonts w:asciiTheme="majorHAnsi" w:hAnsiTheme="majorHAnsi" w:cs="Calibri"/>
                <w:b/>
                <w:i/>
                <w:color w:val="000000"/>
              </w:rPr>
              <w:t xml:space="preserve">[Enumerator: </w:t>
            </w:r>
            <w:r w:rsidRPr="00B43262">
              <w:rPr>
                <w:rFonts w:asciiTheme="majorHAnsi" w:hAnsiTheme="majorHAnsi" w:cs="Calibri"/>
                <w:i/>
                <w:color w:val="000000"/>
              </w:rPr>
              <w:t>Record those only exclusively meant for inpatient use</w:t>
            </w:r>
            <w:r w:rsidRPr="00B43262">
              <w:rPr>
                <w:rFonts w:asciiTheme="majorHAnsi" w:hAnsiTheme="majorHAnsi" w:cs="Calibri"/>
                <w:b/>
                <w:i/>
                <w:color w:val="000000"/>
              </w:rPr>
              <w:t>]</w:t>
            </w:r>
          </w:p>
        </w:tc>
        <w:tc>
          <w:tcPr>
            <w:tcW w:w="5672" w:type="dxa"/>
            <w:gridSpan w:val="5"/>
            <w:tcBorders>
              <w:top w:val="single" w:sz="4" w:space="0" w:color="auto"/>
              <w:left w:val="single" w:sz="4" w:space="0" w:color="auto"/>
              <w:bottom w:val="single" w:sz="4" w:space="0" w:color="auto"/>
              <w:right w:val="single" w:sz="4" w:space="0" w:color="auto"/>
            </w:tcBorders>
            <w:vAlign w:val="center"/>
          </w:tcPr>
          <w:p w14:paraId="603F3D4F" w14:textId="77777777" w:rsidR="00297EFA" w:rsidRPr="00B43262" w:rsidRDefault="00297EFA" w:rsidP="00297EFA">
            <w:pPr>
              <w:jc w:val="right"/>
              <w:rPr>
                <w:rFonts w:asciiTheme="majorHAnsi" w:hAnsiTheme="majorHAnsi"/>
                <w:sz w:val="16"/>
                <w:szCs w:val="16"/>
              </w:rPr>
            </w:pPr>
            <w:r w:rsidRPr="00B43262">
              <w:rPr>
                <w:rFonts w:asciiTheme="majorHAnsi" w:hAnsiTheme="majorHAnsi"/>
                <w:sz w:val="16"/>
                <w:szCs w:val="16"/>
              </w:rPr>
              <w:t>No toilet/bush = 1</w:t>
            </w:r>
            <w:r w:rsidRPr="00B43262">
              <w:rPr>
                <w:rFonts w:asciiTheme="majorHAnsi" w:hAnsiTheme="majorHAnsi"/>
                <w:sz w:val="16"/>
                <w:szCs w:val="16"/>
              </w:rPr>
              <w:sym w:font="Wingdings" w:char="F0E0"/>
            </w:r>
            <w:r w:rsidRPr="00B43262">
              <w:rPr>
                <w:rFonts w:asciiTheme="majorHAnsi" w:hAnsiTheme="majorHAnsi"/>
                <w:sz w:val="16"/>
                <w:szCs w:val="16"/>
              </w:rPr>
              <w:t>Q16c</w:t>
            </w:r>
          </w:p>
          <w:p w14:paraId="751FF988" w14:textId="77777777" w:rsidR="00297EFA" w:rsidRPr="00B43262" w:rsidRDefault="00297EFA" w:rsidP="00297EFA">
            <w:pPr>
              <w:jc w:val="right"/>
              <w:rPr>
                <w:rFonts w:asciiTheme="majorHAnsi" w:hAnsiTheme="majorHAnsi"/>
                <w:sz w:val="16"/>
                <w:szCs w:val="16"/>
              </w:rPr>
            </w:pPr>
            <w:r w:rsidRPr="00B43262">
              <w:rPr>
                <w:rFonts w:asciiTheme="majorHAnsi" w:hAnsiTheme="majorHAnsi"/>
                <w:sz w:val="16"/>
                <w:szCs w:val="16"/>
              </w:rPr>
              <w:t>Non-functioning toilet =  2</w:t>
            </w:r>
            <w:r w:rsidRPr="00B43262">
              <w:rPr>
                <w:rFonts w:asciiTheme="majorHAnsi" w:hAnsiTheme="majorHAnsi"/>
                <w:sz w:val="16"/>
                <w:szCs w:val="16"/>
              </w:rPr>
              <w:sym w:font="Wingdings" w:char="F0E0"/>
            </w:r>
            <w:r w:rsidRPr="00B43262">
              <w:rPr>
                <w:rFonts w:asciiTheme="majorHAnsi" w:hAnsiTheme="majorHAnsi"/>
                <w:sz w:val="16"/>
                <w:szCs w:val="16"/>
              </w:rPr>
              <w:t>Q16c</w:t>
            </w:r>
          </w:p>
          <w:p w14:paraId="66B4BD95" w14:textId="77777777" w:rsidR="00297EFA" w:rsidRPr="00B43262" w:rsidRDefault="00297EFA" w:rsidP="00297EFA">
            <w:pPr>
              <w:jc w:val="right"/>
              <w:rPr>
                <w:rFonts w:asciiTheme="majorHAnsi" w:hAnsiTheme="majorHAnsi"/>
                <w:sz w:val="16"/>
                <w:szCs w:val="16"/>
              </w:rPr>
            </w:pPr>
            <w:r w:rsidRPr="00B43262">
              <w:rPr>
                <w:rFonts w:asciiTheme="majorHAnsi" w:hAnsiTheme="majorHAnsi"/>
                <w:sz w:val="16"/>
                <w:szCs w:val="16"/>
              </w:rPr>
              <w:t>Uncovered pit latrine without slab  = 3</w:t>
            </w:r>
          </w:p>
          <w:p w14:paraId="3ED9DB9D" w14:textId="77777777" w:rsidR="00297EFA" w:rsidRPr="00B43262" w:rsidRDefault="00297EFA" w:rsidP="00297EFA">
            <w:pPr>
              <w:jc w:val="right"/>
              <w:rPr>
                <w:rFonts w:asciiTheme="majorHAnsi" w:hAnsiTheme="majorHAnsi"/>
                <w:sz w:val="16"/>
                <w:szCs w:val="16"/>
              </w:rPr>
            </w:pPr>
            <w:r w:rsidRPr="00B43262">
              <w:rPr>
                <w:rFonts w:asciiTheme="majorHAnsi" w:hAnsiTheme="majorHAnsi"/>
                <w:sz w:val="16"/>
                <w:szCs w:val="16"/>
              </w:rPr>
              <w:t>Uncovered pit latrine with slab  = 4</w:t>
            </w:r>
          </w:p>
          <w:p w14:paraId="46CAF1BF" w14:textId="77777777" w:rsidR="00297EFA" w:rsidRPr="00B43262" w:rsidRDefault="00297EFA" w:rsidP="00297EFA">
            <w:pPr>
              <w:jc w:val="right"/>
              <w:rPr>
                <w:rFonts w:asciiTheme="majorHAnsi" w:hAnsiTheme="majorHAnsi"/>
                <w:sz w:val="16"/>
                <w:szCs w:val="16"/>
              </w:rPr>
            </w:pPr>
            <w:r w:rsidRPr="00B43262">
              <w:rPr>
                <w:rFonts w:asciiTheme="majorHAnsi" w:hAnsiTheme="majorHAnsi"/>
                <w:sz w:val="16"/>
                <w:szCs w:val="16"/>
              </w:rPr>
              <w:t>Covered pit latrine without slab  = 5</w:t>
            </w:r>
          </w:p>
          <w:p w14:paraId="72A912D0" w14:textId="77777777" w:rsidR="00297EFA" w:rsidRPr="00B43262" w:rsidRDefault="00297EFA" w:rsidP="00297EFA">
            <w:pPr>
              <w:jc w:val="right"/>
              <w:rPr>
                <w:rFonts w:asciiTheme="majorHAnsi" w:hAnsiTheme="majorHAnsi"/>
                <w:sz w:val="16"/>
                <w:szCs w:val="16"/>
              </w:rPr>
            </w:pPr>
            <w:r w:rsidRPr="00B43262">
              <w:rPr>
                <w:rFonts w:asciiTheme="majorHAnsi" w:hAnsiTheme="majorHAnsi"/>
                <w:sz w:val="16"/>
                <w:szCs w:val="16"/>
              </w:rPr>
              <w:t>Covered pit latrine with slab = 6</w:t>
            </w:r>
          </w:p>
          <w:p w14:paraId="5B439B04" w14:textId="77777777" w:rsidR="00297EFA" w:rsidRPr="00B43262" w:rsidRDefault="00297EFA" w:rsidP="00297EFA">
            <w:pPr>
              <w:jc w:val="right"/>
              <w:rPr>
                <w:rFonts w:asciiTheme="majorHAnsi" w:hAnsiTheme="majorHAnsi"/>
                <w:sz w:val="16"/>
                <w:szCs w:val="16"/>
              </w:rPr>
            </w:pPr>
            <w:r w:rsidRPr="00B43262">
              <w:rPr>
                <w:rFonts w:asciiTheme="majorHAnsi" w:hAnsiTheme="majorHAnsi"/>
                <w:sz w:val="16"/>
                <w:szCs w:val="16"/>
              </w:rPr>
              <w:t>VIP latrine = 7</w:t>
            </w:r>
          </w:p>
          <w:p w14:paraId="4B9EC032" w14:textId="77777777" w:rsidR="00297EFA" w:rsidRPr="00B43262" w:rsidRDefault="00297EFA" w:rsidP="00297EFA">
            <w:pPr>
              <w:jc w:val="right"/>
              <w:rPr>
                <w:rFonts w:asciiTheme="majorHAnsi" w:hAnsiTheme="majorHAnsi"/>
                <w:sz w:val="16"/>
                <w:szCs w:val="16"/>
              </w:rPr>
            </w:pPr>
            <w:r w:rsidRPr="00B43262">
              <w:rPr>
                <w:rFonts w:asciiTheme="majorHAnsi" w:hAnsiTheme="majorHAnsi"/>
                <w:sz w:val="16"/>
                <w:szCs w:val="16"/>
              </w:rPr>
              <w:t>Composting toilet = 8</w:t>
            </w:r>
          </w:p>
          <w:p w14:paraId="24400C8B" w14:textId="77777777" w:rsidR="00297EFA" w:rsidRPr="00B43262" w:rsidRDefault="00297EFA" w:rsidP="00297EFA">
            <w:pPr>
              <w:jc w:val="right"/>
              <w:rPr>
                <w:rFonts w:asciiTheme="majorHAnsi" w:hAnsiTheme="majorHAnsi"/>
                <w:sz w:val="16"/>
                <w:szCs w:val="16"/>
              </w:rPr>
            </w:pPr>
            <w:r w:rsidRPr="00B43262">
              <w:rPr>
                <w:rFonts w:asciiTheme="majorHAnsi" w:hAnsiTheme="majorHAnsi"/>
                <w:sz w:val="16"/>
                <w:szCs w:val="16"/>
              </w:rPr>
              <w:t>Flush toilet (but no water) = 9</w:t>
            </w:r>
          </w:p>
          <w:p w14:paraId="482DE3D2" w14:textId="77777777" w:rsidR="00297EFA" w:rsidRPr="00B43262" w:rsidRDefault="00297EFA" w:rsidP="00297EFA">
            <w:pPr>
              <w:jc w:val="right"/>
              <w:rPr>
                <w:rFonts w:asciiTheme="majorHAnsi" w:hAnsiTheme="majorHAnsi"/>
                <w:sz w:val="16"/>
                <w:szCs w:val="16"/>
              </w:rPr>
            </w:pPr>
            <w:r w:rsidRPr="00B43262">
              <w:rPr>
                <w:rFonts w:asciiTheme="majorHAnsi" w:hAnsiTheme="majorHAnsi"/>
                <w:sz w:val="16"/>
                <w:szCs w:val="16"/>
              </w:rPr>
              <w:t xml:space="preserve">Flush toilet (with water)=10 </w:t>
            </w:r>
          </w:p>
          <w:p w14:paraId="2389D964" w14:textId="77777777" w:rsidR="00297EFA" w:rsidRPr="00B43262" w:rsidRDefault="00297EFA" w:rsidP="00297EFA">
            <w:pPr>
              <w:jc w:val="right"/>
              <w:rPr>
                <w:rFonts w:asciiTheme="majorHAnsi" w:hAnsiTheme="majorHAnsi"/>
                <w:sz w:val="16"/>
                <w:szCs w:val="16"/>
              </w:rPr>
            </w:pPr>
            <w:r w:rsidRPr="00B43262">
              <w:rPr>
                <w:rFonts w:asciiTheme="majorHAnsi" w:hAnsiTheme="majorHAnsi"/>
                <w:sz w:val="16"/>
                <w:szCs w:val="16"/>
              </w:rPr>
              <w:t>Other =99 (specify)</w:t>
            </w:r>
          </w:p>
          <w:p w14:paraId="7A658C98" w14:textId="77777777" w:rsidR="00297EFA" w:rsidRPr="00B43262" w:rsidRDefault="00297EFA" w:rsidP="00297EFA">
            <w:pPr>
              <w:jc w:val="right"/>
              <w:rPr>
                <w:rFonts w:asciiTheme="majorHAnsi" w:hAnsiTheme="majorHAnsi"/>
                <w:i/>
                <w:sz w:val="16"/>
                <w:szCs w:val="16"/>
              </w:rPr>
            </w:pPr>
          </w:p>
        </w:tc>
        <w:tc>
          <w:tcPr>
            <w:tcW w:w="1620" w:type="dxa"/>
            <w:tcBorders>
              <w:left w:val="single" w:sz="4" w:space="0" w:color="auto"/>
            </w:tcBorders>
            <w:vAlign w:val="bottom"/>
          </w:tcPr>
          <w:p w14:paraId="24CF970F" w14:textId="77777777" w:rsidR="00297EFA" w:rsidRPr="00B43262" w:rsidRDefault="00297EFA" w:rsidP="00297EFA">
            <w:pPr>
              <w:keepNext/>
              <w:keepLines/>
              <w:jc w:val="center"/>
              <w:outlineLvl w:val="6"/>
              <w:rPr>
                <w:rFonts w:asciiTheme="majorHAnsi" w:hAnsiTheme="majorHAnsi"/>
              </w:rPr>
            </w:pPr>
            <w:r w:rsidRPr="00B43262">
              <w:rPr>
                <w:rFonts w:asciiTheme="majorHAnsi" w:hAnsiTheme="majorHAnsi"/>
              </w:rPr>
              <w:t>|___|___|</w:t>
            </w:r>
          </w:p>
          <w:p w14:paraId="4AE2ED65" w14:textId="77777777" w:rsidR="00297EFA" w:rsidRPr="00B43262" w:rsidRDefault="00297EFA" w:rsidP="00297EFA">
            <w:pPr>
              <w:keepNext/>
              <w:keepLines/>
              <w:pBdr>
                <w:bottom w:val="single" w:sz="12" w:space="1" w:color="auto"/>
              </w:pBdr>
              <w:jc w:val="center"/>
              <w:outlineLvl w:val="6"/>
              <w:rPr>
                <w:rFonts w:asciiTheme="majorHAnsi" w:hAnsiTheme="majorHAnsi"/>
                <w:b/>
                <w:bCs/>
              </w:rPr>
            </w:pPr>
          </w:p>
          <w:p w14:paraId="7EBA1873" w14:textId="77777777" w:rsidR="00297EFA" w:rsidRPr="00B43262" w:rsidRDefault="00297EFA" w:rsidP="00297EFA">
            <w:pPr>
              <w:keepNext/>
              <w:keepLines/>
              <w:jc w:val="center"/>
              <w:outlineLvl w:val="6"/>
              <w:rPr>
                <w:rFonts w:asciiTheme="majorHAnsi" w:hAnsiTheme="majorHAnsi"/>
              </w:rPr>
            </w:pPr>
          </w:p>
        </w:tc>
      </w:tr>
      <w:tr w:rsidR="00297EFA" w:rsidRPr="00B43262" w14:paraId="13EFBFEC" w14:textId="77777777" w:rsidTr="00297EFA">
        <w:trPr>
          <w:trHeight w:hRule="exact" w:val="730"/>
        </w:trPr>
        <w:tc>
          <w:tcPr>
            <w:tcW w:w="816" w:type="dxa"/>
          </w:tcPr>
          <w:p w14:paraId="3D06FE77" w14:textId="77777777" w:rsidR="00297EFA" w:rsidRPr="00B43262" w:rsidRDefault="00297EFA" w:rsidP="00297EFA">
            <w:r w:rsidRPr="00B43262">
              <w:rPr>
                <w:rFonts w:asciiTheme="majorHAnsi" w:hAnsiTheme="majorHAnsi"/>
                <w:b/>
                <w:sz w:val="20"/>
                <w:szCs w:val="20"/>
              </w:rPr>
              <w:t>Q15.</w:t>
            </w:r>
          </w:p>
        </w:tc>
        <w:tc>
          <w:tcPr>
            <w:tcW w:w="5950" w:type="dxa"/>
            <w:gridSpan w:val="2"/>
            <w:tcBorders>
              <w:right w:val="single" w:sz="4" w:space="0" w:color="auto"/>
            </w:tcBorders>
          </w:tcPr>
          <w:p w14:paraId="505CFF09" w14:textId="77777777" w:rsidR="00297EFA" w:rsidRPr="00B43262" w:rsidRDefault="00297EFA" w:rsidP="00297EFA">
            <w:pPr>
              <w:rPr>
                <w:rFonts w:asciiTheme="majorHAnsi" w:hAnsiTheme="majorHAnsi" w:cs="Arial"/>
                <w:b/>
                <w:sz w:val="20"/>
                <w:szCs w:val="20"/>
              </w:rPr>
            </w:pPr>
            <w:r w:rsidRPr="00B43262">
              <w:rPr>
                <w:rFonts w:asciiTheme="majorHAnsi" w:hAnsiTheme="majorHAnsi" w:cs="Calibri"/>
                <w:b/>
                <w:color w:val="000000"/>
              </w:rPr>
              <w:t xml:space="preserve">How many of the mentioned toilets (latrines) that are only for inpatients are there? </w:t>
            </w:r>
            <w:r w:rsidRPr="00B43262">
              <w:rPr>
                <w:rFonts w:asciiTheme="majorHAnsi" w:hAnsiTheme="majorHAnsi" w:cs="Calibri"/>
                <w:b/>
                <w:i/>
                <w:color w:val="000000"/>
              </w:rPr>
              <w:t>(Observe)</w:t>
            </w:r>
            <w:r w:rsidRPr="00B43262">
              <w:rPr>
                <w:rFonts w:asciiTheme="majorHAnsi" w:hAnsiTheme="majorHAnsi" w:cs="Calibri"/>
                <w:b/>
                <w:noProof/>
                <w:color w:val="000000"/>
                <w:lang w:val="en-US"/>
              </w:rPr>
              <w:drawing>
                <wp:inline distT="0" distB="0" distL="0" distR="0" wp14:anchorId="6A39F775" wp14:editId="4CD730C0">
                  <wp:extent cx="284480" cy="189865"/>
                  <wp:effectExtent l="0" t="0" r="1270" b="635"/>
                  <wp:docPr id="15" name="Picture 15" descr="MCj0403893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Cj04038930000[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4480" cy="189865"/>
                          </a:xfrm>
                          <a:prstGeom prst="rect">
                            <a:avLst/>
                          </a:prstGeom>
                          <a:noFill/>
                          <a:ln>
                            <a:noFill/>
                          </a:ln>
                        </pic:spPr>
                      </pic:pic>
                    </a:graphicData>
                  </a:graphic>
                </wp:inline>
              </w:drawing>
            </w:r>
          </w:p>
        </w:tc>
        <w:tc>
          <w:tcPr>
            <w:tcW w:w="5672" w:type="dxa"/>
            <w:gridSpan w:val="5"/>
            <w:tcBorders>
              <w:top w:val="single" w:sz="4" w:space="0" w:color="auto"/>
              <w:left w:val="single" w:sz="4" w:space="0" w:color="auto"/>
              <w:bottom w:val="single" w:sz="4" w:space="0" w:color="auto"/>
              <w:right w:val="single" w:sz="4" w:space="0" w:color="auto"/>
            </w:tcBorders>
            <w:vAlign w:val="bottom"/>
          </w:tcPr>
          <w:p w14:paraId="1AB0D403" w14:textId="77777777" w:rsidR="00297EFA" w:rsidRPr="00B43262" w:rsidRDefault="00297EFA" w:rsidP="00297EFA">
            <w:pPr>
              <w:jc w:val="right"/>
              <w:rPr>
                <w:rFonts w:asciiTheme="majorHAnsi" w:hAnsiTheme="majorHAnsi"/>
                <w:sz w:val="16"/>
                <w:szCs w:val="16"/>
              </w:rPr>
            </w:pPr>
            <w:r w:rsidRPr="00B43262">
              <w:rPr>
                <w:rFonts w:asciiTheme="majorHAnsi" w:hAnsiTheme="majorHAnsi"/>
                <w:sz w:val="16"/>
                <w:szCs w:val="16"/>
              </w:rPr>
              <w:t>Number</w:t>
            </w:r>
          </w:p>
        </w:tc>
        <w:tc>
          <w:tcPr>
            <w:tcW w:w="1620" w:type="dxa"/>
            <w:tcBorders>
              <w:left w:val="single" w:sz="4" w:space="0" w:color="auto"/>
            </w:tcBorders>
            <w:vAlign w:val="bottom"/>
          </w:tcPr>
          <w:p w14:paraId="0CC24578" w14:textId="77777777" w:rsidR="00297EFA" w:rsidRPr="00B43262" w:rsidRDefault="00297EFA" w:rsidP="00297EFA">
            <w:pPr>
              <w:keepNext/>
              <w:keepLines/>
              <w:jc w:val="center"/>
              <w:outlineLvl w:val="6"/>
              <w:rPr>
                <w:rFonts w:asciiTheme="majorHAnsi" w:hAnsiTheme="majorHAnsi"/>
              </w:rPr>
            </w:pPr>
            <w:r w:rsidRPr="00B43262">
              <w:rPr>
                <w:rFonts w:asciiTheme="majorHAnsi" w:hAnsiTheme="majorHAnsi"/>
              </w:rPr>
              <w:t>|___|___|___|</w:t>
            </w:r>
          </w:p>
        </w:tc>
      </w:tr>
      <w:tr w:rsidR="00297EFA" w:rsidRPr="00B43262" w14:paraId="5F13E1BF" w14:textId="77777777" w:rsidTr="00297EFA">
        <w:trPr>
          <w:trHeight w:hRule="exact" w:val="721"/>
        </w:trPr>
        <w:tc>
          <w:tcPr>
            <w:tcW w:w="816" w:type="dxa"/>
          </w:tcPr>
          <w:p w14:paraId="6FA28478" w14:textId="553B6B5F" w:rsidR="00297EFA" w:rsidRPr="00B43262" w:rsidRDefault="00297EFA" w:rsidP="00297EFA">
            <w:bookmarkStart w:id="20" w:name="_Ref378671697"/>
            <w:r w:rsidRPr="00B43262">
              <w:rPr>
                <w:rFonts w:asciiTheme="majorHAnsi" w:hAnsiTheme="majorHAnsi"/>
                <w:b/>
                <w:sz w:val="20"/>
                <w:szCs w:val="20"/>
              </w:rPr>
              <w:t>Q16.</w:t>
            </w:r>
            <w:bookmarkEnd w:id="20"/>
          </w:p>
        </w:tc>
        <w:tc>
          <w:tcPr>
            <w:tcW w:w="5950" w:type="dxa"/>
            <w:gridSpan w:val="2"/>
            <w:tcBorders>
              <w:right w:val="single" w:sz="4" w:space="0" w:color="auto"/>
            </w:tcBorders>
          </w:tcPr>
          <w:p w14:paraId="48C0D13A" w14:textId="77777777" w:rsidR="00297EFA" w:rsidRPr="00B43262" w:rsidRDefault="00297EFA" w:rsidP="00297EFA">
            <w:pPr>
              <w:rPr>
                <w:rFonts w:asciiTheme="majorHAnsi" w:hAnsiTheme="majorHAnsi" w:cs="Arial"/>
                <w:b/>
                <w:sz w:val="20"/>
                <w:szCs w:val="20"/>
              </w:rPr>
            </w:pPr>
            <w:r w:rsidRPr="00B43262">
              <w:rPr>
                <w:rFonts w:asciiTheme="majorHAnsi" w:hAnsiTheme="majorHAnsi" w:cs="Arial"/>
                <w:b/>
                <w:sz w:val="20"/>
                <w:szCs w:val="20"/>
              </w:rPr>
              <w:t xml:space="preserve">How many of the mentioned toilets that are only for inpatients are currently functioning? </w:t>
            </w:r>
            <w:r w:rsidRPr="00B43262">
              <w:rPr>
                <w:rFonts w:asciiTheme="majorHAnsi" w:hAnsiTheme="majorHAnsi" w:cs="Calibri"/>
                <w:b/>
                <w:i/>
                <w:color w:val="000000"/>
              </w:rPr>
              <w:t>(Observe)</w:t>
            </w:r>
            <w:r w:rsidRPr="00B43262">
              <w:rPr>
                <w:rFonts w:asciiTheme="majorHAnsi" w:hAnsiTheme="majorHAnsi" w:cs="Calibri"/>
                <w:b/>
                <w:noProof/>
                <w:color w:val="000000"/>
                <w:lang w:val="en-US"/>
              </w:rPr>
              <w:drawing>
                <wp:inline distT="0" distB="0" distL="0" distR="0" wp14:anchorId="76760924" wp14:editId="2949B0A7">
                  <wp:extent cx="284480" cy="189865"/>
                  <wp:effectExtent l="0" t="0" r="1270" b="635"/>
                  <wp:docPr id="16" name="Picture 16" descr="MCj0403893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Cj04038930000[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4480" cy="189865"/>
                          </a:xfrm>
                          <a:prstGeom prst="rect">
                            <a:avLst/>
                          </a:prstGeom>
                          <a:noFill/>
                          <a:ln>
                            <a:noFill/>
                          </a:ln>
                        </pic:spPr>
                      </pic:pic>
                    </a:graphicData>
                  </a:graphic>
                </wp:inline>
              </w:drawing>
            </w:r>
          </w:p>
        </w:tc>
        <w:tc>
          <w:tcPr>
            <w:tcW w:w="5672" w:type="dxa"/>
            <w:gridSpan w:val="5"/>
            <w:tcBorders>
              <w:top w:val="single" w:sz="4" w:space="0" w:color="auto"/>
              <w:left w:val="single" w:sz="4" w:space="0" w:color="auto"/>
              <w:bottom w:val="single" w:sz="4" w:space="0" w:color="auto"/>
              <w:right w:val="single" w:sz="4" w:space="0" w:color="auto"/>
            </w:tcBorders>
            <w:vAlign w:val="bottom"/>
          </w:tcPr>
          <w:p w14:paraId="28276B9F" w14:textId="77777777" w:rsidR="00297EFA" w:rsidRPr="00B43262" w:rsidRDefault="00297EFA" w:rsidP="00297EFA">
            <w:pPr>
              <w:jc w:val="right"/>
              <w:rPr>
                <w:rFonts w:asciiTheme="majorHAnsi" w:hAnsiTheme="majorHAnsi"/>
                <w:sz w:val="16"/>
                <w:szCs w:val="16"/>
              </w:rPr>
            </w:pPr>
            <w:r w:rsidRPr="00B43262">
              <w:rPr>
                <w:rFonts w:asciiTheme="majorHAnsi" w:hAnsiTheme="majorHAnsi"/>
                <w:sz w:val="16"/>
                <w:szCs w:val="16"/>
              </w:rPr>
              <w:t>Number</w:t>
            </w:r>
          </w:p>
        </w:tc>
        <w:tc>
          <w:tcPr>
            <w:tcW w:w="1620" w:type="dxa"/>
            <w:tcBorders>
              <w:left w:val="single" w:sz="4" w:space="0" w:color="auto"/>
            </w:tcBorders>
            <w:vAlign w:val="bottom"/>
          </w:tcPr>
          <w:p w14:paraId="0B588C88" w14:textId="77777777" w:rsidR="00297EFA" w:rsidRPr="00B43262" w:rsidRDefault="00297EFA" w:rsidP="00297EFA">
            <w:pPr>
              <w:keepNext/>
              <w:keepLines/>
              <w:jc w:val="center"/>
              <w:outlineLvl w:val="6"/>
              <w:rPr>
                <w:rFonts w:asciiTheme="majorHAnsi" w:hAnsiTheme="majorHAnsi"/>
              </w:rPr>
            </w:pPr>
            <w:r w:rsidRPr="00B43262">
              <w:rPr>
                <w:rFonts w:asciiTheme="majorHAnsi" w:hAnsiTheme="majorHAnsi"/>
              </w:rPr>
              <w:t>|___|___|___|</w:t>
            </w:r>
          </w:p>
        </w:tc>
      </w:tr>
      <w:tr w:rsidR="00297EFA" w:rsidRPr="00B43262" w14:paraId="7F1A434A" w14:textId="77777777" w:rsidTr="00297EFA">
        <w:trPr>
          <w:trHeight w:hRule="exact" w:val="713"/>
        </w:trPr>
        <w:tc>
          <w:tcPr>
            <w:tcW w:w="816" w:type="dxa"/>
          </w:tcPr>
          <w:p w14:paraId="18C839E6" w14:textId="77777777" w:rsidR="00297EFA" w:rsidRPr="00B43262" w:rsidRDefault="00297EFA" w:rsidP="00297EFA">
            <w:pPr>
              <w:rPr>
                <w:rFonts w:asciiTheme="majorHAnsi" w:hAnsiTheme="majorHAnsi"/>
                <w:b/>
              </w:rPr>
            </w:pPr>
            <w:r w:rsidRPr="00B43262">
              <w:rPr>
                <w:rFonts w:asciiTheme="majorHAnsi" w:hAnsiTheme="majorHAnsi"/>
                <w:b/>
              </w:rPr>
              <w:t>Q16a.</w:t>
            </w:r>
          </w:p>
        </w:tc>
        <w:tc>
          <w:tcPr>
            <w:tcW w:w="5950" w:type="dxa"/>
            <w:gridSpan w:val="2"/>
            <w:tcBorders>
              <w:right w:val="single" w:sz="4" w:space="0" w:color="auto"/>
            </w:tcBorders>
            <w:vAlign w:val="center"/>
          </w:tcPr>
          <w:p w14:paraId="5461FA67" w14:textId="77777777" w:rsidR="00297EFA" w:rsidRPr="00B43262" w:rsidRDefault="00297EFA" w:rsidP="00297EFA">
            <w:pPr>
              <w:rPr>
                <w:rFonts w:asciiTheme="majorHAnsi" w:hAnsiTheme="majorHAnsi" w:cs="Calibri"/>
                <w:b/>
                <w:color w:val="000000"/>
                <w:sz w:val="20"/>
                <w:szCs w:val="20"/>
                <w:lang w:eastAsia="ig-NG"/>
              </w:rPr>
            </w:pPr>
            <w:r w:rsidRPr="00B43262">
              <w:rPr>
                <w:rFonts w:asciiTheme="majorHAnsi" w:hAnsiTheme="majorHAnsi" w:cs="Calibri"/>
                <w:b/>
                <w:color w:val="000000"/>
                <w:sz w:val="20"/>
                <w:szCs w:val="20"/>
              </w:rPr>
              <w:t xml:space="preserve">What is the overall hygiene condition of inpatient toilets? </w:t>
            </w:r>
            <w:r w:rsidRPr="00B43262">
              <w:rPr>
                <w:rFonts w:asciiTheme="majorHAnsi" w:hAnsiTheme="majorHAnsi" w:cs="Calibri"/>
                <w:b/>
                <w:i/>
                <w:color w:val="000000"/>
                <w:sz w:val="20"/>
                <w:szCs w:val="20"/>
              </w:rPr>
              <w:t>(Observe)</w:t>
            </w:r>
            <w:r w:rsidRPr="00B43262">
              <w:rPr>
                <w:rFonts w:asciiTheme="majorHAnsi" w:hAnsiTheme="majorHAnsi" w:cs="Calibri"/>
                <w:b/>
                <w:color w:val="000000"/>
                <w:sz w:val="20"/>
                <w:szCs w:val="20"/>
              </w:rPr>
              <w:t xml:space="preserve"> </w:t>
            </w:r>
            <w:r w:rsidRPr="00B43262">
              <w:rPr>
                <w:rFonts w:asciiTheme="majorHAnsi" w:hAnsiTheme="majorHAnsi" w:cs="Calibri"/>
                <w:b/>
                <w:noProof/>
                <w:color w:val="000000"/>
                <w:sz w:val="20"/>
                <w:szCs w:val="20"/>
                <w:lang w:val="en-US"/>
              </w:rPr>
              <w:drawing>
                <wp:inline distT="0" distB="0" distL="0" distR="0" wp14:anchorId="0B0AB2D7" wp14:editId="347B901D">
                  <wp:extent cx="284480" cy="189865"/>
                  <wp:effectExtent l="0" t="0" r="1270" b="635"/>
                  <wp:docPr id="44" name="Picture 13" descr="MCj0403893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Cj04038930000[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4480" cy="189865"/>
                          </a:xfrm>
                          <a:prstGeom prst="rect">
                            <a:avLst/>
                          </a:prstGeom>
                          <a:noFill/>
                          <a:ln>
                            <a:noFill/>
                          </a:ln>
                        </pic:spPr>
                      </pic:pic>
                    </a:graphicData>
                  </a:graphic>
                </wp:inline>
              </w:drawing>
            </w:r>
          </w:p>
          <w:p w14:paraId="4DD0370E" w14:textId="77777777" w:rsidR="00297EFA" w:rsidRPr="00B43262" w:rsidRDefault="00297EFA" w:rsidP="00297EFA">
            <w:pPr>
              <w:rPr>
                <w:rFonts w:asciiTheme="majorHAnsi" w:hAnsiTheme="majorHAnsi" w:cs="Arial"/>
                <w:b/>
                <w:sz w:val="20"/>
                <w:szCs w:val="20"/>
              </w:rPr>
            </w:pPr>
          </w:p>
        </w:tc>
        <w:tc>
          <w:tcPr>
            <w:tcW w:w="5672" w:type="dxa"/>
            <w:gridSpan w:val="5"/>
            <w:tcBorders>
              <w:top w:val="single" w:sz="4" w:space="0" w:color="auto"/>
              <w:left w:val="single" w:sz="4" w:space="0" w:color="auto"/>
              <w:bottom w:val="single" w:sz="4" w:space="0" w:color="auto"/>
              <w:right w:val="single" w:sz="4" w:space="0" w:color="auto"/>
            </w:tcBorders>
          </w:tcPr>
          <w:p w14:paraId="47DCF4AB" w14:textId="77777777" w:rsidR="00297EFA" w:rsidRPr="00B43262" w:rsidRDefault="00297EFA" w:rsidP="00297EFA">
            <w:pPr>
              <w:jc w:val="right"/>
              <w:rPr>
                <w:rFonts w:asciiTheme="majorHAnsi" w:hAnsiTheme="majorHAnsi" w:cs="Arial"/>
                <w:sz w:val="16"/>
                <w:szCs w:val="16"/>
              </w:rPr>
            </w:pPr>
            <w:r w:rsidRPr="00B43262">
              <w:rPr>
                <w:rFonts w:asciiTheme="majorHAnsi" w:hAnsiTheme="majorHAnsi" w:cs="Arial"/>
                <w:sz w:val="16"/>
                <w:szCs w:val="16"/>
              </w:rPr>
              <w:t>Extremely clean and well maintained = 1</w:t>
            </w:r>
          </w:p>
          <w:p w14:paraId="02A32322" w14:textId="77777777" w:rsidR="00297EFA" w:rsidRPr="00B43262" w:rsidRDefault="00297EFA" w:rsidP="00297EFA">
            <w:pPr>
              <w:jc w:val="right"/>
              <w:rPr>
                <w:rFonts w:asciiTheme="majorHAnsi" w:hAnsiTheme="majorHAnsi"/>
                <w:sz w:val="16"/>
                <w:szCs w:val="16"/>
              </w:rPr>
            </w:pPr>
            <w:r w:rsidRPr="00B43262">
              <w:rPr>
                <w:rFonts w:asciiTheme="majorHAnsi" w:hAnsiTheme="majorHAnsi"/>
                <w:sz w:val="16"/>
                <w:szCs w:val="16"/>
              </w:rPr>
              <w:t>Reasonably Clean and Maintained = 2</w:t>
            </w:r>
          </w:p>
          <w:p w14:paraId="47878F1E" w14:textId="77777777" w:rsidR="00297EFA" w:rsidRPr="00B43262" w:rsidRDefault="00297EFA" w:rsidP="00297EFA">
            <w:pPr>
              <w:jc w:val="right"/>
              <w:rPr>
                <w:rFonts w:asciiTheme="majorHAnsi" w:hAnsiTheme="majorHAnsi"/>
                <w:sz w:val="16"/>
                <w:szCs w:val="16"/>
              </w:rPr>
            </w:pPr>
            <w:r w:rsidRPr="00B43262">
              <w:rPr>
                <w:rFonts w:asciiTheme="majorHAnsi" w:hAnsiTheme="majorHAnsi"/>
                <w:sz w:val="16"/>
                <w:szCs w:val="16"/>
              </w:rPr>
              <w:t>Not Very Clean or Maintained = 3</w:t>
            </w:r>
          </w:p>
        </w:tc>
        <w:tc>
          <w:tcPr>
            <w:tcW w:w="1620" w:type="dxa"/>
            <w:tcBorders>
              <w:left w:val="single" w:sz="4" w:space="0" w:color="auto"/>
            </w:tcBorders>
            <w:vAlign w:val="bottom"/>
          </w:tcPr>
          <w:p w14:paraId="368A3B7B" w14:textId="77777777" w:rsidR="00297EFA" w:rsidRPr="00B43262" w:rsidRDefault="00297EFA" w:rsidP="00297EFA">
            <w:pPr>
              <w:keepNext/>
              <w:keepLines/>
              <w:jc w:val="center"/>
              <w:outlineLvl w:val="6"/>
              <w:rPr>
                <w:rFonts w:asciiTheme="majorHAnsi" w:hAnsiTheme="majorHAnsi"/>
              </w:rPr>
            </w:pPr>
            <w:r w:rsidRPr="00B43262">
              <w:rPr>
                <w:rFonts w:asciiTheme="majorHAnsi" w:hAnsiTheme="majorHAnsi"/>
              </w:rPr>
              <w:t>|___|</w:t>
            </w:r>
          </w:p>
          <w:p w14:paraId="7018B665" w14:textId="77777777" w:rsidR="00297EFA" w:rsidRPr="00B43262" w:rsidRDefault="00297EFA" w:rsidP="00297EFA">
            <w:pPr>
              <w:keepNext/>
              <w:keepLines/>
              <w:jc w:val="center"/>
              <w:outlineLvl w:val="6"/>
              <w:rPr>
                <w:rFonts w:asciiTheme="majorHAnsi" w:hAnsiTheme="majorHAnsi"/>
              </w:rPr>
            </w:pPr>
          </w:p>
        </w:tc>
      </w:tr>
      <w:tr w:rsidR="00297EFA" w:rsidRPr="00B43262" w14:paraId="260ECBCB" w14:textId="77777777" w:rsidTr="00297EFA">
        <w:trPr>
          <w:trHeight w:hRule="exact" w:val="655"/>
        </w:trPr>
        <w:tc>
          <w:tcPr>
            <w:tcW w:w="816" w:type="dxa"/>
          </w:tcPr>
          <w:p w14:paraId="2D945ECD" w14:textId="77777777" w:rsidR="00297EFA" w:rsidRPr="00B43262" w:rsidRDefault="00297EFA" w:rsidP="00297EFA">
            <w:pPr>
              <w:rPr>
                <w:rFonts w:asciiTheme="majorHAnsi" w:hAnsiTheme="majorHAnsi"/>
                <w:b/>
              </w:rPr>
            </w:pPr>
            <w:r w:rsidRPr="00B43262">
              <w:rPr>
                <w:rFonts w:asciiTheme="majorHAnsi" w:hAnsiTheme="majorHAnsi"/>
                <w:b/>
              </w:rPr>
              <w:t>Q16b.</w:t>
            </w:r>
          </w:p>
        </w:tc>
        <w:tc>
          <w:tcPr>
            <w:tcW w:w="5950" w:type="dxa"/>
            <w:gridSpan w:val="2"/>
            <w:tcBorders>
              <w:right w:val="single" w:sz="4" w:space="0" w:color="auto"/>
            </w:tcBorders>
            <w:vAlign w:val="center"/>
          </w:tcPr>
          <w:p w14:paraId="3005AE1F" w14:textId="77777777" w:rsidR="00297EFA" w:rsidRPr="00B43262" w:rsidRDefault="00297EFA" w:rsidP="00297EFA">
            <w:pPr>
              <w:rPr>
                <w:rFonts w:ascii="Cambria" w:hAnsi="Cambria" w:cs="Arial"/>
                <w:b/>
                <w:sz w:val="20"/>
                <w:szCs w:val="20"/>
              </w:rPr>
            </w:pPr>
            <w:r w:rsidRPr="00B43262">
              <w:rPr>
                <w:rFonts w:ascii="Cambria" w:hAnsi="Cambria" w:cs="Arial"/>
                <w:b/>
                <w:sz w:val="20"/>
                <w:szCs w:val="20"/>
              </w:rPr>
              <w:t xml:space="preserve">Are there separate toilets for male and female inpatients? </w:t>
            </w:r>
            <w:r w:rsidRPr="00B43262">
              <w:rPr>
                <w:rFonts w:asciiTheme="majorHAnsi" w:hAnsiTheme="majorHAnsi" w:cs="Calibri"/>
                <w:b/>
                <w:i/>
                <w:color w:val="000000"/>
                <w:sz w:val="20"/>
                <w:szCs w:val="20"/>
              </w:rPr>
              <w:t>(Observe)</w:t>
            </w:r>
            <w:r w:rsidRPr="00B43262">
              <w:rPr>
                <w:rFonts w:asciiTheme="majorHAnsi" w:hAnsiTheme="majorHAnsi" w:cs="Calibri"/>
                <w:b/>
                <w:noProof/>
                <w:color w:val="000000"/>
                <w:sz w:val="20"/>
                <w:szCs w:val="20"/>
                <w:lang w:val="en-US"/>
              </w:rPr>
              <w:drawing>
                <wp:inline distT="0" distB="0" distL="0" distR="0" wp14:anchorId="0354703F" wp14:editId="5962CDD8">
                  <wp:extent cx="287020" cy="191135"/>
                  <wp:effectExtent l="19050" t="0" r="0" b="0"/>
                  <wp:docPr id="47" name="Picture 1" descr="MCj0403893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Cj04038930000[1]"/>
                          <pic:cNvPicPr>
                            <a:picLocks noChangeAspect="1" noChangeArrowheads="1"/>
                          </pic:cNvPicPr>
                        </pic:nvPicPr>
                        <pic:blipFill>
                          <a:blip r:embed="rId12"/>
                          <a:srcRect/>
                          <a:stretch>
                            <a:fillRect/>
                          </a:stretch>
                        </pic:blipFill>
                        <pic:spPr bwMode="auto">
                          <a:xfrm>
                            <a:off x="0" y="0"/>
                            <a:ext cx="287020" cy="191135"/>
                          </a:xfrm>
                          <a:prstGeom prst="rect">
                            <a:avLst/>
                          </a:prstGeom>
                          <a:noFill/>
                          <a:ln w="9525">
                            <a:noFill/>
                            <a:miter lim="800000"/>
                            <a:headEnd/>
                            <a:tailEnd/>
                          </a:ln>
                        </pic:spPr>
                      </pic:pic>
                    </a:graphicData>
                  </a:graphic>
                </wp:inline>
              </w:drawing>
            </w:r>
          </w:p>
        </w:tc>
        <w:tc>
          <w:tcPr>
            <w:tcW w:w="5672" w:type="dxa"/>
            <w:gridSpan w:val="5"/>
            <w:tcBorders>
              <w:top w:val="single" w:sz="4" w:space="0" w:color="auto"/>
              <w:left w:val="single" w:sz="4" w:space="0" w:color="auto"/>
              <w:bottom w:val="single" w:sz="4" w:space="0" w:color="auto"/>
              <w:right w:val="single" w:sz="4" w:space="0" w:color="auto"/>
            </w:tcBorders>
          </w:tcPr>
          <w:p w14:paraId="64F5B852" w14:textId="77777777" w:rsidR="00297EFA" w:rsidRPr="00B43262" w:rsidRDefault="00297EFA" w:rsidP="00297EFA">
            <w:pPr>
              <w:jc w:val="right"/>
              <w:rPr>
                <w:rFonts w:ascii="Cambria" w:hAnsi="Cambria"/>
                <w:sz w:val="16"/>
                <w:szCs w:val="16"/>
              </w:rPr>
            </w:pPr>
            <w:r w:rsidRPr="00B43262">
              <w:rPr>
                <w:rFonts w:ascii="Cambria" w:hAnsi="Cambria"/>
                <w:sz w:val="16"/>
                <w:szCs w:val="16"/>
              </w:rPr>
              <w:t>Yes =1</w:t>
            </w:r>
          </w:p>
          <w:p w14:paraId="41AD128E" w14:textId="77777777" w:rsidR="00297EFA" w:rsidRPr="00B43262" w:rsidRDefault="00297EFA" w:rsidP="00297EFA">
            <w:pPr>
              <w:jc w:val="right"/>
              <w:rPr>
                <w:rFonts w:ascii="Cambria" w:hAnsi="Cambria"/>
                <w:sz w:val="16"/>
                <w:szCs w:val="16"/>
              </w:rPr>
            </w:pPr>
            <w:r w:rsidRPr="00B43262">
              <w:rPr>
                <w:rFonts w:ascii="Cambria" w:hAnsi="Cambria"/>
                <w:sz w:val="16"/>
                <w:szCs w:val="16"/>
              </w:rPr>
              <w:t>No = 2</w:t>
            </w:r>
          </w:p>
        </w:tc>
        <w:tc>
          <w:tcPr>
            <w:tcW w:w="1620" w:type="dxa"/>
            <w:tcBorders>
              <w:left w:val="single" w:sz="4" w:space="0" w:color="auto"/>
            </w:tcBorders>
            <w:vAlign w:val="bottom"/>
          </w:tcPr>
          <w:p w14:paraId="27ADB997" w14:textId="77777777" w:rsidR="00297EFA" w:rsidRPr="00B43262" w:rsidRDefault="00297EFA" w:rsidP="00297EFA">
            <w:pPr>
              <w:keepNext/>
              <w:keepLines/>
              <w:jc w:val="center"/>
              <w:outlineLvl w:val="6"/>
              <w:rPr>
                <w:rFonts w:asciiTheme="majorHAnsi" w:hAnsiTheme="majorHAnsi"/>
              </w:rPr>
            </w:pPr>
            <w:r w:rsidRPr="00B43262">
              <w:rPr>
                <w:rFonts w:asciiTheme="majorHAnsi" w:hAnsiTheme="majorHAnsi"/>
              </w:rPr>
              <w:t>|___|</w:t>
            </w:r>
          </w:p>
          <w:p w14:paraId="4EB58DD4" w14:textId="77777777" w:rsidR="00297EFA" w:rsidRPr="00B43262" w:rsidRDefault="00297EFA" w:rsidP="00297EFA">
            <w:pPr>
              <w:keepNext/>
              <w:keepLines/>
              <w:jc w:val="center"/>
              <w:outlineLvl w:val="6"/>
              <w:rPr>
                <w:rFonts w:asciiTheme="majorHAnsi" w:hAnsiTheme="majorHAnsi"/>
              </w:rPr>
            </w:pPr>
          </w:p>
        </w:tc>
      </w:tr>
      <w:tr w:rsidR="00297EFA" w:rsidRPr="00B43262" w14:paraId="0F7E3199" w14:textId="77777777" w:rsidTr="00297EFA">
        <w:trPr>
          <w:trHeight w:hRule="exact" w:val="725"/>
        </w:trPr>
        <w:tc>
          <w:tcPr>
            <w:tcW w:w="816" w:type="dxa"/>
          </w:tcPr>
          <w:p w14:paraId="20ACF30E" w14:textId="77777777" w:rsidR="00297EFA" w:rsidRPr="00B43262" w:rsidRDefault="00297EFA" w:rsidP="00297EFA">
            <w:pPr>
              <w:rPr>
                <w:rFonts w:asciiTheme="majorHAnsi" w:hAnsiTheme="majorHAnsi"/>
                <w:b/>
              </w:rPr>
            </w:pPr>
            <w:r w:rsidRPr="00B43262">
              <w:rPr>
                <w:rFonts w:asciiTheme="majorHAnsi" w:hAnsiTheme="majorHAnsi"/>
                <w:b/>
              </w:rPr>
              <w:t>Q16c.</w:t>
            </w:r>
          </w:p>
        </w:tc>
        <w:tc>
          <w:tcPr>
            <w:tcW w:w="5950" w:type="dxa"/>
            <w:gridSpan w:val="2"/>
            <w:tcBorders>
              <w:right w:val="single" w:sz="4" w:space="0" w:color="auto"/>
            </w:tcBorders>
            <w:vAlign w:val="center"/>
          </w:tcPr>
          <w:p w14:paraId="25F51E6E" w14:textId="77777777" w:rsidR="00297EFA" w:rsidRPr="00B43262" w:rsidRDefault="00297EFA" w:rsidP="00297EFA">
            <w:pPr>
              <w:rPr>
                <w:rFonts w:asciiTheme="majorHAnsi" w:hAnsiTheme="majorHAnsi" w:cs="Calibri"/>
                <w:b/>
                <w:color w:val="000000"/>
                <w:sz w:val="20"/>
                <w:szCs w:val="20"/>
                <w:lang w:eastAsia="ig-NG"/>
              </w:rPr>
            </w:pPr>
            <w:r w:rsidRPr="00B43262">
              <w:rPr>
                <w:rFonts w:ascii="Cambria" w:hAnsi="Cambria" w:cs="Arial"/>
                <w:b/>
                <w:sz w:val="20"/>
                <w:szCs w:val="20"/>
              </w:rPr>
              <w:t xml:space="preserve">Is there at least one toilet (latrine) catering for people with disabilities? </w:t>
            </w:r>
            <w:r w:rsidRPr="00B43262">
              <w:rPr>
                <w:rFonts w:asciiTheme="majorHAnsi" w:hAnsiTheme="majorHAnsi" w:cs="Calibri"/>
                <w:b/>
                <w:i/>
                <w:color w:val="000000"/>
                <w:sz w:val="20"/>
                <w:szCs w:val="20"/>
              </w:rPr>
              <w:t>(Observe)</w:t>
            </w:r>
            <w:r w:rsidRPr="00B43262">
              <w:rPr>
                <w:rFonts w:asciiTheme="majorHAnsi" w:hAnsiTheme="majorHAnsi" w:cs="Calibri"/>
                <w:b/>
                <w:color w:val="000000"/>
                <w:sz w:val="20"/>
                <w:szCs w:val="20"/>
              </w:rPr>
              <w:t xml:space="preserve"> </w:t>
            </w:r>
            <w:r w:rsidRPr="00B43262">
              <w:rPr>
                <w:rFonts w:asciiTheme="majorHAnsi" w:hAnsiTheme="majorHAnsi" w:cs="Calibri"/>
                <w:b/>
                <w:noProof/>
                <w:color w:val="000000"/>
                <w:sz w:val="20"/>
                <w:szCs w:val="20"/>
                <w:lang w:val="en-US"/>
              </w:rPr>
              <w:drawing>
                <wp:inline distT="0" distB="0" distL="0" distR="0" wp14:anchorId="3E7FB0B6" wp14:editId="43AB0D69">
                  <wp:extent cx="284480" cy="189865"/>
                  <wp:effectExtent l="0" t="0" r="1270" b="635"/>
                  <wp:docPr id="48" name="Picture 13" descr="MCj0403893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Cj04038930000[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4480" cy="189865"/>
                          </a:xfrm>
                          <a:prstGeom prst="rect">
                            <a:avLst/>
                          </a:prstGeom>
                          <a:noFill/>
                          <a:ln>
                            <a:noFill/>
                          </a:ln>
                        </pic:spPr>
                      </pic:pic>
                    </a:graphicData>
                  </a:graphic>
                </wp:inline>
              </w:drawing>
            </w:r>
          </w:p>
          <w:p w14:paraId="479D1A3B" w14:textId="77777777" w:rsidR="00297EFA" w:rsidRPr="00B43262" w:rsidRDefault="00297EFA" w:rsidP="00297EFA">
            <w:pPr>
              <w:rPr>
                <w:rFonts w:asciiTheme="majorHAnsi" w:hAnsiTheme="majorHAnsi" w:cs="Calibri"/>
                <w:b/>
                <w:color w:val="000000"/>
                <w:sz w:val="20"/>
                <w:szCs w:val="20"/>
              </w:rPr>
            </w:pPr>
          </w:p>
        </w:tc>
        <w:tc>
          <w:tcPr>
            <w:tcW w:w="5672" w:type="dxa"/>
            <w:gridSpan w:val="5"/>
            <w:tcBorders>
              <w:top w:val="single" w:sz="4" w:space="0" w:color="auto"/>
              <w:left w:val="single" w:sz="4" w:space="0" w:color="auto"/>
              <w:bottom w:val="single" w:sz="4" w:space="0" w:color="auto"/>
              <w:right w:val="single" w:sz="4" w:space="0" w:color="auto"/>
            </w:tcBorders>
          </w:tcPr>
          <w:p w14:paraId="71043314" w14:textId="77777777" w:rsidR="00297EFA" w:rsidRPr="00B43262" w:rsidRDefault="00297EFA" w:rsidP="00297EFA">
            <w:pPr>
              <w:jc w:val="right"/>
              <w:rPr>
                <w:rFonts w:ascii="Cambria" w:hAnsi="Cambria"/>
                <w:sz w:val="16"/>
                <w:szCs w:val="16"/>
              </w:rPr>
            </w:pPr>
            <w:r w:rsidRPr="00B43262">
              <w:rPr>
                <w:rFonts w:ascii="Cambria" w:hAnsi="Cambria"/>
                <w:sz w:val="16"/>
                <w:szCs w:val="16"/>
              </w:rPr>
              <w:t>Yes =1</w:t>
            </w:r>
          </w:p>
          <w:p w14:paraId="49288AD0" w14:textId="77777777" w:rsidR="00297EFA" w:rsidRPr="00B43262" w:rsidRDefault="00297EFA" w:rsidP="00297EFA">
            <w:pPr>
              <w:jc w:val="right"/>
              <w:rPr>
                <w:rFonts w:asciiTheme="majorHAnsi" w:hAnsiTheme="majorHAnsi" w:cs="Arial"/>
                <w:sz w:val="16"/>
                <w:szCs w:val="16"/>
              </w:rPr>
            </w:pPr>
            <w:r w:rsidRPr="00B43262">
              <w:rPr>
                <w:rFonts w:ascii="Cambria" w:hAnsi="Cambria"/>
                <w:sz w:val="16"/>
                <w:szCs w:val="16"/>
              </w:rPr>
              <w:t>No = 2</w:t>
            </w:r>
          </w:p>
        </w:tc>
        <w:tc>
          <w:tcPr>
            <w:tcW w:w="1620" w:type="dxa"/>
            <w:tcBorders>
              <w:left w:val="single" w:sz="4" w:space="0" w:color="auto"/>
            </w:tcBorders>
            <w:vAlign w:val="bottom"/>
          </w:tcPr>
          <w:p w14:paraId="336233D7" w14:textId="77777777" w:rsidR="00297EFA" w:rsidRPr="00B43262" w:rsidRDefault="00297EFA" w:rsidP="00297EFA">
            <w:pPr>
              <w:keepNext/>
              <w:keepLines/>
              <w:jc w:val="center"/>
              <w:outlineLvl w:val="6"/>
              <w:rPr>
                <w:rFonts w:asciiTheme="majorHAnsi" w:hAnsiTheme="majorHAnsi"/>
              </w:rPr>
            </w:pPr>
            <w:r w:rsidRPr="00B43262">
              <w:rPr>
                <w:rFonts w:asciiTheme="majorHAnsi" w:hAnsiTheme="majorHAnsi"/>
              </w:rPr>
              <w:t>|___|</w:t>
            </w:r>
          </w:p>
          <w:p w14:paraId="596B969F" w14:textId="77777777" w:rsidR="00297EFA" w:rsidRPr="00B43262" w:rsidRDefault="00297EFA" w:rsidP="00297EFA">
            <w:pPr>
              <w:keepNext/>
              <w:keepLines/>
              <w:outlineLvl w:val="6"/>
              <w:rPr>
                <w:rFonts w:asciiTheme="majorHAnsi" w:hAnsiTheme="majorHAnsi"/>
              </w:rPr>
            </w:pPr>
          </w:p>
        </w:tc>
      </w:tr>
      <w:tr w:rsidR="00297EFA" w:rsidRPr="00B43262" w14:paraId="55263302" w14:textId="77777777" w:rsidTr="00297EFA">
        <w:trPr>
          <w:trHeight w:hRule="exact" w:val="747"/>
        </w:trPr>
        <w:tc>
          <w:tcPr>
            <w:tcW w:w="816" w:type="dxa"/>
          </w:tcPr>
          <w:p w14:paraId="77417A45" w14:textId="77777777" w:rsidR="00297EFA" w:rsidRPr="00B43262" w:rsidRDefault="00297EFA" w:rsidP="00297EFA">
            <w:pPr>
              <w:rPr>
                <w:rFonts w:asciiTheme="majorHAnsi" w:hAnsiTheme="majorHAnsi"/>
                <w:b/>
              </w:rPr>
            </w:pPr>
            <w:r w:rsidRPr="00B43262">
              <w:rPr>
                <w:rFonts w:asciiTheme="majorHAnsi" w:hAnsiTheme="majorHAnsi"/>
                <w:b/>
              </w:rPr>
              <w:t>Q16d.</w:t>
            </w:r>
          </w:p>
        </w:tc>
        <w:tc>
          <w:tcPr>
            <w:tcW w:w="5950" w:type="dxa"/>
            <w:gridSpan w:val="2"/>
            <w:tcBorders>
              <w:right w:val="single" w:sz="4" w:space="0" w:color="auto"/>
            </w:tcBorders>
          </w:tcPr>
          <w:p w14:paraId="25FC920B" w14:textId="77777777" w:rsidR="00297EFA" w:rsidRPr="00B43262" w:rsidRDefault="00297EFA" w:rsidP="00297EFA">
            <w:pPr>
              <w:rPr>
                <w:rFonts w:asciiTheme="majorHAnsi" w:hAnsiTheme="majorHAnsi" w:cs="Calibri"/>
                <w:b/>
                <w:color w:val="000000"/>
                <w:sz w:val="20"/>
                <w:szCs w:val="20"/>
                <w:lang w:eastAsia="ig-NG"/>
              </w:rPr>
            </w:pPr>
            <w:r w:rsidRPr="00B43262">
              <w:rPr>
                <w:rFonts w:asciiTheme="majorHAnsi" w:hAnsiTheme="majorHAnsi" w:cs="Arial"/>
                <w:b/>
                <w:sz w:val="20"/>
                <w:szCs w:val="20"/>
              </w:rPr>
              <w:t>Are there functional (soap and water) hand washing facilities for patients near or in the toilets (latrines)?</w:t>
            </w:r>
            <w:r w:rsidRPr="00B43262">
              <w:rPr>
                <w:rFonts w:asciiTheme="majorHAnsi" w:hAnsiTheme="majorHAnsi" w:cs="Calibri"/>
                <w:b/>
                <w:i/>
                <w:color w:val="000000"/>
                <w:sz w:val="20"/>
                <w:szCs w:val="20"/>
              </w:rPr>
              <w:t xml:space="preserve"> (Observe)</w:t>
            </w:r>
            <w:r w:rsidRPr="00B43262">
              <w:rPr>
                <w:rFonts w:asciiTheme="majorHAnsi" w:hAnsiTheme="majorHAnsi" w:cs="Calibri"/>
                <w:b/>
                <w:color w:val="000000"/>
                <w:sz w:val="20"/>
                <w:szCs w:val="20"/>
              </w:rPr>
              <w:t xml:space="preserve"> </w:t>
            </w:r>
            <w:r w:rsidRPr="00B43262">
              <w:rPr>
                <w:rFonts w:asciiTheme="majorHAnsi" w:hAnsiTheme="majorHAnsi" w:cs="Calibri"/>
                <w:b/>
                <w:noProof/>
                <w:color w:val="000000"/>
                <w:sz w:val="20"/>
                <w:szCs w:val="20"/>
                <w:lang w:val="en-US"/>
              </w:rPr>
              <w:drawing>
                <wp:inline distT="0" distB="0" distL="0" distR="0" wp14:anchorId="142E4013" wp14:editId="4D5CE4F4">
                  <wp:extent cx="284480" cy="189865"/>
                  <wp:effectExtent l="0" t="0" r="1270" b="635"/>
                  <wp:docPr id="49" name="Picture 13" descr="MCj0403893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Cj04038930000[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4480" cy="189865"/>
                          </a:xfrm>
                          <a:prstGeom prst="rect">
                            <a:avLst/>
                          </a:prstGeom>
                          <a:noFill/>
                          <a:ln>
                            <a:noFill/>
                          </a:ln>
                        </pic:spPr>
                      </pic:pic>
                    </a:graphicData>
                  </a:graphic>
                </wp:inline>
              </w:drawing>
            </w:r>
          </w:p>
          <w:p w14:paraId="657B75E7" w14:textId="77777777" w:rsidR="00297EFA" w:rsidRPr="00B43262" w:rsidRDefault="00297EFA" w:rsidP="00297EFA">
            <w:pPr>
              <w:rPr>
                <w:rFonts w:asciiTheme="majorHAnsi" w:hAnsiTheme="majorHAnsi" w:cs="Arial"/>
                <w:b/>
                <w:sz w:val="20"/>
                <w:szCs w:val="20"/>
              </w:rPr>
            </w:pPr>
          </w:p>
        </w:tc>
        <w:tc>
          <w:tcPr>
            <w:tcW w:w="5672" w:type="dxa"/>
            <w:gridSpan w:val="5"/>
            <w:tcBorders>
              <w:top w:val="single" w:sz="4" w:space="0" w:color="auto"/>
              <w:left w:val="single" w:sz="4" w:space="0" w:color="auto"/>
              <w:bottom w:val="single" w:sz="4" w:space="0" w:color="auto"/>
              <w:right w:val="single" w:sz="4" w:space="0" w:color="auto"/>
            </w:tcBorders>
          </w:tcPr>
          <w:p w14:paraId="4C670AD0" w14:textId="77777777" w:rsidR="00297EFA" w:rsidRPr="00B43262" w:rsidRDefault="00297EFA" w:rsidP="00297EFA">
            <w:pPr>
              <w:jc w:val="right"/>
              <w:rPr>
                <w:rFonts w:ascii="Cambria" w:hAnsi="Cambria"/>
                <w:sz w:val="16"/>
                <w:szCs w:val="16"/>
              </w:rPr>
            </w:pPr>
            <w:r w:rsidRPr="00B43262">
              <w:rPr>
                <w:rFonts w:ascii="Cambria" w:hAnsi="Cambria"/>
                <w:sz w:val="16"/>
                <w:szCs w:val="16"/>
              </w:rPr>
              <w:t>Yes =1</w:t>
            </w:r>
          </w:p>
          <w:p w14:paraId="2816BCFC" w14:textId="77777777" w:rsidR="00297EFA" w:rsidRPr="00B43262" w:rsidRDefault="00297EFA" w:rsidP="00297EFA">
            <w:pPr>
              <w:jc w:val="right"/>
              <w:rPr>
                <w:rFonts w:ascii="Cambria" w:hAnsi="Cambria"/>
                <w:sz w:val="16"/>
                <w:szCs w:val="16"/>
              </w:rPr>
            </w:pPr>
            <w:r w:rsidRPr="00B43262">
              <w:rPr>
                <w:rFonts w:ascii="Cambria" w:hAnsi="Cambria"/>
                <w:sz w:val="16"/>
                <w:szCs w:val="16"/>
              </w:rPr>
              <w:t>No = 2</w:t>
            </w:r>
          </w:p>
        </w:tc>
        <w:tc>
          <w:tcPr>
            <w:tcW w:w="1620" w:type="dxa"/>
            <w:tcBorders>
              <w:left w:val="single" w:sz="4" w:space="0" w:color="auto"/>
            </w:tcBorders>
            <w:vAlign w:val="bottom"/>
          </w:tcPr>
          <w:p w14:paraId="0B5CC6D9" w14:textId="77777777" w:rsidR="00297EFA" w:rsidRPr="00B43262" w:rsidRDefault="00297EFA" w:rsidP="00297EFA">
            <w:pPr>
              <w:keepNext/>
              <w:keepLines/>
              <w:jc w:val="center"/>
              <w:outlineLvl w:val="6"/>
              <w:rPr>
                <w:rFonts w:asciiTheme="majorHAnsi" w:hAnsiTheme="majorHAnsi"/>
              </w:rPr>
            </w:pPr>
            <w:r w:rsidRPr="00B43262">
              <w:rPr>
                <w:rFonts w:asciiTheme="majorHAnsi" w:hAnsiTheme="majorHAnsi"/>
              </w:rPr>
              <w:t>|___|</w:t>
            </w:r>
          </w:p>
          <w:p w14:paraId="01452843" w14:textId="77777777" w:rsidR="00297EFA" w:rsidRPr="00B43262" w:rsidRDefault="00297EFA" w:rsidP="00297EFA">
            <w:pPr>
              <w:keepNext/>
              <w:keepLines/>
              <w:jc w:val="center"/>
              <w:outlineLvl w:val="6"/>
              <w:rPr>
                <w:rFonts w:asciiTheme="majorHAnsi" w:hAnsiTheme="majorHAnsi"/>
              </w:rPr>
            </w:pPr>
          </w:p>
        </w:tc>
      </w:tr>
    </w:tbl>
    <w:p w14:paraId="357FB510" w14:textId="77777777" w:rsidR="0041417B" w:rsidRPr="00B43262" w:rsidRDefault="0041417B" w:rsidP="0041417B">
      <w:pPr>
        <w:rPr>
          <w:rFonts w:asciiTheme="majorHAnsi" w:hAnsiTheme="majorHAnsi"/>
        </w:rPr>
      </w:pPr>
    </w:p>
    <w:p w14:paraId="7F51E3E0" w14:textId="77777777" w:rsidR="0041417B" w:rsidRPr="00B43262" w:rsidRDefault="0041417B" w:rsidP="0041417B">
      <w:pPr>
        <w:rPr>
          <w:rFonts w:asciiTheme="majorHAnsi" w:hAnsiTheme="majorHAnsi"/>
        </w:rPr>
      </w:pPr>
    </w:p>
    <w:p w14:paraId="03A00A01" w14:textId="77777777" w:rsidR="0041417B" w:rsidRPr="00B43262" w:rsidRDefault="0041417B" w:rsidP="0041417B">
      <w:pPr>
        <w:rPr>
          <w:rFonts w:asciiTheme="majorHAnsi" w:hAnsiTheme="majorHAnsi"/>
        </w:rPr>
      </w:pPr>
    </w:p>
    <w:p w14:paraId="2DAC8522" w14:textId="77777777" w:rsidR="0041417B" w:rsidRPr="00B43262" w:rsidRDefault="0041417B" w:rsidP="0041417B">
      <w:pPr>
        <w:rPr>
          <w:rFonts w:asciiTheme="majorHAnsi" w:hAnsiTheme="majorHAnsi"/>
        </w:rPr>
      </w:pPr>
    </w:p>
    <w:p w14:paraId="4E7C28BE" w14:textId="77777777" w:rsidR="0041417B" w:rsidRPr="00B43262" w:rsidRDefault="0041417B" w:rsidP="0041417B">
      <w:pPr>
        <w:rPr>
          <w:rFonts w:asciiTheme="majorHAnsi" w:hAnsiTheme="majorHAnsi"/>
        </w:rPr>
      </w:pPr>
    </w:p>
    <w:p w14:paraId="0C33CE21" w14:textId="77777777" w:rsidR="0041417B" w:rsidRPr="00B43262" w:rsidRDefault="0041417B" w:rsidP="0041417B">
      <w:pPr>
        <w:rPr>
          <w:rFonts w:asciiTheme="majorHAnsi" w:hAnsiTheme="majorHAnsi"/>
        </w:rPr>
      </w:pPr>
    </w:p>
    <w:tbl>
      <w:tblPr>
        <w:tblW w:w="138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6"/>
        <w:gridCol w:w="3139"/>
        <w:gridCol w:w="645"/>
        <w:gridCol w:w="3155"/>
        <w:gridCol w:w="991"/>
        <w:gridCol w:w="451"/>
        <w:gridCol w:w="3059"/>
        <w:gridCol w:w="1619"/>
      </w:tblGrid>
      <w:tr w:rsidR="0041417B" w:rsidRPr="00B43262" w14:paraId="14413BFC" w14:textId="77777777" w:rsidTr="00D43915">
        <w:trPr>
          <w:trHeight w:val="303"/>
        </w:trPr>
        <w:tc>
          <w:tcPr>
            <w:tcW w:w="13875" w:type="dxa"/>
            <w:gridSpan w:val="8"/>
            <w:tcBorders>
              <w:top w:val="single" w:sz="4" w:space="0" w:color="auto"/>
              <w:left w:val="single" w:sz="4" w:space="0" w:color="auto"/>
              <w:bottom w:val="single" w:sz="4" w:space="0" w:color="auto"/>
              <w:right w:val="single" w:sz="4" w:space="0" w:color="auto"/>
            </w:tcBorders>
            <w:shd w:val="clear" w:color="auto" w:fill="D9D9D9"/>
            <w:vAlign w:val="center"/>
            <w:hideMark/>
          </w:tcPr>
          <w:p w14:paraId="3A7777F1" w14:textId="77777777" w:rsidR="0041417B" w:rsidRPr="00B43262" w:rsidRDefault="0041417B" w:rsidP="00D43915">
            <w:pPr>
              <w:rPr>
                <w:rFonts w:cs="Calibri"/>
                <w:b/>
                <w:color w:val="000000"/>
              </w:rPr>
            </w:pPr>
            <w:r w:rsidRPr="00B43262">
              <w:rPr>
                <w:rFonts w:cs="Calibri"/>
                <w:b/>
                <w:color w:val="000000"/>
              </w:rPr>
              <w:lastRenderedPageBreak/>
              <w:t>Waste Management</w:t>
            </w:r>
          </w:p>
        </w:tc>
      </w:tr>
      <w:tr w:rsidR="0041417B" w:rsidRPr="00B43262" w14:paraId="13C05D93" w14:textId="77777777" w:rsidTr="00025CB8">
        <w:trPr>
          <w:trHeight w:val="314"/>
        </w:trPr>
        <w:tc>
          <w:tcPr>
            <w:tcW w:w="816" w:type="dxa"/>
            <w:tcBorders>
              <w:top w:val="single" w:sz="4" w:space="0" w:color="auto"/>
              <w:left w:val="single" w:sz="4" w:space="0" w:color="auto"/>
              <w:bottom w:val="single" w:sz="4" w:space="0" w:color="auto"/>
              <w:right w:val="single" w:sz="4" w:space="0" w:color="auto"/>
            </w:tcBorders>
            <w:vAlign w:val="center"/>
          </w:tcPr>
          <w:p w14:paraId="25A6E773" w14:textId="77777777" w:rsidR="0041417B" w:rsidRPr="00B43262" w:rsidRDefault="0041417B" w:rsidP="00D43915">
            <w:pPr>
              <w:rPr>
                <w:rFonts w:cs="Calibri"/>
                <w:b/>
                <w:color w:val="000000"/>
              </w:rPr>
            </w:pPr>
          </w:p>
        </w:tc>
        <w:tc>
          <w:tcPr>
            <w:tcW w:w="13059" w:type="dxa"/>
            <w:gridSpan w:val="7"/>
            <w:tcBorders>
              <w:top w:val="single" w:sz="4" w:space="0" w:color="auto"/>
              <w:left w:val="single" w:sz="4" w:space="0" w:color="auto"/>
              <w:bottom w:val="single" w:sz="4" w:space="0" w:color="auto"/>
              <w:right w:val="single" w:sz="4" w:space="0" w:color="auto"/>
            </w:tcBorders>
            <w:vAlign w:val="center"/>
            <w:hideMark/>
          </w:tcPr>
          <w:p w14:paraId="0F09E366" w14:textId="77777777" w:rsidR="0041417B" w:rsidRPr="00B43262" w:rsidRDefault="0041417B" w:rsidP="00D43915">
            <w:pPr>
              <w:autoSpaceDE w:val="0"/>
              <w:autoSpaceDN w:val="0"/>
              <w:adjustRightInd w:val="0"/>
              <w:rPr>
                <w:rFonts w:cs="Calibri"/>
                <w:color w:val="000000"/>
                <w:szCs w:val="20"/>
              </w:rPr>
            </w:pPr>
            <w:r w:rsidRPr="00B43262">
              <w:rPr>
                <w:rFonts w:cs="Calibri"/>
                <w:color w:val="000000"/>
                <w:szCs w:val="20"/>
              </w:rPr>
              <w:t>Now I would like to ask you a few questions about waste management practices for sharps waste, such as needles or blades.</w:t>
            </w:r>
          </w:p>
          <w:p w14:paraId="09657183" w14:textId="77777777" w:rsidR="0041417B" w:rsidRPr="00B43262" w:rsidRDefault="0041417B" w:rsidP="00D43915">
            <w:pPr>
              <w:jc w:val="center"/>
              <w:rPr>
                <w:rFonts w:cs="Calibri"/>
                <w:color w:val="000000"/>
              </w:rPr>
            </w:pPr>
            <w:r w:rsidRPr="00B43262">
              <w:rPr>
                <w:rFonts w:cs="Calibri"/>
                <w:color w:val="000000"/>
                <w:sz w:val="16"/>
                <w:szCs w:val="16"/>
              </w:rPr>
              <w:t>PROBE TO ARRIVE AT CORRECT RESPONSE</w:t>
            </w:r>
            <w:r w:rsidRPr="00B43262">
              <w:rPr>
                <w:rFonts w:cs="Calibri"/>
                <w:b/>
                <w:color w:val="000000"/>
                <w:sz w:val="16"/>
                <w:szCs w:val="16"/>
              </w:rPr>
              <w:t>.</w:t>
            </w:r>
          </w:p>
        </w:tc>
      </w:tr>
      <w:tr w:rsidR="0041417B" w:rsidRPr="00B43262" w14:paraId="271E6CC0" w14:textId="77777777" w:rsidTr="00025CB8">
        <w:trPr>
          <w:trHeight w:val="293"/>
        </w:trPr>
        <w:tc>
          <w:tcPr>
            <w:tcW w:w="816" w:type="dxa"/>
            <w:vMerge w:val="restart"/>
            <w:tcBorders>
              <w:top w:val="single" w:sz="4" w:space="0" w:color="auto"/>
              <w:left w:val="single" w:sz="4" w:space="0" w:color="auto"/>
              <w:right w:val="single" w:sz="4" w:space="0" w:color="auto"/>
            </w:tcBorders>
          </w:tcPr>
          <w:p w14:paraId="55D27F9B" w14:textId="77777777" w:rsidR="0041417B" w:rsidRPr="00B43262" w:rsidRDefault="0041417B" w:rsidP="00D43915">
            <w:r w:rsidRPr="00B43262">
              <w:rPr>
                <w:rFonts w:asciiTheme="majorHAnsi" w:hAnsiTheme="majorHAnsi"/>
                <w:b/>
                <w:sz w:val="20"/>
                <w:szCs w:val="20"/>
              </w:rPr>
              <w:t>Q17.</w:t>
            </w:r>
          </w:p>
        </w:tc>
        <w:tc>
          <w:tcPr>
            <w:tcW w:w="3139" w:type="dxa"/>
            <w:vMerge w:val="restart"/>
            <w:tcBorders>
              <w:top w:val="single" w:sz="4" w:space="0" w:color="auto"/>
              <w:left w:val="single" w:sz="4" w:space="0" w:color="auto"/>
              <w:right w:val="single" w:sz="4" w:space="0" w:color="auto"/>
            </w:tcBorders>
            <w:vAlign w:val="center"/>
          </w:tcPr>
          <w:p w14:paraId="077647C9" w14:textId="77777777" w:rsidR="0041417B" w:rsidRPr="00B43262" w:rsidRDefault="0041417B" w:rsidP="00D43915">
            <w:pPr>
              <w:rPr>
                <w:rFonts w:cs="Calibri"/>
                <w:b/>
                <w:color w:val="000000"/>
              </w:rPr>
            </w:pPr>
            <w:r w:rsidRPr="00B43262">
              <w:rPr>
                <w:rFonts w:cs="Calibri"/>
                <w:b/>
                <w:color w:val="000000"/>
              </w:rPr>
              <w:t>What method does this facility use in the final disposal of Sharps</w:t>
            </w:r>
          </w:p>
          <w:p w14:paraId="5FACA1C4" w14:textId="77777777" w:rsidR="0041417B" w:rsidRPr="00B43262" w:rsidRDefault="0041417B" w:rsidP="00D43915">
            <w:pPr>
              <w:rPr>
                <w:rFonts w:cs="Calibri"/>
                <w:b/>
                <w:color w:val="000000"/>
              </w:rPr>
            </w:pPr>
          </w:p>
          <w:p w14:paraId="7CC6BB6F" w14:textId="77777777" w:rsidR="0041417B" w:rsidRPr="00B43262" w:rsidRDefault="0041417B" w:rsidP="00D43915">
            <w:pPr>
              <w:rPr>
                <w:rFonts w:cs="Calibri"/>
                <w:b/>
                <w:color w:val="000000"/>
              </w:rPr>
            </w:pPr>
            <w:r w:rsidRPr="00B43262">
              <w:rPr>
                <w:rFonts w:cs="Calibri"/>
                <w:b/>
                <w:color w:val="000000"/>
              </w:rPr>
              <w:t>“STATE ALL THAT APPLY”</w:t>
            </w:r>
          </w:p>
          <w:p w14:paraId="6F118C5B" w14:textId="77777777" w:rsidR="0041417B" w:rsidRPr="00B43262" w:rsidRDefault="0041417B" w:rsidP="00D43915">
            <w:pPr>
              <w:jc w:val="right"/>
              <w:rPr>
                <w:rFonts w:cs="Calibri"/>
                <w:color w:val="000000"/>
                <w:sz w:val="16"/>
                <w:szCs w:val="16"/>
              </w:rPr>
            </w:pPr>
          </w:p>
          <w:p w14:paraId="0F4262CB" w14:textId="77777777" w:rsidR="0041417B" w:rsidRPr="00B43262" w:rsidRDefault="0041417B" w:rsidP="00D43915">
            <w:pPr>
              <w:jc w:val="right"/>
              <w:rPr>
                <w:rFonts w:cs="Calibri"/>
                <w:color w:val="000000"/>
                <w:sz w:val="16"/>
                <w:szCs w:val="16"/>
              </w:rPr>
            </w:pPr>
            <w:r w:rsidRPr="00B43262">
              <w:rPr>
                <w:rFonts w:cs="Calibri"/>
                <w:color w:val="000000"/>
                <w:sz w:val="16"/>
                <w:szCs w:val="16"/>
              </w:rPr>
              <w:t>Yes = 1</w:t>
            </w:r>
          </w:p>
          <w:p w14:paraId="00D4B03C" w14:textId="77777777" w:rsidR="0041417B" w:rsidRPr="00B43262" w:rsidRDefault="0041417B" w:rsidP="00D43915">
            <w:pPr>
              <w:jc w:val="right"/>
              <w:rPr>
                <w:rFonts w:cs="Calibri"/>
                <w:b/>
                <w:color w:val="000000"/>
              </w:rPr>
            </w:pPr>
            <w:r w:rsidRPr="00B43262">
              <w:rPr>
                <w:rFonts w:cs="Calibri"/>
                <w:color w:val="000000"/>
                <w:sz w:val="16"/>
                <w:szCs w:val="16"/>
              </w:rPr>
              <w:t>No = 2</w:t>
            </w:r>
          </w:p>
        </w:tc>
        <w:tc>
          <w:tcPr>
            <w:tcW w:w="9920" w:type="dxa"/>
            <w:gridSpan w:val="6"/>
            <w:tcBorders>
              <w:top w:val="single" w:sz="4" w:space="0" w:color="auto"/>
              <w:left w:val="single" w:sz="4" w:space="0" w:color="auto"/>
              <w:bottom w:val="single" w:sz="4" w:space="0" w:color="auto"/>
              <w:right w:val="single" w:sz="4" w:space="0" w:color="auto"/>
            </w:tcBorders>
            <w:shd w:val="pct15" w:color="auto" w:fill="auto"/>
            <w:vAlign w:val="center"/>
            <w:hideMark/>
          </w:tcPr>
          <w:p w14:paraId="7A79A0E5" w14:textId="77777777" w:rsidR="0041417B" w:rsidRPr="00B43262" w:rsidRDefault="0041417B" w:rsidP="00D43915">
            <w:pPr>
              <w:jc w:val="center"/>
              <w:rPr>
                <w:rFonts w:cs="Calibri"/>
                <w:color w:val="000000"/>
                <w:sz w:val="18"/>
              </w:rPr>
            </w:pPr>
            <w:r w:rsidRPr="00B43262">
              <w:rPr>
                <w:rFonts w:cs="Calibri"/>
                <w:b/>
                <w:bCs/>
                <w:color w:val="000000"/>
                <w:sz w:val="16"/>
                <w:szCs w:val="16"/>
              </w:rPr>
              <w:t>Open Burning (within the facility ground)</w:t>
            </w:r>
          </w:p>
        </w:tc>
      </w:tr>
      <w:tr w:rsidR="0041417B" w:rsidRPr="00B43262" w14:paraId="546A482E" w14:textId="77777777" w:rsidTr="00025CB8">
        <w:trPr>
          <w:trHeight w:val="293"/>
        </w:trPr>
        <w:tc>
          <w:tcPr>
            <w:tcW w:w="816" w:type="dxa"/>
            <w:vMerge/>
            <w:tcBorders>
              <w:left w:val="single" w:sz="4" w:space="0" w:color="auto"/>
              <w:right w:val="single" w:sz="4" w:space="0" w:color="auto"/>
            </w:tcBorders>
            <w:hideMark/>
          </w:tcPr>
          <w:p w14:paraId="553ED4FF" w14:textId="77777777" w:rsidR="0041417B" w:rsidRPr="00B43262" w:rsidRDefault="0041417B" w:rsidP="00D43915">
            <w:pPr>
              <w:rPr>
                <w:rFonts w:cs="Calibri"/>
                <w:b/>
                <w:color w:val="000000"/>
              </w:rPr>
            </w:pPr>
          </w:p>
        </w:tc>
        <w:tc>
          <w:tcPr>
            <w:tcW w:w="3139" w:type="dxa"/>
            <w:vMerge/>
            <w:tcBorders>
              <w:left w:val="single" w:sz="4" w:space="0" w:color="auto"/>
              <w:right w:val="single" w:sz="4" w:space="0" w:color="auto"/>
            </w:tcBorders>
            <w:vAlign w:val="center"/>
            <w:hideMark/>
          </w:tcPr>
          <w:p w14:paraId="667E0CE8" w14:textId="77777777" w:rsidR="0041417B" w:rsidRPr="00B43262" w:rsidRDefault="0041417B" w:rsidP="00D43915">
            <w:pPr>
              <w:rPr>
                <w:rFonts w:cs="Calibri"/>
                <w:b/>
                <w:color w:val="000000"/>
              </w:rPr>
            </w:pPr>
          </w:p>
        </w:tc>
        <w:tc>
          <w:tcPr>
            <w:tcW w:w="645" w:type="dxa"/>
            <w:tcBorders>
              <w:top w:val="single" w:sz="4" w:space="0" w:color="auto"/>
              <w:left w:val="single" w:sz="4" w:space="0" w:color="auto"/>
              <w:bottom w:val="single" w:sz="4" w:space="0" w:color="auto"/>
              <w:right w:val="single" w:sz="4" w:space="0" w:color="auto"/>
            </w:tcBorders>
            <w:vAlign w:val="center"/>
            <w:hideMark/>
          </w:tcPr>
          <w:p w14:paraId="0CC20B0F" w14:textId="77777777" w:rsidR="0041417B" w:rsidRPr="00B43262" w:rsidRDefault="0041417B" w:rsidP="00D43915">
            <w:pPr>
              <w:jc w:val="center"/>
              <w:rPr>
                <w:rFonts w:cs="Calibri"/>
                <w:b/>
                <w:color w:val="000000"/>
              </w:rPr>
            </w:pPr>
            <w:r w:rsidRPr="00B43262">
              <w:rPr>
                <w:rFonts w:cs="Calibri"/>
                <w:b/>
                <w:color w:val="000000"/>
              </w:rPr>
              <w:t>a</w:t>
            </w:r>
          </w:p>
        </w:tc>
        <w:tc>
          <w:tcPr>
            <w:tcW w:w="3155" w:type="dxa"/>
            <w:tcBorders>
              <w:top w:val="nil"/>
              <w:left w:val="single" w:sz="4" w:space="0" w:color="auto"/>
              <w:bottom w:val="single" w:sz="4" w:space="0" w:color="auto"/>
              <w:right w:val="single" w:sz="4" w:space="0" w:color="auto"/>
            </w:tcBorders>
            <w:vAlign w:val="bottom"/>
            <w:hideMark/>
          </w:tcPr>
          <w:p w14:paraId="0B2EEBB6" w14:textId="77777777" w:rsidR="0041417B" w:rsidRPr="00B43262" w:rsidRDefault="0041417B" w:rsidP="00D43915">
            <w:pPr>
              <w:rPr>
                <w:rFonts w:cs="Calibri"/>
                <w:color w:val="000000"/>
                <w:sz w:val="16"/>
                <w:szCs w:val="16"/>
              </w:rPr>
            </w:pPr>
            <w:r w:rsidRPr="00B43262">
              <w:rPr>
                <w:rFonts w:cs="Calibri"/>
                <w:color w:val="000000"/>
                <w:sz w:val="16"/>
                <w:szCs w:val="16"/>
              </w:rPr>
              <w:t>Flat ground ‐ no protection</w:t>
            </w:r>
          </w:p>
        </w:tc>
        <w:tc>
          <w:tcPr>
            <w:tcW w:w="991" w:type="dxa"/>
            <w:tcBorders>
              <w:top w:val="nil"/>
              <w:left w:val="single" w:sz="4" w:space="0" w:color="auto"/>
              <w:bottom w:val="single" w:sz="4" w:space="0" w:color="auto"/>
              <w:right w:val="single" w:sz="4" w:space="0" w:color="auto"/>
            </w:tcBorders>
            <w:hideMark/>
          </w:tcPr>
          <w:p w14:paraId="22154D81" w14:textId="77777777" w:rsidR="0041417B" w:rsidRPr="00B43262" w:rsidRDefault="0041417B" w:rsidP="00D43915">
            <w:pPr>
              <w:jc w:val="center"/>
              <w:rPr>
                <w:rFonts w:cs="Calibri"/>
                <w:color w:val="000000"/>
                <w:sz w:val="18"/>
                <w:szCs w:val="18"/>
              </w:rPr>
            </w:pPr>
            <w:r w:rsidRPr="00B43262">
              <w:rPr>
                <w:rFonts w:cs="Calibri"/>
                <w:color w:val="000000"/>
                <w:sz w:val="18"/>
                <w:szCs w:val="18"/>
              </w:rPr>
              <w:t>|___|</w:t>
            </w:r>
          </w:p>
        </w:tc>
        <w:tc>
          <w:tcPr>
            <w:tcW w:w="451" w:type="dxa"/>
            <w:tcBorders>
              <w:top w:val="single" w:sz="4" w:space="0" w:color="auto"/>
              <w:left w:val="single" w:sz="4" w:space="0" w:color="auto"/>
              <w:bottom w:val="single" w:sz="4" w:space="0" w:color="auto"/>
              <w:right w:val="single" w:sz="4" w:space="0" w:color="auto"/>
            </w:tcBorders>
            <w:vAlign w:val="center"/>
            <w:hideMark/>
          </w:tcPr>
          <w:p w14:paraId="264B2408" w14:textId="77777777" w:rsidR="0041417B" w:rsidRPr="00B43262" w:rsidRDefault="0041417B" w:rsidP="00D43915">
            <w:pPr>
              <w:jc w:val="center"/>
              <w:rPr>
                <w:rFonts w:cs="Calibri"/>
                <w:b/>
                <w:color w:val="000000"/>
              </w:rPr>
            </w:pPr>
            <w:r w:rsidRPr="00B43262">
              <w:rPr>
                <w:rFonts w:cs="Calibri"/>
                <w:b/>
                <w:color w:val="000000"/>
              </w:rPr>
              <w:t>b</w:t>
            </w:r>
          </w:p>
        </w:tc>
        <w:tc>
          <w:tcPr>
            <w:tcW w:w="3059" w:type="dxa"/>
            <w:tcBorders>
              <w:top w:val="single" w:sz="4" w:space="0" w:color="auto"/>
              <w:left w:val="single" w:sz="4" w:space="0" w:color="auto"/>
              <w:bottom w:val="single" w:sz="4" w:space="0" w:color="auto"/>
              <w:right w:val="single" w:sz="4" w:space="0" w:color="auto"/>
            </w:tcBorders>
            <w:vAlign w:val="bottom"/>
            <w:hideMark/>
          </w:tcPr>
          <w:p w14:paraId="2BB21C67" w14:textId="77777777" w:rsidR="0041417B" w:rsidRPr="00B43262" w:rsidRDefault="0041417B" w:rsidP="00D43915">
            <w:pPr>
              <w:rPr>
                <w:rFonts w:cs="Calibri"/>
                <w:color w:val="000000"/>
                <w:sz w:val="16"/>
                <w:szCs w:val="16"/>
              </w:rPr>
            </w:pPr>
            <w:r w:rsidRPr="00B43262">
              <w:rPr>
                <w:rFonts w:cs="Calibri"/>
                <w:color w:val="000000"/>
                <w:sz w:val="16"/>
                <w:szCs w:val="16"/>
              </w:rPr>
              <w:t>Pit or protected ground</w:t>
            </w:r>
          </w:p>
        </w:tc>
        <w:tc>
          <w:tcPr>
            <w:tcW w:w="1619" w:type="dxa"/>
            <w:tcBorders>
              <w:top w:val="single" w:sz="4" w:space="0" w:color="auto"/>
              <w:left w:val="single" w:sz="4" w:space="0" w:color="auto"/>
              <w:bottom w:val="single" w:sz="4" w:space="0" w:color="auto"/>
              <w:right w:val="single" w:sz="4" w:space="0" w:color="auto"/>
            </w:tcBorders>
            <w:hideMark/>
          </w:tcPr>
          <w:p w14:paraId="6AF8588F" w14:textId="77777777" w:rsidR="0041417B" w:rsidRPr="00B43262" w:rsidRDefault="0041417B" w:rsidP="00D43915">
            <w:pPr>
              <w:jc w:val="center"/>
              <w:rPr>
                <w:rFonts w:cs="Calibri"/>
                <w:color w:val="000000"/>
                <w:sz w:val="18"/>
              </w:rPr>
            </w:pPr>
            <w:r w:rsidRPr="00B43262">
              <w:rPr>
                <w:rFonts w:cs="Calibri"/>
                <w:color w:val="000000"/>
                <w:sz w:val="18"/>
              </w:rPr>
              <w:t>|___|</w:t>
            </w:r>
          </w:p>
        </w:tc>
      </w:tr>
      <w:tr w:rsidR="0041417B" w:rsidRPr="00B43262" w14:paraId="02A73225" w14:textId="77777777" w:rsidTr="00025CB8">
        <w:trPr>
          <w:trHeight w:val="293"/>
        </w:trPr>
        <w:tc>
          <w:tcPr>
            <w:tcW w:w="816" w:type="dxa"/>
            <w:vMerge/>
            <w:tcBorders>
              <w:left w:val="single" w:sz="4" w:space="0" w:color="auto"/>
              <w:right w:val="single" w:sz="4" w:space="0" w:color="auto"/>
            </w:tcBorders>
            <w:hideMark/>
          </w:tcPr>
          <w:p w14:paraId="0C5FEBA6" w14:textId="77777777" w:rsidR="0041417B" w:rsidRPr="00B43262" w:rsidRDefault="0041417B" w:rsidP="00D43915">
            <w:pPr>
              <w:rPr>
                <w:rFonts w:cs="Calibri"/>
                <w:b/>
                <w:color w:val="000000"/>
              </w:rPr>
            </w:pPr>
          </w:p>
        </w:tc>
        <w:tc>
          <w:tcPr>
            <w:tcW w:w="3139" w:type="dxa"/>
            <w:vMerge/>
            <w:tcBorders>
              <w:left w:val="single" w:sz="4" w:space="0" w:color="auto"/>
              <w:right w:val="single" w:sz="4" w:space="0" w:color="auto"/>
            </w:tcBorders>
            <w:vAlign w:val="center"/>
            <w:hideMark/>
          </w:tcPr>
          <w:p w14:paraId="56DFF819" w14:textId="77777777" w:rsidR="0041417B" w:rsidRPr="00B43262" w:rsidRDefault="0041417B" w:rsidP="00D43915">
            <w:pPr>
              <w:rPr>
                <w:rFonts w:cs="Calibri"/>
                <w:b/>
                <w:color w:val="000000"/>
              </w:rPr>
            </w:pPr>
          </w:p>
        </w:tc>
        <w:tc>
          <w:tcPr>
            <w:tcW w:w="9920" w:type="dxa"/>
            <w:gridSpan w:val="6"/>
            <w:tcBorders>
              <w:top w:val="single" w:sz="4" w:space="0" w:color="auto"/>
              <w:left w:val="single" w:sz="4" w:space="0" w:color="auto"/>
              <w:bottom w:val="single" w:sz="4" w:space="0" w:color="auto"/>
              <w:right w:val="single" w:sz="4" w:space="0" w:color="auto"/>
            </w:tcBorders>
            <w:shd w:val="pct15" w:color="auto" w:fill="auto"/>
            <w:vAlign w:val="center"/>
            <w:hideMark/>
          </w:tcPr>
          <w:p w14:paraId="693DCB25" w14:textId="77777777" w:rsidR="0041417B" w:rsidRPr="00B43262" w:rsidRDefault="0041417B" w:rsidP="00D43915">
            <w:pPr>
              <w:jc w:val="center"/>
              <w:rPr>
                <w:rFonts w:cs="Calibri"/>
                <w:b/>
                <w:color w:val="000000"/>
              </w:rPr>
            </w:pPr>
            <w:r w:rsidRPr="00B43262">
              <w:rPr>
                <w:rFonts w:cs="Calibri"/>
                <w:b/>
                <w:bCs/>
                <w:color w:val="000000"/>
                <w:sz w:val="16"/>
                <w:szCs w:val="16"/>
              </w:rPr>
              <w:t>Dump without burning (within the facility ground)</w:t>
            </w:r>
          </w:p>
        </w:tc>
      </w:tr>
      <w:tr w:rsidR="0041417B" w:rsidRPr="00B43262" w14:paraId="0816FF35" w14:textId="77777777" w:rsidTr="00A65463">
        <w:trPr>
          <w:trHeight w:val="293"/>
        </w:trPr>
        <w:tc>
          <w:tcPr>
            <w:tcW w:w="816" w:type="dxa"/>
            <w:vMerge/>
            <w:tcBorders>
              <w:left w:val="single" w:sz="4" w:space="0" w:color="auto"/>
              <w:right w:val="single" w:sz="4" w:space="0" w:color="auto"/>
            </w:tcBorders>
            <w:hideMark/>
          </w:tcPr>
          <w:p w14:paraId="633B77E7" w14:textId="77777777" w:rsidR="0041417B" w:rsidRPr="00B43262" w:rsidRDefault="0041417B" w:rsidP="00D43915">
            <w:pPr>
              <w:rPr>
                <w:rFonts w:cs="Calibri"/>
                <w:b/>
                <w:color w:val="000000"/>
              </w:rPr>
            </w:pPr>
          </w:p>
        </w:tc>
        <w:tc>
          <w:tcPr>
            <w:tcW w:w="3139" w:type="dxa"/>
            <w:vMerge/>
            <w:tcBorders>
              <w:left w:val="single" w:sz="4" w:space="0" w:color="auto"/>
              <w:right w:val="single" w:sz="4" w:space="0" w:color="auto"/>
            </w:tcBorders>
            <w:vAlign w:val="center"/>
            <w:hideMark/>
          </w:tcPr>
          <w:p w14:paraId="7B73B72D" w14:textId="77777777" w:rsidR="0041417B" w:rsidRPr="00B43262" w:rsidRDefault="0041417B" w:rsidP="00D43915">
            <w:pPr>
              <w:rPr>
                <w:rFonts w:cs="Calibri"/>
                <w:b/>
                <w:color w:val="000000"/>
              </w:rPr>
            </w:pPr>
          </w:p>
        </w:tc>
        <w:tc>
          <w:tcPr>
            <w:tcW w:w="645" w:type="dxa"/>
            <w:tcBorders>
              <w:top w:val="single" w:sz="4" w:space="0" w:color="auto"/>
              <w:left w:val="single" w:sz="4" w:space="0" w:color="auto"/>
              <w:bottom w:val="single" w:sz="4" w:space="0" w:color="auto"/>
              <w:right w:val="single" w:sz="4" w:space="0" w:color="auto"/>
            </w:tcBorders>
            <w:vAlign w:val="center"/>
            <w:hideMark/>
          </w:tcPr>
          <w:p w14:paraId="21473D86" w14:textId="77777777" w:rsidR="0041417B" w:rsidRPr="00B43262" w:rsidRDefault="0041417B" w:rsidP="00D43915">
            <w:pPr>
              <w:rPr>
                <w:rFonts w:cs="Calibri"/>
                <w:b/>
                <w:color w:val="000000"/>
              </w:rPr>
            </w:pPr>
            <w:r w:rsidRPr="00B43262">
              <w:rPr>
                <w:rFonts w:cs="Calibri"/>
                <w:b/>
                <w:color w:val="000000"/>
              </w:rPr>
              <w:t xml:space="preserve">   c</w:t>
            </w:r>
          </w:p>
        </w:tc>
        <w:tc>
          <w:tcPr>
            <w:tcW w:w="3155" w:type="dxa"/>
            <w:tcBorders>
              <w:top w:val="single" w:sz="4" w:space="0" w:color="auto"/>
              <w:left w:val="single" w:sz="4" w:space="0" w:color="auto"/>
              <w:bottom w:val="single" w:sz="4" w:space="0" w:color="auto"/>
              <w:right w:val="single" w:sz="4" w:space="0" w:color="auto"/>
            </w:tcBorders>
            <w:vAlign w:val="center"/>
          </w:tcPr>
          <w:p w14:paraId="4510010A" w14:textId="77777777" w:rsidR="0041417B" w:rsidRPr="00B43262" w:rsidRDefault="0041417B" w:rsidP="00D43915">
            <w:pPr>
              <w:rPr>
                <w:rFonts w:cs="Calibri"/>
                <w:color w:val="000000"/>
              </w:rPr>
            </w:pPr>
            <w:r w:rsidRPr="00B43262">
              <w:rPr>
                <w:rFonts w:cs="Calibri"/>
                <w:color w:val="000000"/>
                <w:sz w:val="16"/>
                <w:szCs w:val="16"/>
              </w:rPr>
              <w:t>Flat ground ‐ no protection</w:t>
            </w:r>
          </w:p>
        </w:tc>
        <w:tc>
          <w:tcPr>
            <w:tcW w:w="991" w:type="dxa"/>
            <w:tcBorders>
              <w:top w:val="single" w:sz="4" w:space="0" w:color="auto"/>
              <w:left w:val="single" w:sz="4" w:space="0" w:color="auto"/>
              <w:bottom w:val="single" w:sz="4" w:space="0" w:color="auto"/>
              <w:right w:val="single" w:sz="4" w:space="0" w:color="auto"/>
            </w:tcBorders>
            <w:vAlign w:val="center"/>
          </w:tcPr>
          <w:p w14:paraId="1204C1CA" w14:textId="77777777" w:rsidR="0041417B" w:rsidRPr="00B43262" w:rsidRDefault="0041417B" w:rsidP="00D43915">
            <w:pPr>
              <w:rPr>
                <w:rFonts w:cs="Calibri"/>
                <w:color w:val="000000"/>
              </w:rPr>
            </w:pPr>
            <w:r w:rsidRPr="00B43262">
              <w:rPr>
                <w:rFonts w:cs="Calibri"/>
                <w:color w:val="000000"/>
                <w:sz w:val="18"/>
              </w:rPr>
              <w:t xml:space="preserve">    |___|</w:t>
            </w:r>
          </w:p>
        </w:tc>
        <w:tc>
          <w:tcPr>
            <w:tcW w:w="451" w:type="dxa"/>
            <w:tcBorders>
              <w:top w:val="single" w:sz="4" w:space="0" w:color="auto"/>
              <w:left w:val="single" w:sz="4" w:space="0" w:color="auto"/>
              <w:bottom w:val="single" w:sz="4" w:space="0" w:color="auto"/>
              <w:right w:val="single" w:sz="4" w:space="0" w:color="auto"/>
            </w:tcBorders>
            <w:vAlign w:val="center"/>
            <w:hideMark/>
          </w:tcPr>
          <w:p w14:paraId="5B8B1E19" w14:textId="77777777" w:rsidR="0041417B" w:rsidRPr="00B43262" w:rsidRDefault="0041417B" w:rsidP="00D43915">
            <w:pPr>
              <w:jc w:val="center"/>
              <w:rPr>
                <w:rFonts w:cs="Calibri"/>
                <w:b/>
                <w:color w:val="000000"/>
              </w:rPr>
            </w:pPr>
            <w:r w:rsidRPr="00B43262">
              <w:rPr>
                <w:rFonts w:cs="Calibri"/>
                <w:b/>
                <w:color w:val="000000"/>
              </w:rPr>
              <w:t>d</w:t>
            </w:r>
          </w:p>
        </w:tc>
        <w:tc>
          <w:tcPr>
            <w:tcW w:w="3059" w:type="dxa"/>
            <w:tcBorders>
              <w:top w:val="single" w:sz="4" w:space="0" w:color="auto"/>
              <w:left w:val="single" w:sz="4" w:space="0" w:color="auto"/>
              <w:bottom w:val="single" w:sz="4" w:space="0" w:color="auto"/>
              <w:right w:val="single" w:sz="4" w:space="0" w:color="auto"/>
            </w:tcBorders>
            <w:vAlign w:val="bottom"/>
            <w:hideMark/>
          </w:tcPr>
          <w:p w14:paraId="030E9C5F" w14:textId="77777777" w:rsidR="0041417B" w:rsidRPr="00B43262" w:rsidRDefault="0041417B" w:rsidP="00D43915">
            <w:pPr>
              <w:rPr>
                <w:rFonts w:cs="Calibri"/>
                <w:color w:val="000000"/>
                <w:sz w:val="16"/>
                <w:szCs w:val="16"/>
              </w:rPr>
            </w:pPr>
            <w:r w:rsidRPr="00B43262">
              <w:rPr>
                <w:rFonts w:cs="Calibri"/>
                <w:color w:val="000000"/>
                <w:sz w:val="16"/>
                <w:szCs w:val="16"/>
              </w:rPr>
              <w:t>Covered pit or pit latrine</w:t>
            </w:r>
          </w:p>
        </w:tc>
        <w:tc>
          <w:tcPr>
            <w:tcW w:w="1619" w:type="dxa"/>
            <w:tcBorders>
              <w:top w:val="single" w:sz="4" w:space="0" w:color="auto"/>
              <w:left w:val="single" w:sz="4" w:space="0" w:color="auto"/>
              <w:bottom w:val="single" w:sz="4" w:space="0" w:color="auto"/>
              <w:right w:val="single" w:sz="4" w:space="0" w:color="auto"/>
            </w:tcBorders>
            <w:hideMark/>
          </w:tcPr>
          <w:p w14:paraId="6291A294" w14:textId="77777777" w:rsidR="0041417B" w:rsidRPr="00B43262" w:rsidRDefault="0041417B" w:rsidP="00D43915">
            <w:pPr>
              <w:jc w:val="center"/>
              <w:rPr>
                <w:rFonts w:cs="Calibri"/>
                <w:color w:val="000000"/>
                <w:sz w:val="18"/>
              </w:rPr>
            </w:pPr>
            <w:r w:rsidRPr="00B43262">
              <w:rPr>
                <w:rFonts w:cs="Calibri"/>
                <w:color w:val="000000"/>
                <w:sz w:val="18"/>
              </w:rPr>
              <w:t>|___|</w:t>
            </w:r>
          </w:p>
        </w:tc>
      </w:tr>
      <w:tr w:rsidR="0041417B" w:rsidRPr="00B43262" w14:paraId="1096DBC2" w14:textId="77777777" w:rsidTr="00025CB8">
        <w:trPr>
          <w:trHeight w:val="293"/>
        </w:trPr>
        <w:tc>
          <w:tcPr>
            <w:tcW w:w="817" w:type="dxa"/>
            <w:vMerge/>
            <w:tcBorders>
              <w:left w:val="single" w:sz="4" w:space="0" w:color="auto"/>
              <w:right w:val="single" w:sz="4" w:space="0" w:color="auto"/>
            </w:tcBorders>
            <w:hideMark/>
          </w:tcPr>
          <w:p w14:paraId="75494CE6" w14:textId="77777777" w:rsidR="0041417B" w:rsidRPr="00B43262" w:rsidRDefault="0041417B" w:rsidP="00D43915">
            <w:pPr>
              <w:rPr>
                <w:rFonts w:cs="Calibri"/>
                <w:b/>
                <w:color w:val="000000"/>
              </w:rPr>
            </w:pPr>
          </w:p>
        </w:tc>
        <w:tc>
          <w:tcPr>
            <w:tcW w:w="3140" w:type="dxa"/>
            <w:vMerge/>
            <w:tcBorders>
              <w:left w:val="single" w:sz="4" w:space="0" w:color="auto"/>
              <w:right w:val="single" w:sz="4" w:space="0" w:color="auto"/>
            </w:tcBorders>
            <w:vAlign w:val="center"/>
            <w:hideMark/>
          </w:tcPr>
          <w:p w14:paraId="1817F9AF" w14:textId="77777777" w:rsidR="0041417B" w:rsidRPr="00B43262" w:rsidRDefault="0041417B" w:rsidP="00D43915">
            <w:pPr>
              <w:rPr>
                <w:rFonts w:cs="Calibri"/>
                <w:b/>
                <w:color w:val="000000"/>
              </w:rPr>
            </w:pPr>
          </w:p>
        </w:tc>
        <w:tc>
          <w:tcPr>
            <w:tcW w:w="645" w:type="dxa"/>
            <w:tcBorders>
              <w:top w:val="single" w:sz="4" w:space="0" w:color="auto"/>
              <w:left w:val="single" w:sz="4" w:space="0" w:color="auto"/>
              <w:bottom w:val="single" w:sz="4" w:space="0" w:color="auto"/>
              <w:right w:val="single" w:sz="4" w:space="0" w:color="auto"/>
            </w:tcBorders>
            <w:vAlign w:val="center"/>
            <w:hideMark/>
          </w:tcPr>
          <w:p w14:paraId="6AD2783A" w14:textId="77777777" w:rsidR="0041417B" w:rsidRPr="00B43262" w:rsidRDefault="0041417B" w:rsidP="00D43915">
            <w:pPr>
              <w:jc w:val="center"/>
              <w:rPr>
                <w:rFonts w:cs="Calibri"/>
                <w:b/>
                <w:color w:val="000000"/>
              </w:rPr>
            </w:pPr>
            <w:r w:rsidRPr="00B43262">
              <w:rPr>
                <w:rFonts w:cs="Calibri"/>
                <w:b/>
                <w:color w:val="000000"/>
              </w:rPr>
              <w:t>e</w:t>
            </w:r>
          </w:p>
        </w:tc>
        <w:tc>
          <w:tcPr>
            <w:tcW w:w="3152" w:type="dxa"/>
            <w:tcBorders>
              <w:top w:val="nil"/>
              <w:left w:val="single" w:sz="4" w:space="0" w:color="auto"/>
              <w:bottom w:val="single" w:sz="4" w:space="0" w:color="auto"/>
              <w:right w:val="single" w:sz="4" w:space="0" w:color="auto"/>
            </w:tcBorders>
            <w:vAlign w:val="bottom"/>
            <w:hideMark/>
          </w:tcPr>
          <w:p w14:paraId="275B381E" w14:textId="77777777" w:rsidR="0041417B" w:rsidRPr="00B43262" w:rsidRDefault="0041417B" w:rsidP="00D43915">
            <w:pPr>
              <w:rPr>
                <w:rFonts w:cs="Calibri"/>
                <w:color w:val="000000"/>
                <w:sz w:val="16"/>
                <w:szCs w:val="16"/>
              </w:rPr>
            </w:pPr>
            <w:r w:rsidRPr="00B43262">
              <w:rPr>
                <w:rFonts w:cs="Calibri"/>
                <w:color w:val="000000"/>
                <w:sz w:val="16"/>
                <w:szCs w:val="16"/>
              </w:rPr>
              <w:t>Open‐pit ‐ no protection</w:t>
            </w:r>
          </w:p>
        </w:tc>
        <w:tc>
          <w:tcPr>
            <w:tcW w:w="991" w:type="dxa"/>
            <w:tcBorders>
              <w:top w:val="nil"/>
              <w:left w:val="single" w:sz="4" w:space="0" w:color="auto"/>
              <w:bottom w:val="single" w:sz="4" w:space="0" w:color="auto"/>
              <w:right w:val="single" w:sz="4" w:space="0" w:color="auto"/>
            </w:tcBorders>
            <w:hideMark/>
          </w:tcPr>
          <w:p w14:paraId="718491DD" w14:textId="77777777" w:rsidR="0041417B" w:rsidRPr="00B43262" w:rsidRDefault="0041417B" w:rsidP="00D43915">
            <w:pPr>
              <w:jc w:val="center"/>
              <w:rPr>
                <w:rFonts w:cs="Calibri"/>
                <w:color w:val="000000"/>
                <w:sz w:val="18"/>
              </w:rPr>
            </w:pPr>
            <w:r w:rsidRPr="00B43262">
              <w:rPr>
                <w:rFonts w:cs="Calibri"/>
                <w:color w:val="000000"/>
                <w:sz w:val="18"/>
              </w:rPr>
              <w:t>|___|</w:t>
            </w:r>
          </w:p>
        </w:tc>
        <w:tc>
          <w:tcPr>
            <w:tcW w:w="451" w:type="dxa"/>
            <w:tcBorders>
              <w:top w:val="single" w:sz="4" w:space="0" w:color="auto"/>
              <w:left w:val="single" w:sz="4" w:space="0" w:color="auto"/>
              <w:bottom w:val="single" w:sz="4" w:space="0" w:color="auto"/>
              <w:right w:val="single" w:sz="4" w:space="0" w:color="auto"/>
            </w:tcBorders>
            <w:vAlign w:val="center"/>
            <w:hideMark/>
          </w:tcPr>
          <w:p w14:paraId="05DCC99E" w14:textId="77777777" w:rsidR="0041417B" w:rsidRPr="00B43262" w:rsidRDefault="0041417B" w:rsidP="00D43915">
            <w:pPr>
              <w:jc w:val="center"/>
              <w:rPr>
                <w:rFonts w:cs="Calibri"/>
                <w:b/>
                <w:color w:val="000000"/>
              </w:rPr>
            </w:pPr>
            <w:r w:rsidRPr="00B43262">
              <w:rPr>
                <w:rFonts w:cs="Calibri"/>
                <w:b/>
                <w:color w:val="000000"/>
              </w:rPr>
              <w:t>f</w:t>
            </w:r>
          </w:p>
        </w:tc>
        <w:tc>
          <w:tcPr>
            <w:tcW w:w="3060" w:type="dxa"/>
            <w:tcBorders>
              <w:top w:val="single" w:sz="4" w:space="0" w:color="auto"/>
              <w:left w:val="single" w:sz="4" w:space="0" w:color="auto"/>
              <w:bottom w:val="single" w:sz="4" w:space="0" w:color="auto"/>
              <w:right w:val="single" w:sz="4" w:space="0" w:color="auto"/>
            </w:tcBorders>
            <w:vAlign w:val="bottom"/>
            <w:hideMark/>
          </w:tcPr>
          <w:p w14:paraId="022F6F78" w14:textId="77777777" w:rsidR="0041417B" w:rsidRPr="00B43262" w:rsidRDefault="0041417B" w:rsidP="00D43915">
            <w:pPr>
              <w:rPr>
                <w:rFonts w:cs="Calibri"/>
                <w:color w:val="000000"/>
                <w:sz w:val="16"/>
                <w:szCs w:val="16"/>
              </w:rPr>
            </w:pPr>
            <w:r w:rsidRPr="00B43262">
              <w:rPr>
                <w:rFonts w:cs="Calibri"/>
                <w:color w:val="000000"/>
                <w:sz w:val="16"/>
                <w:szCs w:val="16"/>
              </w:rPr>
              <w:t>Protected ground or pit</w:t>
            </w:r>
          </w:p>
        </w:tc>
        <w:tc>
          <w:tcPr>
            <w:tcW w:w="1619" w:type="dxa"/>
            <w:tcBorders>
              <w:top w:val="single" w:sz="4" w:space="0" w:color="auto"/>
              <w:left w:val="single" w:sz="4" w:space="0" w:color="auto"/>
              <w:bottom w:val="single" w:sz="4" w:space="0" w:color="auto"/>
              <w:right w:val="single" w:sz="4" w:space="0" w:color="auto"/>
            </w:tcBorders>
            <w:hideMark/>
          </w:tcPr>
          <w:p w14:paraId="70D4037E" w14:textId="77777777" w:rsidR="0041417B" w:rsidRPr="00B43262" w:rsidRDefault="0041417B" w:rsidP="00D43915">
            <w:pPr>
              <w:jc w:val="center"/>
              <w:rPr>
                <w:rFonts w:cs="Calibri"/>
                <w:color w:val="000000"/>
                <w:sz w:val="18"/>
              </w:rPr>
            </w:pPr>
            <w:r w:rsidRPr="00B43262">
              <w:rPr>
                <w:rFonts w:cs="Calibri"/>
                <w:color w:val="000000"/>
                <w:sz w:val="18"/>
              </w:rPr>
              <w:t>|___|</w:t>
            </w:r>
          </w:p>
        </w:tc>
      </w:tr>
      <w:tr w:rsidR="0041417B" w:rsidRPr="00B43262" w14:paraId="517E3D37" w14:textId="77777777" w:rsidTr="00025CB8">
        <w:trPr>
          <w:trHeight w:val="293"/>
        </w:trPr>
        <w:tc>
          <w:tcPr>
            <w:tcW w:w="817" w:type="dxa"/>
            <w:vMerge/>
            <w:tcBorders>
              <w:left w:val="single" w:sz="4" w:space="0" w:color="auto"/>
              <w:right w:val="single" w:sz="4" w:space="0" w:color="auto"/>
            </w:tcBorders>
            <w:hideMark/>
          </w:tcPr>
          <w:p w14:paraId="067969F0" w14:textId="77777777" w:rsidR="0041417B" w:rsidRPr="00B43262" w:rsidRDefault="0041417B" w:rsidP="00D43915">
            <w:pPr>
              <w:rPr>
                <w:rFonts w:cs="Calibri"/>
                <w:b/>
                <w:color w:val="000000"/>
              </w:rPr>
            </w:pPr>
          </w:p>
        </w:tc>
        <w:tc>
          <w:tcPr>
            <w:tcW w:w="3140" w:type="dxa"/>
            <w:vMerge/>
            <w:tcBorders>
              <w:left w:val="single" w:sz="4" w:space="0" w:color="auto"/>
              <w:right w:val="single" w:sz="4" w:space="0" w:color="auto"/>
            </w:tcBorders>
            <w:vAlign w:val="center"/>
            <w:hideMark/>
          </w:tcPr>
          <w:p w14:paraId="7AE1C219" w14:textId="77777777" w:rsidR="0041417B" w:rsidRPr="00B43262" w:rsidRDefault="0041417B" w:rsidP="00D43915">
            <w:pPr>
              <w:rPr>
                <w:rFonts w:cs="Calibri"/>
                <w:b/>
                <w:color w:val="000000"/>
              </w:rPr>
            </w:pPr>
          </w:p>
        </w:tc>
        <w:tc>
          <w:tcPr>
            <w:tcW w:w="9918" w:type="dxa"/>
            <w:gridSpan w:val="6"/>
            <w:tcBorders>
              <w:top w:val="single" w:sz="4" w:space="0" w:color="auto"/>
              <w:left w:val="single" w:sz="4" w:space="0" w:color="auto"/>
              <w:bottom w:val="single" w:sz="4" w:space="0" w:color="auto"/>
              <w:right w:val="single" w:sz="4" w:space="0" w:color="auto"/>
            </w:tcBorders>
            <w:shd w:val="pct15" w:color="auto" w:fill="auto"/>
            <w:vAlign w:val="center"/>
            <w:hideMark/>
          </w:tcPr>
          <w:p w14:paraId="41E035D6" w14:textId="77777777" w:rsidR="0041417B" w:rsidRPr="00B43262" w:rsidRDefault="0041417B" w:rsidP="00D43915">
            <w:pPr>
              <w:jc w:val="center"/>
              <w:rPr>
                <w:rFonts w:cs="Calibri"/>
                <w:b/>
                <w:color w:val="000000"/>
                <w:sz w:val="18"/>
              </w:rPr>
            </w:pPr>
            <w:r w:rsidRPr="00B43262">
              <w:rPr>
                <w:rFonts w:cs="Calibri"/>
                <w:b/>
                <w:bCs/>
                <w:color w:val="000000"/>
                <w:sz w:val="16"/>
                <w:szCs w:val="16"/>
              </w:rPr>
              <w:t>Remove off-site</w:t>
            </w:r>
          </w:p>
        </w:tc>
      </w:tr>
      <w:tr w:rsidR="0041417B" w:rsidRPr="00B43262" w14:paraId="4B5FCE42" w14:textId="77777777" w:rsidTr="00025CB8">
        <w:trPr>
          <w:trHeight w:val="359"/>
        </w:trPr>
        <w:tc>
          <w:tcPr>
            <w:tcW w:w="817" w:type="dxa"/>
            <w:vMerge/>
            <w:tcBorders>
              <w:left w:val="single" w:sz="4" w:space="0" w:color="auto"/>
              <w:right w:val="single" w:sz="4" w:space="0" w:color="auto"/>
            </w:tcBorders>
            <w:hideMark/>
          </w:tcPr>
          <w:p w14:paraId="72FF4516" w14:textId="77777777" w:rsidR="0041417B" w:rsidRPr="00B43262" w:rsidRDefault="0041417B" w:rsidP="00D43915">
            <w:pPr>
              <w:rPr>
                <w:rFonts w:cs="Calibri"/>
                <w:b/>
                <w:color w:val="000000"/>
              </w:rPr>
            </w:pPr>
          </w:p>
        </w:tc>
        <w:tc>
          <w:tcPr>
            <w:tcW w:w="3140" w:type="dxa"/>
            <w:vMerge/>
            <w:tcBorders>
              <w:left w:val="single" w:sz="4" w:space="0" w:color="auto"/>
              <w:right w:val="single" w:sz="4" w:space="0" w:color="auto"/>
            </w:tcBorders>
            <w:vAlign w:val="center"/>
            <w:hideMark/>
          </w:tcPr>
          <w:p w14:paraId="460A6297" w14:textId="77777777" w:rsidR="0041417B" w:rsidRPr="00B43262" w:rsidRDefault="0041417B" w:rsidP="00D43915">
            <w:pPr>
              <w:rPr>
                <w:rFonts w:cs="Calibri"/>
                <w:b/>
                <w:color w:val="000000"/>
              </w:rPr>
            </w:pPr>
          </w:p>
        </w:tc>
        <w:tc>
          <w:tcPr>
            <w:tcW w:w="645" w:type="dxa"/>
            <w:tcBorders>
              <w:top w:val="single" w:sz="4" w:space="0" w:color="auto"/>
              <w:left w:val="single" w:sz="4" w:space="0" w:color="auto"/>
              <w:bottom w:val="single" w:sz="4" w:space="0" w:color="auto"/>
              <w:right w:val="single" w:sz="4" w:space="0" w:color="auto"/>
            </w:tcBorders>
            <w:vAlign w:val="center"/>
            <w:hideMark/>
          </w:tcPr>
          <w:p w14:paraId="17750F9A" w14:textId="77777777" w:rsidR="0041417B" w:rsidRPr="00B43262" w:rsidRDefault="0041417B" w:rsidP="00D43915">
            <w:pPr>
              <w:rPr>
                <w:rFonts w:cs="Calibri"/>
                <w:b/>
                <w:color w:val="000000"/>
              </w:rPr>
            </w:pPr>
            <w:r w:rsidRPr="00B43262">
              <w:rPr>
                <w:rFonts w:cs="Calibri"/>
                <w:b/>
                <w:color w:val="000000"/>
              </w:rPr>
              <w:t xml:space="preserve">   g</w:t>
            </w:r>
          </w:p>
        </w:tc>
        <w:tc>
          <w:tcPr>
            <w:tcW w:w="3152" w:type="dxa"/>
            <w:tcBorders>
              <w:top w:val="single" w:sz="4" w:space="0" w:color="auto"/>
              <w:left w:val="single" w:sz="4" w:space="0" w:color="auto"/>
              <w:bottom w:val="single" w:sz="4" w:space="0" w:color="auto"/>
              <w:right w:val="single" w:sz="4" w:space="0" w:color="auto"/>
            </w:tcBorders>
            <w:vAlign w:val="center"/>
          </w:tcPr>
          <w:p w14:paraId="00E44B22" w14:textId="77777777" w:rsidR="0041417B" w:rsidRPr="00B43262" w:rsidRDefault="0041417B" w:rsidP="00D43915">
            <w:pPr>
              <w:rPr>
                <w:rFonts w:cs="Calibri"/>
                <w:color w:val="000000"/>
              </w:rPr>
            </w:pPr>
            <w:r w:rsidRPr="00B43262">
              <w:rPr>
                <w:rFonts w:cs="Calibri"/>
                <w:color w:val="000000"/>
                <w:sz w:val="16"/>
                <w:szCs w:val="16"/>
              </w:rPr>
              <w:t>Stored in covered container</w:t>
            </w:r>
          </w:p>
        </w:tc>
        <w:tc>
          <w:tcPr>
            <w:tcW w:w="991" w:type="dxa"/>
            <w:tcBorders>
              <w:top w:val="single" w:sz="4" w:space="0" w:color="auto"/>
              <w:left w:val="single" w:sz="4" w:space="0" w:color="auto"/>
              <w:bottom w:val="single" w:sz="4" w:space="0" w:color="auto"/>
              <w:right w:val="single" w:sz="4" w:space="0" w:color="auto"/>
            </w:tcBorders>
            <w:vAlign w:val="center"/>
          </w:tcPr>
          <w:p w14:paraId="51231611" w14:textId="77777777" w:rsidR="0041417B" w:rsidRPr="00B43262" w:rsidRDefault="0041417B" w:rsidP="00D43915">
            <w:pPr>
              <w:ind w:left="720"/>
              <w:rPr>
                <w:rFonts w:cs="Calibri"/>
                <w:color w:val="000000"/>
              </w:rPr>
            </w:pPr>
          </w:p>
        </w:tc>
        <w:tc>
          <w:tcPr>
            <w:tcW w:w="451" w:type="dxa"/>
            <w:tcBorders>
              <w:top w:val="single" w:sz="4" w:space="0" w:color="auto"/>
              <w:left w:val="single" w:sz="4" w:space="0" w:color="auto"/>
              <w:bottom w:val="single" w:sz="4" w:space="0" w:color="auto"/>
              <w:right w:val="single" w:sz="4" w:space="0" w:color="auto"/>
            </w:tcBorders>
            <w:vAlign w:val="center"/>
            <w:hideMark/>
          </w:tcPr>
          <w:p w14:paraId="4A12654A" w14:textId="77777777" w:rsidR="0041417B" w:rsidRPr="00B43262" w:rsidRDefault="0041417B" w:rsidP="00D43915">
            <w:pPr>
              <w:jc w:val="center"/>
              <w:rPr>
                <w:rFonts w:cs="Calibri"/>
                <w:b/>
                <w:color w:val="000000"/>
              </w:rPr>
            </w:pPr>
            <w:r w:rsidRPr="00B43262">
              <w:rPr>
                <w:rFonts w:cs="Calibri"/>
                <w:b/>
                <w:color w:val="000000"/>
              </w:rPr>
              <w:t>h</w:t>
            </w:r>
          </w:p>
        </w:tc>
        <w:tc>
          <w:tcPr>
            <w:tcW w:w="3060" w:type="dxa"/>
            <w:tcBorders>
              <w:top w:val="single" w:sz="4" w:space="0" w:color="auto"/>
              <w:left w:val="single" w:sz="4" w:space="0" w:color="auto"/>
              <w:bottom w:val="single" w:sz="4" w:space="0" w:color="auto"/>
              <w:right w:val="single" w:sz="4" w:space="0" w:color="auto"/>
            </w:tcBorders>
            <w:vAlign w:val="center"/>
            <w:hideMark/>
          </w:tcPr>
          <w:p w14:paraId="3EC4A864" w14:textId="77777777" w:rsidR="0041417B" w:rsidRPr="00B43262" w:rsidRDefault="0041417B" w:rsidP="00D43915">
            <w:pPr>
              <w:rPr>
                <w:rFonts w:cs="Calibri"/>
                <w:color w:val="000000"/>
                <w:sz w:val="16"/>
                <w:szCs w:val="16"/>
              </w:rPr>
            </w:pPr>
            <w:r w:rsidRPr="00B43262">
              <w:rPr>
                <w:rFonts w:cs="Calibri"/>
                <w:color w:val="000000"/>
                <w:sz w:val="16"/>
                <w:szCs w:val="16"/>
              </w:rPr>
              <w:t>Stored in other protected environment</w:t>
            </w:r>
          </w:p>
        </w:tc>
        <w:tc>
          <w:tcPr>
            <w:tcW w:w="1619" w:type="dxa"/>
            <w:tcBorders>
              <w:top w:val="single" w:sz="4" w:space="0" w:color="auto"/>
              <w:left w:val="single" w:sz="4" w:space="0" w:color="auto"/>
              <w:bottom w:val="single" w:sz="4" w:space="0" w:color="auto"/>
              <w:right w:val="single" w:sz="4" w:space="0" w:color="auto"/>
            </w:tcBorders>
            <w:hideMark/>
          </w:tcPr>
          <w:p w14:paraId="197CDC5F" w14:textId="77777777" w:rsidR="0041417B" w:rsidRPr="00B43262" w:rsidRDefault="0041417B" w:rsidP="00D43915">
            <w:pPr>
              <w:jc w:val="center"/>
              <w:rPr>
                <w:rFonts w:cs="Calibri"/>
                <w:color w:val="000000"/>
                <w:sz w:val="18"/>
              </w:rPr>
            </w:pPr>
            <w:r w:rsidRPr="00B43262">
              <w:rPr>
                <w:rFonts w:cs="Calibri"/>
                <w:color w:val="000000"/>
                <w:sz w:val="18"/>
              </w:rPr>
              <w:t>|___|</w:t>
            </w:r>
          </w:p>
          <w:p w14:paraId="661EEC65" w14:textId="77777777" w:rsidR="0041417B" w:rsidRPr="00B43262" w:rsidRDefault="0041417B" w:rsidP="00D43915">
            <w:pPr>
              <w:jc w:val="center"/>
              <w:rPr>
                <w:rFonts w:cs="Calibri"/>
                <w:color w:val="000000"/>
                <w:sz w:val="18"/>
              </w:rPr>
            </w:pPr>
          </w:p>
        </w:tc>
      </w:tr>
      <w:tr w:rsidR="0041417B" w:rsidRPr="00B43262" w14:paraId="4B280EDC" w14:textId="77777777" w:rsidTr="00025CB8">
        <w:trPr>
          <w:trHeight w:val="449"/>
        </w:trPr>
        <w:tc>
          <w:tcPr>
            <w:tcW w:w="817" w:type="dxa"/>
            <w:vMerge/>
            <w:tcBorders>
              <w:left w:val="single" w:sz="4" w:space="0" w:color="auto"/>
              <w:right w:val="single" w:sz="4" w:space="0" w:color="auto"/>
            </w:tcBorders>
            <w:hideMark/>
          </w:tcPr>
          <w:p w14:paraId="3578A593" w14:textId="77777777" w:rsidR="0041417B" w:rsidRPr="00B43262" w:rsidRDefault="0041417B" w:rsidP="00D43915">
            <w:pPr>
              <w:rPr>
                <w:rFonts w:cs="Calibri"/>
                <w:b/>
                <w:color w:val="000000"/>
              </w:rPr>
            </w:pPr>
          </w:p>
        </w:tc>
        <w:tc>
          <w:tcPr>
            <w:tcW w:w="3140" w:type="dxa"/>
            <w:vMerge/>
            <w:tcBorders>
              <w:left w:val="single" w:sz="4" w:space="0" w:color="auto"/>
              <w:right w:val="single" w:sz="4" w:space="0" w:color="auto"/>
            </w:tcBorders>
            <w:vAlign w:val="center"/>
            <w:hideMark/>
          </w:tcPr>
          <w:p w14:paraId="7074CBF2" w14:textId="77777777" w:rsidR="0041417B" w:rsidRPr="00B43262" w:rsidRDefault="0041417B" w:rsidP="00D43915">
            <w:pPr>
              <w:rPr>
                <w:rFonts w:cs="Calibri"/>
                <w:b/>
                <w:color w:val="000000"/>
              </w:rPr>
            </w:pPr>
          </w:p>
        </w:tc>
        <w:tc>
          <w:tcPr>
            <w:tcW w:w="645" w:type="dxa"/>
            <w:tcBorders>
              <w:top w:val="single" w:sz="4" w:space="0" w:color="auto"/>
              <w:left w:val="single" w:sz="4" w:space="0" w:color="auto"/>
              <w:bottom w:val="single" w:sz="4" w:space="0" w:color="auto"/>
              <w:right w:val="single" w:sz="4" w:space="0" w:color="auto"/>
            </w:tcBorders>
            <w:vAlign w:val="center"/>
            <w:hideMark/>
          </w:tcPr>
          <w:p w14:paraId="4BC0F10F" w14:textId="77777777" w:rsidR="0041417B" w:rsidRPr="00B43262" w:rsidRDefault="0041417B" w:rsidP="00D43915">
            <w:pPr>
              <w:jc w:val="center"/>
              <w:rPr>
                <w:rFonts w:cs="Calibri"/>
                <w:b/>
                <w:color w:val="000000"/>
              </w:rPr>
            </w:pPr>
            <w:r w:rsidRPr="00B43262">
              <w:rPr>
                <w:rFonts w:cs="Calibri"/>
                <w:b/>
                <w:color w:val="000000"/>
              </w:rPr>
              <w:t>i</w:t>
            </w:r>
          </w:p>
        </w:tc>
        <w:tc>
          <w:tcPr>
            <w:tcW w:w="3152" w:type="dxa"/>
            <w:tcBorders>
              <w:top w:val="nil"/>
              <w:left w:val="nil"/>
              <w:bottom w:val="single" w:sz="4" w:space="0" w:color="auto"/>
              <w:right w:val="single" w:sz="4" w:space="0" w:color="auto"/>
            </w:tcBorders>
            <w:vAlign w:val="bottom"/>
            <w:hideMark/>
          </w:tcPr>
          <w:p w14:paraId="43ECA6E3" w14:textId="77777777" w:rsidR="0041417B" w:rsidRPr="00B43262" w:rsidRDefault="0041417B" w:rsidP="00D43915">
            <w:pPr>
              <w:rPr>
                <w:rFonts w:cs="Calibri"/>
                <w:color w:val="000000"/>
                <w:sz w:val="16"/>
                <w:szCs w:val="16"/>
              </w:rPr>
            </w:pPr>
            <w:r w:rsidRPr="00B43262">
              <w:rPr>
                <w:rFonts w:cs="Calibri"/>
                <w:color w:val="000000"/>
                <w:sz w:val="16"/>
                <w:szCs w:val="16"/>
              </w:rPr>
              <w:t>Stored unprotected</w:t>
            </w:r>
          </w:p>
        </w:tc>
        <w:tc>
          <w:tcPr>
            <w:tcW w:w="991" w:type="dxa"/>
            <w:tcBorders>
              <w:top w:val="nil"/>
              <w:left w:val="nil"/>
              <w:bottom w:val="single" w:sz="4" w:space="0" w:color="auto"/>
              <w:right w:val="single" w:sz="4" w:space="0" w:color="auto"/>
            </w:tcBorders>
            <w:hideMark/>
          </w:tcPr>
          <w:p w14:paraId="68CB3585" w14:textId="77777777" w:rsidR="0041417B" w:rsidRPr="00B43262" w:rsidRDefault="0041417B" w:rsidP="00D43915">
            <w:pPr>
              <w:jc w:val="center"/>
              <w:rPr>
                <w:rFonts w:cs="Calibri"/>
                <w:color w:val="000000"/>
                <w:sz w:val="18"/>
              </w:rPr>
            </w:pPr>
            <w:r w:rsidRPr="00B43262">
              <w:rPr>
                <w:rFonts w:cs="Calibri"/>
                <w:color w:val="000000"/>
                <w:sz w:val="18"/>
              </w:rPr>
              <w:t>|___|</w:t>
            </w:r>
          </w:p>
        </w:tc>
        <w:tc>
          <w:tcPr>
            <w:tcW w:w="451" w:type="dxa"/>
            <w:tcBorders>
              <w:top w:val="single" w:sz="4" w:space="0" w:color="auto"/>
              <w:left w:val="single" w:sz="4" w:space="0" w:color="auto"/>
              <w:bottom w:val="single" w:sz="4" w:space="0" w:color="auto"/>
              <w:right w:val="single" w:sz="4" w:space="0" w:color="auto"/>
            </w:tcBorders>
            <w:vAlign w:val="center"/>
            <w:hideMark/>
          </w:tcPr>
          <w:p w14:paraId="56D10E1A" w14:textId="77777777" w:rsidR="0041417B" w:rsidRPr="00B43262" w:rsidRDefault="0041417B" w:rsidP="00D43915">
            <w:pPr>
              <w:jc w:val="center"/>
              <w:rPr>
                <w:rFonts w:cs="Calibri"/>
                <w:b/>
                <w:color w:val="000000"/>
              </w:rPr>
            </w:pPr>
            <w:r w:rsidRPr="00B43262">
              <w:rPr>
                <w:rFonts w:cs="Calibri"/>
                <w:b/>
                <w:color w:val="000000"/>
              </w:rPr>
              <w:t>j</w:t>
            </w:r>
          </w:p>
        </w:tc>
        <w:tc>
          <w:tcPr>
            <w:tcW w:w="3060" w:type="dxa"/>
            <w:tcBorders>
              <w:top w:val="single" w:sz="4" w:space="0" w:color="auto"/>
              <w:left w:val="single" w:sz="4" w:space="0" w:color="auto"/>
              <w:bottom w:val="single" w:sz="4" w:space="0" w:color="auto"/>
              <w:right w:val="single" w:sz="4" w:space="0" w:color="auto"/>
            </w:tcBorders>
            <w:vAlign w:val="center"/>
            <w:hideMark/>
          </w:tcPr>
          <w:p w14:paraId="2D16CCAB" w14:textId="77777777" w:rsidR="0041417B" w:rsidRPr="00B43262" w:rsidRDefault="0041417B" w:rsidP="00D43915">
            <w:pPr>
              <w:rPr>
                <w:rFonts w:cs="Calibri"/>
                <w:bCs/>
                <w:color w:val="000000"/>
                <w:sz w:val="16"/>
                <w:szCs w:val="16"/>
              </w:rPr>
            </w:pPr>
            <w:r w:rsidRPr="00B43262">
              <w:rPr>
                <w:rFonts w:cs="Calibri"/>
                <w:color w:val="000000"/>
                <w:sz w:val="16"/>
                <w:szCs w:val="16"/>
              </w:rPr>
              <w:t>Other (specify)</w:t>
            </w:r>
          </w:p>
        </w:tc>
        <w:tc>
          <w:tcPr>
            <w:tcW w:w="1619" w:type="dxa"/>
            <w:tcBorders>
              <w:top w:val="single" w:sz="4" w:space="0" w:color="auto"/>
              <w:left w:val="single" w:sz="4" w:space="0" w:color="auto"/>
              <w:bottom w:val="single" w:sz="4" w:space="0" w:color="auto"/>
              <w:right w:val="single" w:sz="4" w:space="0" w:color="auto"/>
            </w:tcBorders>
            <w:vAlign w:val="bottom"/>
          </w:tcPr>
          <w:p w14:paraId="5EB69210" w14:textId="77777777" w:rsidR="0041417B" w:rsidRPr="00B43262" w:rsidRDefault="0041417B" w:rsidP="00D43915">
            <w:pPr>
              <w:jc w:val="center"/>
              <w:rPr>
                <w:rFonts w:cs="Calibri"/>
                <w:bCs/>
                <w:color w:val="000000"/>
                <w:sz w:val="8"/>
                <w:szCs w:val="18"/>
              </w:rPr>
            </w:pPr>
          </w:p>
          <w:p w14:paraId="1D0E56C4" w14:textId="77777777" w:rsidR="0041417B" w:rsidRPr="00B43262" w:rsidRDefault="0041417B" w:rsidP="00D43915">
            <w:pPr>
              <w:jc w:val="center"/>
              <w:rPr>
                <w:rFonts w:cs="Calibri"/>
                <w:color w:val="000000"/>
                <w:sz w:val="20"/>
              </w:rPr>
            </w:pPr>
            <w:r w:rsidRPr="00B43262">
              <w:rPr>
                <w:rFonts w:cs="Calibri"/>
                <w:color w:val="000000"/>
              </w:rPr>
              <w:t>|___|</w:t>
            </w:r>
          </w:p>
          <w:p w14:paraId="4A2366B5" w14:textId="77777777" w:rsidR="0041417B" w:rsidRPr="00B43262" w:rsidRDefault="0041417B" w:rsidP="00D43915">
            <w:pPr>
              <w:jc w:val="center"/>
              <w:rPr>
                <w:rFonts w:cs="Calibri"/>
                <w:color w:val="000000"/>
                <w:sz w:val="18"/>
                <w:szCs w:val="18"/>
              </w:rPr>
            </w:pPr>
            <w:r w:rsidRPr="00B43262">
              <w:rPr>
                <w:rFonts w:cs="Calibri"/>
                <w:color w:val="000000"/>
                <w:sz w:val="18"/>
                <w:szCs w:val="18"/>
              </w:rPr>
              <w:t>_______________</w:t>
            </w:r>
          </w:p>
        </w:tc>
      </w:tr>
      <w:tr w:rsidR="0041417B" w:rsidRPr="00B43262" w14:paraId="33F869C7" w14:textId="77777777" w:rsidTr="00025CB8">
        <w:trPr>
          <w:trHeight w:val="293"/>
        </w:trPr>
        <w:tc>
          <w:tcPr>
            <w:tcW w:w="817" w:type="dxa"/>
            <w:vMerge/>
            <w:tcBorders>
              <w:left w:val="single" w:sz="4" w:space="0" w:color="auto"/>
              <w:right w:val="single" w:sz="4" w:space="0" w:color="auto"/>
            </w:tcBorders>
            <w:hideMark/>
          </w:tcPr>
          <w:p w14:paraId="5ACEF758" w14:textId="77777777" w:rsidR="0041417B" w:rsidRPr="00B43262" w:rsidRDefault="0041417B" w:rsidP="00D43915">
            <w:pPr>
              <w:rPr>
                <w:rFonts w:cs="Calibri"/>
                <w:b/>
                <w:color w:val="000000"/>
              </w:rPr>
            </w:pPr>
          </w:p>
        </w:tc>
        <w:tc>
          <w:tcPr>
            <w:tcW w:w="3140" w:type="dxa"/>
            <w:vMerge/>
            <w:tcBorders>
              <w:left w:val="single" w:sz="4" w:space="0" w:color="auto"/>
              <w:right w:val="single" w:sz="4" w:space="0" w:color="auto"/>
            </w:tcBorders>
            <w:vAlign w:val="center"/>
            <w:hideMark/>
          </w:tcPr>
          <w:p w14:paraId="50F3DA9C" w14:textId="77777777" w:rsidR="0041417B" w:rsidRPr="00B43262" w:rsidRDefault="0041417B" w:rsidP="00D43915">
            <w:pPr>
              <w:rPr>
                <w:rFonts w:cs="Calibri"/>
                <w:b/>
                <w:color w:val="000000"/>
              </w:rPr>
            </w:pPr>
          </w:p>
        </w:tc>
        <w:tc>
          <w:tcPr>
            <w:tcW w:w="645" w:type="dxa"/>
            <w:tcBorders>
              <w:top w:val="single" w:sz="4" w:space="0" w:color="auto"/>
              <w:left w:val="single" w:sz="4" w:space="0" w:color="auto"/>
              <w:bottom w:val="single" w:sz="4" w:space="0" w:color="auto"/>
              <w:right w:val="single" w:sz="4" w:space="0" w:color="auto"/>
            </w:tcBorders>
            <w:vAlign w:val="center"/>
            <w:hideMark/>
          </w:tcPr>
          <w:p w14:paraId="3616853D" w14:textId="77777777" w:rsidR="0041417B" w:rsidRPr="00B43262" w:rsidRDefault="0041417B" w:rsidP="00D43915">
            <w:pPr>
              <w:jc w:val="center"/>
              <w:rPr>
                <w:rFonts w:cs="Calibri"/>
                <w:b/>
                <w:color w:val="000000"/>
              </w:rPr>
            </w:pPr>
            <w:r w:rsidRPr="00B43262">
              <w:rPr>
                <w:rFonts w:cs="Calibri"/>
                <w:b/>
                <w:color w:val="000000"/>
              </w:rPr>
              <w:t>k</w:t>
            </w:r>
          </w:p>
        </w:tc>
        <w:tc>
          <w:tcPr>
            <w:tcW w:w="3152" w:type="dxa"/>
            <w:tcBorders>
              <w:top w:val="nil"/>
              <w:left w:val="nil"/>
              <w:bottom w:val="single" w:sz="4" w:space="0" w:color="auto"/>
              <w:right w:val="single" w:sz="4" w:space="0" w:color="auto"/>
            </w:tcBorders>
            <w:vAlign w:val="bottom"/>
            <w:hideMark/>
          </w:tcPr>
          <w:p w14:paraId="19024496" w14:textId="77777777" w:rsidR="0041417B" w:rsidRPr="00B43262" w:rsidRDefault="0041417B" w:rsidP="00D43915">
            <w:pPr>
              <w:rPr>
                <w:rFonts w:cs="Calibri"/>
                <w:color w:val="000000"/>
                <w:sz w:val="16"/>
                <w:szCs w:val="16"/>
              </w:rPr>
            </w:pPr>
            <w:r w:rsidRPr="00B43262">
              <w:rPr>
                <w:rFonts w:cs="Calibri"/>
                <w:color w:val="000000"/>
                <w:sz w:val="16"/>
                <w:szCs w:val="16"/>
              </w:rPr>
              <w:t>Facility never has sharp waste</w:t>
            </w:r>
          </w:p>
        </w:tc>
        <w:tc>
          <w:tcPr>
            <w:tcW w:w="991" w:type="dxa"/>
            <w:tcBorders>
              <w:top w:val="nil"/>
              <w:left w:val="nil"/>
              <w:bottom w:val="single" w:sz="4" w:space="0" w:color="auto"/>
              <w:right w:val="single" w:sz="4" w:space="0" w:color="auto"/>
            </w:tcBorders>
            <w:hideMark/>
          </w:tcPr>
          <w:p w14:paraId="070DF6A7" w14:textId="77777777" w:rsidR="0041417B" w:rsidRPr="00B43262" w:rsidRDefault="0041417B" w:rsidP="00D43915">
            <w:pPr>
              <w:jc w:val="center"/>
              <w:rPr>
                <w:rFonts w:cs="Calibri"/>
                <w:color w:val="000000"/>
                <w:sz w:val="18"/>
              </w:rPr>
            </w:pPr>
            <w:r w:rsidRPr="00B43262">
              <w:rPr>
                <w:rFonts w:cs="Calibri"/>
                <w:color w:val="000000"/>
                <w:sz w:val="18"/>
              </w:rPr>
              <w:t>|___|</w:t>
            </w:r>
          </w:p>
        </w:tc>
        <w:tc>
          <w:tcPr>
            <w:tcW w:w="451" w:type="dxa"/>
            <w:tcBorders>
              <w:top w:val="single" w:sz="4" w:space="0" w:color="auto"/>
              <w:left w:val="single" w:sz="4" w:space="0" w:color="auto"/>
              <w:bottom w:val="single" w:sz="4" w:space="0" w:color="auto"/>
              <w:right w:val="single" w:sz="4" w:space="0" w:color="auto"/>
            </w:tcBorders>
            <w:vAlign w:val="center"/>
            <w:hideMark/>
          </w:tcPr>
          <w:p w14:paraId="3DBC1512" w14:textId="77777777" w:rsidR="0041417B" w:rsidRPr="00B43262" w:rsidRDefault="0041417B" w:rsidP="00D43915">
            <w:pPr>
              <w:jc w:val="center"/>
              <w:rPr>
                <w:rFonts w:cs="Calibri"/>
                <w:b/>
                <w:color w:val="000000"/>
              </w:rPr>
            </w:pPr>
            <w:r w:rsidRPr="00B43262">
              <w:rPr>
                <w:rFonts w:cs="Calibri"/>
                <w:b/>
                <w:color w:val="000000"/>
              </w:rPr>
              <w:t>l</w:t>
            </w:r>
          </w:p>
        </w:tc>
        <w:tc>
          <w:tcPr>
            <w:tcW w:w="3060" w:type="dxa"/>
            <w:tcBorders>
              <w:top w:val="single" w:sz="4" w:space="0" w:color="auto"/>
              <w:left w:val="single" w:sz="4" w:space="0" w:color="auto"/>
              <w:bottom w:val="single" w:sz="4" w:space="0" w:color="auto"/>
              <w:right w:val="single" w:sz="4" w:space="0" w:color="auto"/>
            </w:tcBorders>
            <w:vAlign w:val="center"/>
            <w:hideMark/>
          </w:tcPr>
          <w:p w14:paraId="73813A6A" w14:textId="77777777" w:rsidR="0041417B" w:rsidRPr="00B43262" w:rsidRDefault="0041417B" w:rsidP="00D43915">
            <w:pPr>
              <w:rPr>
                <w:rFonts w:cs="Calibri"/>
                <w:bCs/>
                <w:color w:val="000000"/>
                <w:sz w:val="16"/>
                <w:szCs w:val="16"/>
              </w:rPr>
            </w:pPr>
            <w:r w:rsidRPr="00B43262">
              <w:rPr>
                <w:rFonts w:cs="Calibri"/>
                <w:bCs/>
                <w:color w:val="000000"/>
                <w:sz w:val="16"/>
                <w:szCs w:val="16"/>
              </w:rPr>
              <w:t>Burn incinerator</w:t>
            </w:r>
          </w:p>
        </w:tc>
        <w:tc>
          <w:tcPr>
            <w:tcW w:w="1619" w:type="dxa"/>
            <w:tcBorders>
              <w:top w:val="single" w:sz="4" w:space="0" w:color="auto"/>
              <w:left w:val="single" w:sz="4" w:space="0" w:color="auto"/>
              <w:bottom w:val="single" w:sz="4" w:space="0" w:color="auto"/>
              <w:right w:val="single" w:sz="4" w:space="0" w:color="auto"/>
            </w:tcBorders>
            <w:vAlign w:val="bottom"/>
          </w:tcPr>
          <w:p w14:paraId="3FAADD68" w14:textId="77777777" w:rsidR="0041417B" w:rsidRPr="00B43262" w:rsidRDefault="0041417B" w:rsidP="00D43915">
            <w:pPr>
              <w:jc w:val="center"/>
              <w:rPr>
                <w:rFonts w:cs="Calibri"/>
                <w:bCs/>
                <w:color w:val="000000"/>
                <w:sz w:val="8"/>
                <w:szCs w:val="18"/>
              </w:rPr>
            </w:pPr>
          </w:p>
          <w:p w14:paraId="18FCC403" w14:textId="77777777" w:rsidR="0041417B" w:rsidRPr="00B43262" w:rsidRDefault="0041417B" w:rsidP="00D43915">
            <w:pPr>
              <w:jc w:val="center"/>
              <w:rPr>
                <w:rFonts w:cs="Calibri"/>
                <w:color w:val="000000"/>
                <w:sz w:val="20"/>
              </w:rPr>
            </w:pPr>
            <w:r w:rsidRPr="00B43262">
              <w:rPr>
                <w:rFonts w:cs="Calibri"/>
                <w:color w:val="000000"/>
              </w:rPr>
              <w:t>|___|</w:t>
            </w:r>
          </w:p>
        </w:tc>
      </w:tr>
      <w:tr w:rsidR="0041417B" w:rsidRPr="00B43262" w14:paraId="6EB15DFB" w14:textId="77777777" w:rsidTr="00025CB8">
        <w:trPr>
          <w:trHeight w:val="293"/>
        </w:trPr>
        <w:tc>
          <w:tcPr>
            <w:tcW w:w="817" w:type="dxa"/>
            <w:vMerge/>
            <w:tcBorders>
              <w:left w:val="single" w:sz="4" w:space="0" w:color="auto"/>
              <w:right w:val="single" w:sz="4" w:space="0" w:color="auto"/>
            </w:tcBorders>
          </w:tcPr>
          <w:p w14:paraId="5BFEC418" w14:textId="77777777" w:rsidR="0041417B" w:rsidRPr="00B43262" w:rsidRDefault="0041417B" w:rsidP="00D43915">
            <w:pPr>
              <w:rPr>
                <w:rFonts w:cs="Calibri"/>
                <w:b/>
                <w:color w:val="000000"/>
              </w:rPr>
            </w:pPr>
          </w:p>
        </w:tc>
        <w:tc>
          <w:tcPr>
            <w:tcW w:w="3140" w:type="dxa"/>
            <w:vMerge/>
            <w:tcBorders>
              <w:left w:val="single" w:sz="4" w:space="0" w:color="auto"/>
              <w:right w:val="single" w:sz="4" w:space="0" w:color="auto"/>
            </w:tcBorders>
            <w:vAlign w:val="center"/>
          </w:tcPr>
          <w:p w14:paraId="57B5AD86" w14:textId="77777777" w:rsidR="0041417B" w:rsidRPr="00B43262" w:rsidRDefault="0041417B" w:rsidP="00D43915">
            <w:pPr>
              <w:rPr>
                <w:rFonts w:cs="Calibri"/>
                <w:b/>
                <w:color w:val="000000"/>
              </w:rPr>
            </w:pPr>
          </w:p>
        </w:tc>
        <w:tc>
          <w:tcPr>
            <w:tcW w:w="9918" w:type="dxa"/>
            <w:gridSpan w:val="6"/>
            <w:tcBorders>
              <w:top w:val="single" w:sz="4" w:space="0" w:color="auto"/>
              <w:left w:val="single" w:sz="4" w:space="0" w:color="auto"/>
              <w:bottom w:val="single" w:sz="4" w:space="0" w:color="auto"/>
              <w:right w:val="single" w:sz="4" w:space="0" w:color="auto"/>
            </w:tcBorders>
            <w:shd w:val="pct15" w:color="auto" w:fill="auto"/>
            <w:vAlign w:val="center"/>
          </w:tcPr>
          <w:p w14:paraId="6FCEE197" w14:textId="77777777" w:rsidR="0041417B" w:rsidRPr="00B43262" w:rsidRDefault="0041417B" w:rsidP="00D43915">
            <w:pPr>
              <w:jc w:val="center"/>
              <w:rPr>
                <w:rFonts w:cs="Calibri"/>
                <w:b/>
                <w:bCs/>
                <w:color w:val="000000"/>
                <w:sz w:val="16"/>
                <w:szCs w:val="16"/>
              </w:rPr>
            </w:pPr>
            <w:r w:rsidRPr="00B43262">
              <w:rPr>
                <w:rFonts w:cs="Calibri"/>
                <w:b/>
                <w:bCs/>
                <w:color w:val="000000"/>
                <w:sz w:val="16"/>
                <w:szCs w:val="16"/>
              </w:rPr>
              <w:t>Burn Incinerator (within the facility ground)</w:t>
            </w:r>
          </w:p>
        </w:tc>
      </w:tr>
      <w:tr w:rsidR="0041417B" w:rsidRPr="00B43262" w14:paraId="4F64D60B" w14:textId="77777777" w:rsidTr="00025CB8">
        <w:trPr>
          <w:trHeight w:val="293"/>
        </w:trPr>
        <w:tc>
          <w:tcPr>
            <w:tcW w:w="817" w:type="dxa"/>
            <w:vMerge/>
            <w:tcBorders>
              <w:left w:val="single" w:sz="4" w:space="0" w:color="auto"/>
              <w:bottom w:val="single" w:sz="4" w:space="0" w:color="auto"/>
              <w:right w:val="single" w:sz="4" w:space="0" w:color="auto"/>
            </w:tcBorders>
          </w:tcPr>
          <w:p w14:paraId="256F5767" w14:textId="77777777" w:rsidR="0041417B" w:rsidRPr="00B43262" w:rsidRDefault="0041417B" w:rsidP="00D43915">
            <w:pPr>
              <w:rPr>
                <w:rFonts w:cs="Calibri"/>
                <w:b/>
                <w:color w:val="000000"/>
              </w:rPr>
            </w:pPr>
          </w:p>
        </w:tc>
        <w:tc>
          <w:tcPr>
            <w:tcW w:w="3140" w:type="dxa"/>
            <w:vMerge/>
            <w:tcBorders>
              <w:left w:val="single" w:sz="4" w:space="0" w:color="auto"/>
              <w:bottom w:val="single" w:sz="4" w:space="0" w:color="auto"/>
              <w:right w:val="single" w:sz="4" w:space="0" w:color="auto"/>
            </w:tcBorders>
            <w:vAlign w:val="center"/>
          </w:tcPr>
          <w:p w14:paraId="3B78CF94" w14:textId="77777777" w:rsidR="0041417B" w:rsidRPr="00B43262" w:rsidRDefault="0041417B" w:rsidP="00D43915">
            <w:pPr>
              <w:rPr>
                <w:rFonts w:cs="Calibri"/>
                <w:b/>
                <w:color w:val="000000"/>
              </w:rPr>
            </w:pPr>
          </w:p>
        </w:tc>
        <w:tc>
          <w:tcPr>
            <w:tcW w:w="645" w:type="dxa"/>
            <w:tcBorders>
              <w:top w:val="single" w:sz="4" w:space="0" w:color="auto"/>
              <w:left w:val="single" w:sz="4" w:space="0" w:color="auto"/>
              <w:bottom w:val="single" w:sz="4" w:space="0" w:color="auto"/>
              <w:right w:val="single" w:sz="4" w:space="0" w:color="auto"/>
            </w:tcBorders>
            <w:vAlign w:val="center"/>
          </w:tcPr>
          <w:p w14:paraId="24C02D58" w14:textId="77777777" w:rsidR="0041417B" w:rsidRPr="00B43262" w:rsidRDefault="0041417B" w:rsidP="00D43915">
            <w:pPr>
              <w:jc w:val="center"/>
              <w:rPr>
                <w:rFonts w:cs="Calibri"/>
                <w:b/>
                <w:color w:val="000000"/>
              </w:rPr>
            </w:pPr>
            <w:r w:rsidRPr="00B43262">
              <w:rPr>
                <w:rFonts w:cs="Calibri"/>
                <w:b/>
                <w:color w:val="000000"/>
              </w:rPr>
              <w:t>m</w:t>
            </w:r>
          </w:p>
        </w:tc>
        <w:tc>
          <w:tcPr>
            <w:tcW w:w="3152" w:type="dxa"/>
            <w:tcBorders>
              <w:top w:val="nil"/>
              <w:left w:val="nil"/>
              <w:bottom w:val="single" w:sz="4" w:space="0" w:color="auto"/>
              <w:right w:val="single" w:sz="4" w:space="0" w:color="auto"/>
            </w:tcBorders>
            <w:vAlign w:val="bottom"/>
          </w:tcPr>
          <w:p w14:paraId="7B9854DE" w14:textId="77777777" w:rsidR="0041417B" w:rsidRPr="00B43262" w:rsidRDefault="0041417B" w:rsidP="00D43915">
            <w:pPr>
              <w:rPr>
                <w:rFonts w:cs="Calibri"/>
                <w:color w:val="000000"/>
                <w:sz w:val="16"/>
                <w:szCs w:val="16"/>
              </w:rPr>
            </w:pPr>
            <w:r w:rsidRPr="00B43262">
              <w:rPr>
                <w:rFonts w:cs="Calibri"/>
                <w:color w:val="000000"/>
                <w:sz w:val="16"/>
                <w:szCs w:val="16"/>
              </w:rPr>
              <w:t>2‐chamber industrial (800‐1000+° C)</w:t>
            </w:r>
          </w:p>
        </w:tc>
        <w:tc>
          <w:tcPr>
            <w:tcW w:w="991" w:type="dxa"/>
            <w:tcBorders>
              <w:top w:val="nil"/>
              <w:left w:val="nil"/>
              <w:bottom w:val="single" w:sz="4" w:space="0" w:color="auto"/>
              <w:right w:val="single" w:sz="4" w:space="0" w:color="auto"/>
            </w:tcBorders>
          </w:tcPr>
          <w:p w14:paraId="1DFCC8EE" w14:textId="77777777" w:rsidR="0041417B" w:rsidRPr="00B43262" w:rsidRDefault="0041417B" w:rsidP="00D43915">
            <w:pPr>
              <w:jc w:val="center"/>
              <w:rPr>
                <w:rFonts w:cs="Calibri"/>
                <w:color w:val="000000"/>
                <w:sz w:val="18"/>
              </w:rPr>
            </w:pPr>
            <w:r w:rsidRPr="00B43262">
              <w:rPr>
                <w:rFonts w:cs="Calibri"/>
                <w:color w:val="000000"/>
                <w:sz w:val="18"/>
              </w:rPr>
              <w:t>|___|</w:t>
            </w:r>
          </w:p>
        </w:tc>
        <w:tc>
          <w:tcPr>
            <w:tcW w:w="451" w:type="dxa"/>
            <w:tcBorders>
              <w:top w:val="single" w:sz="4" w:space="0" w:color="auto"/>
              <w:left w:val="single" w:sz="4" w:space="0" w:color="auto"/>
              <w:bottom w:val="single" w:sz="4" w:space="0" w:color="auto"/>
              <w:right w:val="single" w:sz="4" w:space="0" w:color="auto"/>
            </w:tcBorders>
            <w:vAlign w:val="center"/>
          </w:tcPr>
          <w:p w14:paraId="05B504BE" w14:textId="77777777" w:rsidR="0041417B" w:rsidRPr="00B43262" w:rsidRDefault="0041417B" w:rsidP="00D43915">
            <w:pPr>
              <w:jc w:val="center"/>
              <w:rPr>
                <w:rFonts w:cs="Calibri"/>
                <w:b/>
                <w:color w:val="000000"/>
              </w:rPr>
            </w:pPr>
            <w:r w:rsidRPr="00B43262">
              <w:rPr>
                <w:rFonts w:cs="Calibri"/>
                <w:b/>
                <w:color w:val="000000"/>
              </w:rPr>
              <w:t>n</w:t>
            </w:r>
          </w:p>
        </w:tc>
        <w:tc>
          <w:tcPr>
            <w:tcW w:w="3060" w:type="dxa"/>
            <w:tcBorders>
              <w:top w:val="single" w:sz="4" w:space="0" w:color="auto"/>
              <w:left w:val="single" w:sz="4" w:space="0" w:color="auto"/>
              <w:bottom w:val="single" w:sz="4" w:space="0" w:color="auto"/>
              <w:right w:val="single" w:sz="4" w:space="0" w:color="auto"/>
            </w:tcBorders>
            <w:vAlign w:val="center"/>
          </w:tcPr>
          <w:p w14:paraId="0C839BEF" w14:textId="77777777" w:rsidR="0041417B" w:rsidRPr="00B43262" w:rsidRDefault="0041417B" w:rsidP="00D43915">
            <w:pPr>
              <w:rPr>
                <w:rFonts w:cs="Calibri"/>
                <w:bCs/>
                <w:color w:val="000000"/>
                <w:sz w:val="16"/>
                <w:szCs w:val="16"/>
              </w:rPr>
            </w:pPr>
            <w:r w:rsidRPr="00B43262">
              <w:rPr>
                <w:rFonts w:cs="Calibri"/>
                <w:color w:val="000000"/>
                <w:sz w:val="16"/>
                <w:szCs w:val="16"/>
              </w:rPr>
              <w:t>1‐chamber drum/brick</w:t>
            </w:r>
          </w:p>
        </w:tc>
        <w:tc>
          <w:tcPr>
            <w:tcW w:w="1619" w:type="dxa"/>
            <w:tcBorders>
              <w:top w:val="single" w:sz="4" w:space="0" w:color="auto"/>
              <w:left w:val="single" w:sz="4" w:space="0" w:color="auto"/>
              <w:bottom w:val="single" w:sz="4" w:space="0" w:color="auto"/>
              <w:right w:val="single" w:sz="4" w:space="0" w:color="auto"/>
            </w:tcBorders>
            <w:vAlign w:val="bottom"/>
          </w:tcPr>
          <w:p w14:paraId="3001C810" w14:textId="77777777" w:rsidR="0041417B" w:rsidRPr="00B43262" w:rsidRDefault="0041417B" w:rsidP="00D43915">
            <w:pPr>
              <w:jc w:val="center"/>
              <w:rPr>
                <w:rFonts w:cs="Calibri"/>
                <w:bCs/>
                <w:color w:val="000000"/>
                <w:sz w:val="8"/>
                <w:szCs w:val="18"/>
              </w:rPr>
            </w:pPr>
            <w:r w:rsidRPr="00B43262">
              <w:rPr>
                <w:rFonts w:cs="Calibri"/>
                <w:color w:val="000000"/>
                <w:sz w:val="18"/>
              </w:rPr>
              <w:t>|___|</w:t>
            </w:r>
          </w:p>
        </w:tc>
      </w:tr>
      <w:tr w:rsidR="0041417B" w:rsidRPr="00B43262" w14:paraId="24EF1EE4" w14:textId="77777777" w:rsidTr="00025CB8">
        <w:trPr>
          <w:trHeight w:hRule="exact" w:val="1135"/>
        </w:trPr>
        <w:tc>
          <w:tcPr>
            <w:tcW w:w="817" w:type="dxa"/>
            <w:tcBorders>
              <w:top w:val="single" w:sz="4" w:space="0" w:color="auto"/>
              <w:left w:val="single" w:sz="4" w:space="0" w:color="auto"/>
              <w:bottom w:val="single" w:sz="4" w:space="0" w:color="auto"/>
              <w:right w:val="single" w:sz="4" w:space="0" w:color="auto"/>
            </w:tcBorders>
          </w:tcPr>
          <w:p w14:paraId="6A7441BB" w14:textId="77777777" w:rsidR="0041417B" w:rsidRPr="00B43262" w:rsidRDefault="0041417B" w:rsidP="00D43915">
            <w:r w:rsidRPr="00B43262">
              <w:rPr>
                <w:rFonts w:asciiTheme="majorHAnsi" w:hAnsiTheme="majorHAnsi"/>
                <w:b/>
                <w:sz w:val="20"/>
                <w:szCs w:val="20"/>
              </w:rPr>
              <w:t>Q18.</w:t>
            </w:r>
          </w:p>
        </w:tc>
        <w:tc>
          <w:tcPr>
            <w:tcW w:w="6941" w:type="dxa"/>
            <w:gridSpan w:val="3"/>
            <w:tcBorders>
              <w:top w:val="single" w:sz="4" w:space="0" w:color="auto"/>
              <w:left w:val="single" w:sz="4" w:space="0" w:color="auto"/>
              <w:bottom w:val="single" w:sz="4" w:space="0" w:color="auto"/>
              <w:right w:val="nil"/>
            </w:tcBorders>
            <w:vAlign w:val="center"/>
          </w:tcPr>
          <w:p w14:paraId="090A85B1" w14:textId="77777777" w:rsidR="0041417B" w:rsidRPr="00B43262" w:rsidRDefault="0041417B" w:rsidP="00D43915">
            <w:pPr>
              <w:autoSpaceDE w:val="0"/>
              <w:autoSpaceDN w:val="0"/>
              <w:adjustRightInd w:val="0"/>
              <w:rPr>
                <w:rFonts w:cs="Calibri"/>
                <w:b/>
                <w:color w:val="000000"/>
                <w:szCs w:val="20"/>
              </w:rPr>
            </w:pPr>
            <w:r w:rsidRPr="00B43262">
              <w:rPr>
                <w:rFonts w:cs="Calibri"/>
                <w:b/>
                <w:color w:val="000000"/>
                <w:szCs w:val="20"/>
              </w:rPr>
              <w:t>Ask to see the place used by the facility for disposal of sharps waste and indicate the condition observed. If sharps waste is disposed offsite, observed where waste is stored prior to collection for offsite disposal.</w:t>
            </w:r>
          </w:p>
          <w:p w14:paraId="73B79A35" w14:textId="77777777" w:rsidR="0041417B" w:rsidRPr="00B43262" w:rsidRDefault="0041417B" w:rsidP="00D43915">
            <w:pPr>
              <w:autoSpaceDE w:val="0"/>
              <w:autoSpaceDN w:val="0"/>
              <w:adjustRightInd w:val="0"/>
              <w:rPr>
                <w:rFonts w:cs="Calibri"/>
                <w:b/>
                <w:color w:val="000000"/>
                <w:szCs w:val="20"/>
              </w:rPr>
            </w:pPr>
          </w:p>
          <w:p w14:paraId="65A3EB52" w14:textId="77777777" w:rsidR="0041417B" w:rsidRPr="00B43262" w:rsidRDefault="0041417B" w:rsidP="00D43915">
            <w:pPr>
              <w:autoSpaceDE w:val="0"/>
              <w:autoSpaceDN w:val="0"/>
              <w:adjustRightInd w:val="0"/>
              <w:rPr>
                <w:rFonts w:cs="Calibri"/>
                <w:b/>
                <w:color w:val="000000"/>
              </w:rPr>
            </w:pPr>
          </w:p>
        </w:tc>
        <w:tc>
          <w:tcPr>
            <w:tcW w:w="4498" w:type="dxa"/>
            <w:gridSpan w:val="3"/>
            <w:tcBorders>
              <w:top w:val="single" w:sz="4" w:space="0" w:color="auto"/>
              <w:left w:val="nil"/>
              <w:bottom w:val="single" w:sz="4" w:space="0" w:color="auto"/>
              <w:right w:val="single" w:sz="4" w:space="0" w:color="auto"/>
            </w:tcBorders>
            <w:vAlign w:val="center"/>
            <w:hideMark/>
          </w:tcPr>
          <w:p w14:paraId="5C87A398" w14:textId="77777777" w:rsidR="0041417B" w:rsidRPr="00B43262" w:rsidRDefault="0041417B" w:rsidP="00D43915">
            <w:pPr>
              <w:autoSpaceDE w:val="0"/>
              <w:autoSpaceDN w:val="0"/>
              <w:adjustRightInd w:val="0"/>
              <w:jc w:val="right"/>
              <w:rPr>
                <w:rFonts w:cs="Calibri"/>
                <w:color w:val="000000"/>
                <w:sz w:val="16"/>
                <w:szCs w:val="16"/>
              </w:rPr>
            </w:pPr>
            <w:r w:rsidRPr="00B43262">
              <w:rPr>
                <w:rFonts w:cs="Calibri"/>
                <w:color w:val="000000"/>
                <w:sz w:val="16"/>
                <w:szCs w:val="16"/>
              </w:rPr>
              <w:t>NO WASTE VISIBLE = 1</w:t>
            </w:r>
          </w:p>
          <w:p w14:paraId="5A9BF341" w14:textId="77777777" w:rsidR="0041417B" w:rsidRPr="00B43262" w:rsidRDefault="0041417B" w:rsidP="00D43915">
            <w:pPr>
              <w:autoSpaceDE w:val="0"/>
              <w:autoSpaceDN w:val="0"/>
              <w:adjustRightInd w:val="0"/>
              <w:jc w:val="right"/>
              <w:rPr>
                <w:rFonts w:cs="Calibri"/>
                <w:color w:val="000000"/>
                <w:sz w:val="16"/>
                <w:szCs w:val="16"/>
              </w:rPr>
            </w:pPr>
            <w:r w:rsidRPr="00B43262">
              <w:rPr>
                <w:rFonts w:cs="Calibri"/>
                <w:color w:val="000000"/>
                <w:sz w:val="16"/>
                <w:szCs w:val="16"/>
              </w:rPr>
              <w:t>WASTE VISIBLE BUT PROTECTED AREA = 2</w:t>
            </w:r>
          </w:p>
          <w:p w14:paraId="2BCFFA2D" w14:textId="77777777" w:rsidR="0041417B" w:rsidRPr="00B43262" w:rsidRDefault="0041417B" w:rsidP="00D43915">
            <w:pPr>
              <w:autoSpaceDE w:val="0"/>
              <w:autoSpaceDN w:val="0"/>
              <w:adjustRightInd w:val="0"/>
              <w:jc w:val="right"/>
              <w:rPr>
                <w:rFonts w:cs="Calibri"/>
                <w:color w:val="000000"/>
                <w:sz w:val="16"/>
                <w:szCs w:val="16"/>
              </w:rPr>
            </w:pPr>
            <w:r w:rsidRPr="00B43262">
              <w:rPr>
                <w:rFonts w:cs="Calibri"/>
                <w:color w:val="000000"/>
                <w:sz w:val="16"/>
                <w:szCs w:val="16"/>
              </w:rPr>
              <w:t xml:space="preserve">WASTE VISIBLE, </w:t>
            </w:r>
            <w:r w:rsidRPr="00B43262">
              <w:rPr>
                <w:rFonts w:cs="Calibri"/>
                <w:b/>
                <w:bCs/>
                <w:color w:val="000000"/>
                <w:sz w:val="16"/>
                <w:szCs w:val="16"/>
              </w:rPr>
              <w:t xml:space="preserve">NOT </w:t>
            </w:r>
            <w:r w:rsidRPr="00B43262">
              <w:rPr>
                <w:rFonts w:cs="Calibri"/>
                <w:color w:val="000000"/>
                <w:sz w:val="16"/>
                <w:szCs w:val="16"/>
              </w:rPr>
              <w:t>PROTECTED = 3</w:t>
            </w:r>
          </w:p>
          <w:p w14:paraId="64BD69F6" w14:textId="77777777" w:rsidR="0041417B" w:rsidRPr="00B43262" w:rsidRDefault="0041417B" w:rsidP="00D43915">
            <w:pPr>
              <w:jc w:val="right"/>
              <w:rPr>
                <w:rFonts w:cs="Calibri"/>
                <w:color w:val="000000"/>
                <w:sz w:val="16"/>
                <w:szCs w:val="16"/>
              </w:rPr>
            </w:pPr>
            <w:r w:rsidRPr="00B43262">
              <w:rPr>
                <w:rFonts w:cs="Calibri"/>
                <w:color w:val="000000"/>
                <w:sz w:val="16"/>
                <w:szCs w:val="16"/>
              </w:rPr>
              <w:t>WASTE SITE NOT INSPECTED = 4</w:t>
            </w:r>
          </w:p>
        </w:tc>
        <w:tc>
          <w:tcPr>
            <w:tcW w:w="1619" w:type="dxa"/>
            <w:tcBorders>
              <w:top w:val="single" w:sz="4" w:space="0" w:color="auto"/>
              <w:left w:val="single" w:sz="4" w:space="0" w:color="auto"/>
              <w:bottom w:val="single" w:sz="4" w:space="0" w:color="auto"/>
              <w:right w:val="single" w:sz="4" w:space="0" w:color="auto"/>
            </w:tcBorders>
            <w:vAlign w:val="bottom"/>
            <w:hideMark/>
          </w:tcPr>
          <w:p w14:paraId="5196E57F" w14:textId="77777777" w:rsidR="0041417B" w:rsidRPr="00B43262" w:rsidRDefault="0041417B" w:rsidP="00D43915">
            <w:pPr>
              <w:jc w:val="center"/>
              <w:rPr>
                <w:rFonts w:cs="Calibri"/>
                <w:color w:val="000000"/>
              </w:rPr>
            </w:pPr>
            <w:r w:rsidRPr="00B43262">
              <w:rPr>
                <w:rFonts w:cs="Calibri"/>
                <w:color w:val="000000"/>
              </w:rPr>
              <w:t>|___|</w:t>
            </w:r>
          </w:p>
        </w:tc>
      </w:tr>
      <w:tr w:rsidR="0041417B" w:rsidRPr="00B43262" w14:paraId="624B2678" w14:textId="77777777" w:rsidTr="00025CB8">
        <w:trPr>
          <w:trHeight w:val="314"/>
        </w:trPr>
        <w:tc>
          <w:tcPr>
            <w:tcW w:w="817" w:type="dxa"/>
            <w:tcBorders>
              <w:top w:val="single" w:sz="4" w:space="0" w:color="auto"/>
              <w:left w:val="single" w:sz="4" w:space="0" w:color="auto"/>
              <w:bottom w:val="single" w:sz="4" w:space="0" w:color="auto"/>
              <w:right w:val="single" w:sz="4" w:space="0" w:color="auto"/>
            </w:tcBorders>
          </w:tcPr>
          <w:p w14:paraId="0480DDEF" w14:textId="77777777" w:rsidR="0041417B" w:rsidRPr="00B43262" w:rsidRDefault="0041417B" w:rsidP="00D43915">
            <w:del w:id="21" w:author="MSFUser" w:date="2018-02-01T15:26:00Z">
              <w:r w:rsidRPr="00B43262" w:rsidDel="001D3285">
                <w:rPr>
                  <w:rFonts w:asciiTheme="majorHAnsi" w:hAnsiTheme="majorHAnsi"/>
                  <w:b/>
                  <w:sz w:val="20"/>
                  <w:szCs w:val="20"/>
                </w:rPr>
                <w:delText>Q19.</w:delText>
              </w:r>
            </w:del>
          </w:p>
        </w:tc>
        <w:tc>
          <w:tcPr>
            <w:tcW w:w="13058" w:type="dxa"/>
            <w:gridSpan w:val="7"/>
            <w:tcBorders>
              <w:top w:val="single" w:sz="4" w:space="0" w:color="auto"/>
              <w:left w:val="single" w:sz="4" w:space="0" w:color="auto"/>
              <w:bottom w:val="single" w:sz="4" w:space="0" w:color="auto"/>
              <w:right w:val="single" w:sz="4" w:space="0" w:color="auto"/>
            </w:tcBorders>
            <w:vAlign w:val="center"/>
            <w:hideMark/>
          </w:tcPr>
          <w:p w14:paraId="5ECEC9C7" w14:textId="77777777" w:rsidR="0041417B" w:rsidRPr="00B43262" w:rsidRDefault="0041417B" w:rsidP="00D43915">
            <w:pPr>
              <w:jc w:val="center"/>
              <w:rPr>
                <w:rFonts w:cs="Calibri"/>
                <w:b/>
                <w:color w:val="000000"/>
                <w:szCs w:val="20"/>
              </w:rPr>
            </w:pPr>
            <w:r w:rsidRPr="00B43262">
              <w:rPr>
                <w:rFonts w:cs="Calibri"/>
                <w:b/>
                <w:color w:val="000000"/>
                <w:szCs w:val="20"/>
              </w:rPr>
              <w:t>Now I would like to ask you a few questions about waste management practices for medical waste other than sharps, such as used bandages.</w:t>
            </w:r>
          </w:p>
          <w:p w14:paraId="3E1FBAB9" w14:textId="77777777" w:rsidR="0041417B" w:rsidRPr="00B43262" w:rsidRDefault="0041417B" w:rsidP="00D43915">
            <w:pPr>
              <w:jc w:val="center"/>
              <w:rPr>
                <w:rFonts w:cs="Calibri"/>
                <w:color w:val="000000"/>
              </w:rPr>
            </w:pPr>
            <w:r w:rsidRPr="00B43262">
              <w:rPr>
                <w:rFonts w:cs="Calibri"/>
                <w:color w:val="000000"/>
                <w:sz w:val="16"/>
                <w:szCs w:val="16"/>
              </w:rPr>
              <w:t>PROBE TO ARRIVE AT CORRECT RESPONSE</w:t>
            </w:r>
            <w:r w:rsidRPr="00B43262">
              <w:rPr>
                <w:rFonts w:cs="Calibri"/>
                <w:b/>
                <w:color w:val="000000"/>
                <w:sz w:val="16"/>
                <w:szCs w:val="16"/>
              </w:rPr>
              <w:t>.</w:t>
            </w:r>
          </w:p>
        </w:tc>
      </w:tr>
      <w:tr w:rsidR="0041417B" w:rsidRPr="00B43262" w14:paraId="00A2B892" w14:textId="77777777" w:rsidTr="00025CB8">
        <w:trPr>
          <w:trHeight w:val="293"/>
        </w:trPr>
        <w:tc>
          <w:tcPr>
            <w:tcW w:w="817" w:type="dxa"/>
            <w:vMerge w:val="restart"/>
            <w:tcBorders>
              <w:top w:val="single" w:sz="4" w:space="0" w:color="auto"/>
              <w:left w:val="single" w:sz="4" w:space="0" w:color="auto"/>
              <w:bottom w:val="single" w:sz="4" w:space="0" w:color="auto"/>
              <w:right w:val="single" w:sz="4" w:space="0" w:color="auto"/>
            </w:tcBorders>
          </w:tcPr>
          <w:p w14:paraId="780FAC92" w14:textId="77777777" w:rsidR="0041417B" w:rsidRPr="00B43262" w:rsidRDefault="0041417B" w:rsidP="00D43915">
            <w:r w:rsidRPr="00B43262">
              <w:rPr>
                <w:rFonts w:asciiTheme="majorHAnsi" w:hAnsiTheme="majorHAnsi"/>
                <w:b/>
                <w:sz w:val="20"/>
                <w:szCs w:val="20"/>
              </w:rPr>
              <w:t>Q20.</w:t>
            </w:r>
          </w:p>
        </w:tc>
        <w:tc>
          <w:tcPr>
            <w:tcW w:w="3140" w:type="dxa"/>
            <w:vMerge w:val="restart"/>
            <w:tcBorders>
              <w:top w:val="single" w:sz="4" w:space="0" w:color="auto"/>
              <w:left w:val="single" w:sz="4" w:space="0" w:color="auto"/>
              <w:bottom w:val="single" w:sz="4" w:space="0" w:color="auto"/>
              <w:right w:val="single" w:sz="4" w:space="0" w:color="auto"/>
            </w:tcBorders>
            <w:vAlign w:val="center"/>
          </w:tcPr>
          <w:p w14:paraId="0C5C5B39" w14:textId="77777777" w:rsidR="0041417B" w:rsidRPr="00B43262" w:rsidRDefault="0041417B" w:rsidP="00D43915">
            <w:pPr>
              <w:rPr>
                <w:rFonts w:cs="Calibri"/>
                <w:b/>
                <w:color w:val="000000"/>
              </w:rPr>
            </w:pPr>
            <w:r w:rsidRPr="00B43262">
              <w:rPr>
                <w:rFonts w:cs="Calibri"/>
                <w:b/>
                <w:color w:val="000000"/>
              </w:rPr>
              <w:t xml:space="preserve">How does this facility finally dispose of </w:t>
            </w:r>
            <w:r w:rsidRPr="00B43262">
              <w:rPr>
                <w:rFonts w:cs="Calibri"/>
                <w:b/>
                <w:color w:val="000000"/>
                <w:u w:val="single"/>
              </w:rPr>
              <w:t>medical waste</w:t>
            </w:r>
            <w:r w:rsidRPr="00B43262">
              <w:rPr>
                <w:rFonts w:cs="Calibri"/>
                <w:b/>
                <w:color w:val="000000"/>
              </w:rPr>
              <w:t xml:space="preserve"> other than sharps boxes? </w:t>
            </w:r>
          </w:p>
          <w:p w14:paraId="4E2448B0" w14:textId="77777777" w:rsidR="0041417B" w:rsidRPr="00B43262" w:rsidRDefault="0041417B" w:rsidP="00D43915">
            <w:pPr>
              <w:rPr>
                <w:rFonts w:cs="Calibri"/>
                <w:b/>
                <w:color w:val="000000"/>
              </w:rPr>
            </w:pPr>
            <w:r w:rsidRPr="00B43262">
              <w:rPr>
                <w:rFonts w:cs="Calibri"/>
                <w:b/>
                <w:color w:val="000000"/>
              </w:rPr>
              <w:t>“STATE ALL THAT APPLY”</w:t>
            </w:r>
          </w:p>
          <w:p w14:paraId="61055D81" w14:textId="77777777" w:rsidR="0041417B" w:rsidRPr="00B43262" w:rsidRDefault="0041417B" w:rsidP="00D43915">
            <w:pPr>
              <w:rPr>
                <w:rFonts w:cs="Calibri"/>
                <w:b/>
                <w:color w:val="000000"/>
              </w:rPr>
            </w:pPr>
          </w:p>
          <w:p w14:paraId="25E10857" w14:textId="77777777" w:rsidR="0041417B" w:rsidRPr="00B43262" w:rsidRDefault="0041417B" w:rsidP="00D43915">
            <w:pPr>
              <w:jc w:val="right"/>
              <w:rPr>
                <w:rFonts w:cs="Calibri"/>
                <w:color w:val="000000"/>
                <w:sz w:val="16"/>
                <w:szCs w:val="16"/>
              </w:rPr>
            </w:pPr>
          </w:p>
          <w:p w14:paraId="4509A95A" w14:textId="77777777" w:rsidR="0041417B" w:rsidRPr="00B43262" w:rsidRDefault="0041417B" w:rsidP="00D43915">
            <w:pPr>
              <w:jc w:val="right"/>
              <w:rPr>
                <w:rFonts w:cs="Calibri"/>
                <w:color w:val="000000"/>
                <w:sz w:val="16"/>
                <w:szCs w:val="16"/>
              </w:rPr>
            </w:pPr>
            <w:r w:rsidRPr="00B43262">
              <w:rPr>
                <w:rFonts w:cs="Calibri"/>
                <w:color w:val="000000"/>
                <w:sz w:val="16"/>
                <w:szCs w:val="16"/>
              </w:rPr>
              <w:t>Yes = 1</w:t>
            </w:r>
          </w:p>
          <w:p w14:paraId="1EB2C0EE" w14:textId="77777777" w:rsidR="0041417B" w:rsidRPr="00B43262" w:rsidRDefault="0041417B" w:rsidP="00D43915">
            <w:pPr>
              <w:jc w:val="right"/>
              <w:rPr>
                <w:rFonts w:cs="Calibri"/>
                <w:b/>
                <w:color w:val="000000"/>
              </w:rPr>
            </w:pPr>
            <w:r w:rsidRPr="00B43262">
              <w:rPr>
                <w:rFonts w:cs="Calibri"/>
                <w:color w:val="000000"/>
                <w:sz w:val="16"/>
                <w:szCs w:val="16"/>
              </w:rPr>
              <w:t>No = 2</w:t>
            </w:r>
          </w:p>
        </w:tc>
        <w:tc>
          <w:tcPr>
            <w:tcW w:w="9918" w:type="dxa"/>
            <w:gridSpan w:val="6"/>
            <w:tcBorders>
              <w:top w:val="single" w:sz="4" w:space="0" w:color="auto"/>
              <w:left w:val="single" w:sz="4" w:space="0" w:color="auto"/>
              <w:bottom w:val="single" w:sz="4" w:space="0" w:color="auto"/>
              <w:right w:val="single" w:sz="4" w:space="0" w:color="auto"/>
            </w:tcBorders>
            <w:shd w:val="pct15" w:color="auto" w:fill="auto"/>
            <w:vAlign w:val="center"/>
            <w:hideMark/>
          </w:tcPr>
          <w:p w14:paraId="4AA03F21" w14:textId="77777777" w:rsidR="0041417B" w:rsidRPr="00B43262" w:rsidRDefault="0041417B" w:rsidP="00D43915">
            <w:pPr>
              <w:jc w:val="center"/>
              <w:rPr>
                <w:rFonts w:cs="Calibri"/>
                <w:color w:val="000000"/>
                <w:sz w:val="18"/>
              </w:rPr>
            </w:pPr>
            <w:r w:rsidRPr="00B43262">
              <w:rPr>
                <w:rFonts w:cs="Calibri"/>
                <w:b/>
                <w:bCs/>
                <w:color w:val="000000"/>
                <w:sz w:val="16"/>
                <w:szCs w:val="16"/>
              </w:rPr>
              <w:t>Open Burning (within the facility ground)</w:t>
            </w:r>
          </w:p>
        </w:tc>
      </w:tr>
      <w:tr w:rsidR="0041417B" w:rsidRPr="00B43262" w14:paraId="26A5BFF0" w14:textId="77777777" w:rsidTr="00025CB8">
        <w:trPr>
          <w:trHeight w:val="293"/>
        </w:trPr>
        <w:tc>
          <w:tcPr>
            <w:tcW w:w="817" w:type="dxa"/>
            <w:vMerge/>
            <w:tcBorders>
              <w:top w:val="single" w:sz="4" w:space="0" w:color="auto"/>
              <w:left w:val="single" w:sz="4" w:space="0" w:color="auto"/>
              <w:bottom w:val="single" w:sz="4" w:space="0" w:color="auto"/>
              <w:right w:val="single" w:sz="4" w:space="0" w:color="auto"/>
            </w:tcBorders>
            <w:hideMark/>
          </w:tcPr>
          <w:p w14:paraId="7D8F7BDF" w14:textId="77777777" w:rsidR="0041417B" w:rsidRPr="00B43262" w:rsidRDefault="0041417B" w:rsidP="00D43915">
            <w:pPr>
              <w:rPr>
                <w:rFonts w:cs="Calibri"/>
                <w:b/>
                <w:color w:val="000000"/>
              </w:rPr>
            </w:pPr>
          </w:p>
        </w:tc>
        <w:tc>
          <w:tcPr>
            <w:tcW w:w="3140" w:type="dxa"/>
            <w:vMerge/>
            <w:tcBorders>
              <w:top w:val="single" w:sz="4" w:space="0" w:color="auto"/>
              <w:left w:val="single" w:sz="4" w:space="0" w:color="auto"/>
              <w:bottom w:val="single" w:sz="4" w:space="0" w:color="auto"/>
              <w:right w:val="single" w:sz="4" w:space="0" w:color="auto"/>
            </w:tcBorders>
            <w:vAlign w:val="center"/>
            <w:hideMark/>
          </w:tcPr>
          <w:p w14:paraId="04901B1E" w14:textId="77777777" w:rsidR="0041417B" w:rsidRPr="00B43262" w:rsidRDefault="0041417B" w:rsidP="00D43915">
            <w:pPr>
              <w:rPr>
                <w:rFonts w:cs="Calibri"/>
                <w:b/>
                <w:color w:val="000000"/>
              </w:rPr>
            </w:pPr>
          </w:p>
        </w:tc>
        <w:tc>
          <w:tcPr>
            <w:tcW w:w="645" w:type="dxa"/>
            <w:tcBorders>
              <w:top w:val="single" w:sz="4" w:space="0" w:color="auto"/>
              <w:left w:val="single" w:sz="4" w:space="0" w:color="auto"/>
              <w:bottom w:val="single" w:sz="4" w:space="0" w:color="auto"/>
              <w:right w:val="single" w:sz="4" w:space="0" w:color="auto"/>
            </w:tcBorders>
            <w:vAlign w:val="center"/>
            <w:hideMark/>
          </w:tcPr>
          <w:p w14:paraId="276D0BB7" w14:textId="77777777" w:rsidR="0041417B" w:rsidRPr="00B43262" w:rsidRDefault="0041417B" w:rsidP="00D43915">
            <w:pPr>
              <w:jc w:val="center"/>
              <w:rPr>
                <w:rFonts w:cs="Calibri"/>
                <w:b/>
                <w:color w:val="000000"/>
              </w:rPr>
            </w:pPr>
            <w:r w:rsidRPr="00B43262">
              <w:rPr>
                <w:rFonts w:cs="Calibri"/>
                <w:b/>
                <w:color w:val="000000"/>
              </w:rPr>
              <w:t>a</w:t>
            </w:r>
          </w:p>
        </w:tc>
        <w:tc>
          <w:tcPr>
            <w:tcW w:w="3152" w:type="dxa"/>
            <w:tcBorders>
              <w:top w:val="nil"/>
              <w:left w:val="single" w:sz="4" w:space="0" w:color="auto"/>
              <w:bottom w:val="single" w:sz="4" w:space="0" w:color="auto"/>
              <w:right w:val="single" w:sz="4" w:space="0" w:color="auto"/>
            </w:tcBorders>
            <w:vAlign w:val="bottom"/>
            <w:hideMark/>
          </w:tcPr>
          <w:p w14:paraId="1D673FB4" w14:textId="77777777" w:rsidR="0041417B" w:rsidRPr="00B43262" w:rsidRDefault="0041417B" w:rsidP="00D43915">
            <w:pPr>
              <w:rPr>
                <w:rFonts w:cs="Calibri"/>
                <w:color w:val="000000"/>
                <w:sz w:val="16"/>
                <w:szCs w:val="16"/>
              </w:rPr>
            </w:pPr>
            <w:r w:rsidRPr="00B43262">
              <w:rPr>
                <w:rFonts w:cs="Calibri"/>
                <w:color w:val="000000"/>
                <w:sz w:val="16"/>
                <w:szCs w:val="16"/>
              </w:rPr>
              <w:t>Flat ground ‐ no protection</w:t>
            </w:r>
          </w:p>
        </w:tc>
        <w:tc>
          <w:tcPr>
            <w:tcW w:w="991" w:type="dxa"/>
            <w:tcBorders>
              <w:top w:val="nil"/>
              <w:left w:val="single" w:sz="4" w:space="0" w:color="auto"/>
              <w:bottom w:val="single" w:sz="4" w:space="0" w:color="auto"/>
              <w:right w:val="single" w:sz="4" w:space="0" w:color="auto"/>
            </w:tcBorders>
            <w:hideMark/>
          </w:tcPr>
          <w:p w14:paraId="1D03962A" w14:textId="77777777" w:rsidR="0041417B" w:rsidRPr="00B43262" w:rsidRDefault="0041417B" w:rsidP="00D43915">
            <w:pPr>
              <w:jc w:val="center"/>
              <w:rPr>
                <w:rFonts w:cs="Calibri"/>
                <w:color w:val="000000"/>
                <w:sz w:val="18"/>
                <w:szCs w:val="18"/>
              </w:rPr>
            </w:pPr>
            <w:r w:rsidRPr="00B43262">
              <w:rPr>
                <w:rFonts w:cs="Calibri"/>
                <w:color w:val="000000"/>
                <w:sz w:val="18"/>
                <w:szCs w:val="18"/>
              </w:rPr>
              <w:t>|___|</w:t>
            </w:r>
          </w:p>
        </w:tc>
        <w:tc>
          <w:tcPr>
            <w:tcW w:w="451" w:type="dxa"/>
            <w:tcBorders>
              <w:top w:val="single" w:sz="4" w:space="0" w:color="auto"/>
              <w:left w:val="single" w:sz="4" w:space="0" w:color="auto"/>
              <w:bottom w:val="single" w:sz="4" w:space="0" w:color="auto"/>
              <w:right w:val="single" w:sz="4" w:space="0" w:color="auto"/>
            </w:tcBorders>
            <w:vAlign w:val="center"/>
            <w:hideMark/>
          </w:tcPr>
          <w:p w14:paraId="2DA47E75" w14:textId="77777777" w:rsidR="0041417B" w:rsidRPr="00B43262" w:rsidRDefault="0041417B" w:rsidP="00D43915">
            <w:pPr>
              <w:jc w:val="center"/>
              <w:rPr>
                <w:rFonts w:cs="Calibri"/>
                <w:b/>
                <w:color w:val="000000"/>
              </w:rPr>
            </w:pPr>
            <w:r w:rsidRPr="00B43262">
              <w:rPr>
                <w:rFonts w:cs="Calibri"/>
                <w:b/>
                <w:color w:val="000000"/>
              </w:rPr>
              <w:t>b</w:t>
            </w:r>
          </w:p>
        </w:tc>
        <w:tc>
          <w:tcPr>
            <w:tcW w:w="3060" w:type="dxa"/>
            <w:tcBorders>
              <w:top w:val="single" w:sz="4" w:space="0" w:color="auto"/>
              <w:left w:val="single" w:sz="4" w:space="0" w:color="auto"/>
              <w:bottom w:val="single" w:sz="4" w:space="0" w:color="auto"/>
              <w:right w:val="single" w:sz="4" w:space="0" w:color="auto"/>
            </w:tcBorders>
            <w:vAlign w:val="bottom"/>
            <w:hideMark/>
          </w:tcPr>
          <w:p w14:paraId="1A9426FF" w14:textId="77777777" w:rsidR="0041417B" w:rsidRPr="00B43262" w:rsidRDefault="0041417B" w:rsidP="00D43915">
            <w:pPr>
              <w:rPr>
                <w:rFonts w:cs="Calibri"/>
                <w:color w:val="000000"/>
                <w:sz w:val="16"/>
                <w:szCs w:val="16"/>
              </w:rPr>
            </w:pPr>
            <w:r w:rsidRPr="00B43262">
              <w:rPr>
                <w:rFonts w:cs="Calibri"/>
                <w:color w:val="000000"/>
                <w:sz w:val="16"/>
                <w:szCs w:val="16"/>
              </w:rPr>
              <w:t>Pit or protected ground</w:t>
            </w:r>
          </w:p>
        </w:tc>
        <w:tc>
          <w:tcPr>
            <w:tcW w:w="1619" w:type="dxa"/>
            <w:tcBorders>
              <w:top w:val="single" w:sz="4" w:space="0" w:color="auto"/>
              <w:left w:val="single" w:sz="4" w:space="0" w:color="auto"/>
              <w:bottom w:val="single" w:sz="4" w:space="0" w:color="auto"/>
              <w:right w:val="single" w:sz="4" w:space="0" w:color="auto"/>
            </w:tcBorders>
            <w:hideMark/>
          </w:tcPr>
          <w:p w14:paraId="40A8CBF8" w14:textId="77777777" w:rsidR="0041417B" w:rsidRPr="00B43262" w:rsidRDefault="0041417B" w:rsidP="00D43915">
            <w:pPr>
              <w:jc w:val="center"/>
              <w:rPr>
                <w:rFonts w:cs="Calibri"/>
                <w:color w:val="000000"/>
              </w:rPr>
            </w:pPr>
            <w:r w:rsidRPr="00B43262">
              <w:rPr>
                <w:rFonts w:cs="Calibri"/>
                <w:color w:val="000000"/>
              </w:rPr>
              <w:t>|___|</w:t>
            </w:r>
          </w:p>
        </w:tc>
      </w:tr>
      <w:tr w:rsidR="0041417B" w:rsidRPr="00B43262" w14:paraId="1354F610" w14:textId="77777777" w:rsidTr="00025CB8">
        <w:trPr>
          <w:trHeight w:val="293"/>
        </w:trPr>
        <w:tc>
          <w:tcPr>
            <w:tcW w:w="817" w:type="dxa"/>
            <w:vMerge/>
            <w:tcBorders>
              <w:top w:val="single" w:sz="4" w:space="0" w:color="auto"/>
              <w:left w:val="single" w:sz="4" w:space="0" w:color="auto"/>
              <w:bottom w:val="single" w:sz="4" w:space="0" w:color="auto"/>
              <w:right w:val="single" w:sz="4" w:space="0" w:color="auto"/>
            </w:tcBorders>
            <w:hideMark/>
          </w:tcPr>
          <w:p w14:paraId="3FC121AB" w14:textId="77777777" w:rsidR="0041417B" w:rsidRPr="00B43262" w:rsidRDefault="0041417B" w:rsidP="00D43915">
            <w:pPr>
              <w:rPr>
                <w:rFonts w:cs="Calibri"/>
                <w:b/>
                <w:color w:val="000000"/>
              </w:rPr>
            </w:pPr>
          </w:p>
        </w:tc>
        <w:tc>
          <w:tcPr>
            <w:tcW w:w="3140" w:type="dxa"/>
            <w:vMerge/>
            <w:tcBorders>
              <w:top w:val="single" w:sz="4" w:space="0" w:color="auto"/>
              <w:left w:val="single" w:sz="4" w:space="0" w:color="auto"/>
              <w:bottom w:val="single" w:sz="4" w:space="0" w:color="auto"/>
              <w:right w:val="single" w:sz="4" w:space="0" w:color="auto"/>
            </w:tcBorders>
            <w:vAlign w:val="center"/>
            <w:hideMark/>
          </w:tcPr>
          <w:p w14:paraId="6F3581E6" w14:textId="77777777" w:rsidR="0041417B" w:rsidRPr="00B43262" w:rsidRDefault="0041417B" w:rsidP="00D43915">
            <w:pPr>
              <w:rPr>
                <w:rFonts w:cs="Calibri"/>
                <w:b/>
                <w:color w:val="000000"/>
              </w:rPr>
            </w:pPr>
          </w:p>
        </w:tc>
        <w:tc>
          <w:tcPr>
            <w:tcW w:w="9918" w:type="dxa"/>
            <w:gridSpan w:val="6"/>
            <w:tcBorders>
              <w:top w:val="single" w:sz="4" w:space="0" w:color="auto"/>
              <w:left w:val="single" w:sz="4" w:space="0" w:color="auto"/>
              <w:bottom w:val="single" w:sz="4" w:space="0" w:color="auto"/>
              <w:right w:val="single" w:sz="4" w:space="0" w:color="auto"/>
            </w:tcBorders>
            <w:shd w:val="pct15" w:color="auto" w:fill="auto"/>
            <w:vAlign w:val="center"/>
            <w:hideMark/>
          </w:tcPr>
          <w:p w14:paraId="72C53A28" w14:textId="77777777" w:rsidR="0041417B" w:rsidRPr="00B43262" w:rsidRDefault="0041417B" w:rsidP="00D43915">
            <w:pPr>
              <w:jc w:val="center"/>
              <w:rPr>
                <w:rFonts w:cs="Calibri"/>
                <w:b/>
                <w:color w:val="000000"/>
              </w:rPr>
            </w:pPr>
            <w:r w:rsidRPr="00B43262">
              <w:rPr>
                <w:rFonts w:cs="Calibri"/>
                <w:b/>
                <w:bCs/>
                <w:color w:val="000000"/>
                <w:sz w:val="16"/>
                <w:szCs w:val="16"/>
              </w:rPr>
              <w:t>Dump without burning (within the facility ground)</w:t>
            </w:r>
          </w:p>
        </w:tc>
      </w:tr>
      <w:tr w:rsidR="0041417B" w:rsidRPr="00B43262" w14:paraId="7C5FAD05" w14:textId="77777777" w:rsidTr="00025CB8">
        <w:trPr>
          <w:trHeight w:val="293"/>
        </w:trPr>
        <w:tc>
          <w:tcPr>
            <w:tcW w:w="817" w:type="dxa"/>
            <w:vMerge/>
            <w:tcBorders>
              <w:top w:val="single" w:sz="4" w:space="0" w:color="auto"/>
              <w:left w:val="single" w:sz="4" w:space="0" w:color="auto"/>
              <w:bottom w:val="single" w:sz="4" w:space="0" w:color="auto"/>
              <w:right w:val="single" w:sz="4" w:space="0" w:color="auto"/>
            </w:tcBorders>
            <w:hideMark/>
          </w:tcPr>
          <w:p w14:paraId="3D707C16" w14:textId="77777777" w:rsidR="0041417B" w:rsidRPr="00B43262" w:rsidRDefault="0041417B" w:rsidP="00D43915">
            <w:pPr>
              <w:rPr>
                <w:rFonts w:cs="Calibri"/>
                <w:b/>
                <w:color w:val="000000"/>
              </w:rPr>
            </w:pPr>
          </w:p>
        </w:tc>
        <w:tc>
          <w:tcPr>
            <w:tcW w:w="3140" w:type="dxa"/>
            <w:vMerge/>
            <w:tcBorders>
              <w:top w:val="single" w:sz="4" w:space="0" w:color="auto"/>
              <w:left w:val="single" w:sz="4" w:space="0" w:color="auto"/>
              <w:bottom w:val="single" w:sz="4" w:space="0" w:color="auto"/>
              <w:right w:val="single" w:sz="4" w:space="0" w:color="auto"/>
            </w:tcBorders>
            <w:vAlign w:val="center"/>
            <w:hideMark/>
          </w:tcPr>
          <w:p w14:paraId="1F551B48" w14:textId="77777777" w:rsidR="0041417B" w:rsidRPr="00B43262" w:rsidRDefault="0041417B" w:rsidP="00D43915">
            <w:pPr>
              <w:rPr>
                <w:rFonts w:cs="Calibri"/>
                <w:b/>
                <w:color w:val="000000"/>
              </w:rPr>
            </w:pPr>
          </w:p>
        </w:tc>
        <w:tc>
          <w:tcPr>
            <w:tcW w:w="645" w:type="dxa"/>
            <w:tcBorders>
              <w:top w:val="single" w:sz="4" w:space="0" w:color="auto"/>
              <w:left w:val="single" w:sz="4" w:space="0" w:color="auto"/>
              <w:bottom w:val="single" w:sz="4" w:space="0" w:color="auto"/>
              <w:right w:val="single" w:sz="4" w:space="0" w:color="auto"/>
            </w:tcBorders>
            <w:vAlign w:val="center"/>
            <w:hideMark/>
          </w:tcPr>
          <w:p w14:paraId="1F0450FB" w14:textId="77777777" w:rsidR="0041417B" w:rsidRPr="00B43262" w:rsidRDefault="0041417B" w:rsidP="00D43915">
            <w:pPr>
              <w:rPr>
                <w:rFonts w:cs="Calibri"/>
                <w:b/>
                <w:color w:val="000000"/>
              </w:rPr>
            </w:pPr>
            <w:r w:rsidRPr="00B43262">
              <w:rPr>
                <w:rFonts w:cs="Calibri"/>
                <w:b/>
                <w:color w:val="000000"/>
              </w:rPr>
              <w:t xml:space="preserve">   c</w:t>
            </w:r>
          </w:p>
        </w:tc>
        <w:tc>
          <w:tcPr>
            <w:tcW w:w="3152" w:type="dxa"/>
            <w:tcBorders>
              <w:top w:val="single" w:sz="4" w:space="0" w:color="auto"/>
              <w:left w:val="single" w:sz="4" w:space="0" w:color="auto"/>
              <w:bottom w:val="single" w:sz="4" w:space="0" w:color="auto"/>
              <w:right w:val="single" w:sz="4" w:space="0" w:color="auto"/>
            </w:tcBorders>
            <w:vAlign w:val="center"/>
          </w:tcPr>
          <w:p w14:paraId="03A36D07" w14:textId="77777777" w:rsidR="0041417B" w:rsidRPr="00B43262" w:rsidRDefault="0041417B" w:rsidP="00D43915">
            <w:pPr>
              <w:rPr>
                <w:rFonts w:cs="Calibri"/>
                <w:color w:val="000000"/>
              </w:rPr>
            </w:pPr>
            <w:r w:rsidRPr="00B43262">
              <w:rPr>
                <w:rFonts w:cs="Calibri"/>
                <w:color w:val="000000"/>
                <w:sz w:val="16"/>
                <w:szCs w:val="16"/>
              </w:rPr>
              <w:t>Flat ground ‐ no protection</w:t>
            </w:r>
          </w:p>
        </w:tc>
        <w:tc>
          <w:tcPr>
            <w:tcW w:w="991" w:type="dxa"/>
            <w:tcBorders>
              <w:top w:val="single" w:sz="4" w:space="0" w:color="auto"/>
              <w:left w:val="single" w:sz="4" w:space="0" w:color="auto"/>
              <w:bottom w:val="single" w:sz="4" w:space="0" w:color="auto"/>
              <w:right w:val="single" w:sz="4" w:space="0" w:color="auto"/>
            </w:tcBorders>
            <w:vAlign w:val="center"/>
          </w:tcPr>
          <w:p w14:paraId="2F9A4FBB" w14:textId="77777777" w:rsidR="0041417B" w:rsidRPr="00B43262" w:rsidRDefault="0041417B" w:rsidP="00D43915">
            <w:pPr>
              <w:ind w:left="720"/>
              <w:rPr>
                <w:rFonts w:cs="Calibri"/>
                <w:color w:val="000000"/>
              </w:rPr>
            </w:pPr>
          </w:p>
        </w:tc>
        <w:tc>
          <w:tcPr>
            <w:tcW w:w="451" w:type="dxa"/>
            <w:tcBorders>
              <w:top w:val="single" w:sz="4" w:space="0" w:color="auto"/>
              <w:left w:val="single" w:sz="4" w:space="0" w:color="auto"/>
              <w:bottom w:val="single" w:sz="4" w:space="0" w:color="auto"/>
              <w:right w:val="single" w:sz="4" w:space="0" w:color="auto"/>
            </w:tcBorders>
            <w:vAlign w:val="center"/>
            <w:hideMark/>
          </w:tcPr>
          <w:p w14:paraId="4DF17686" w14:textId="77777777" w:rsidR="0041417B" w:rsidRPr="00B43262" w:rsidRDefault="0041417B" w:rsidP="00D43915">
            <w:pPr>
              <w:jc w:val="center"/>
              <w:rPr>
                <w:rFonts w:cs="Calibri"/>
                <w:b/>
                <w:color w:val="000000"/>
              </w:rPr>
            </w:pPr>
            <w:r w:rsidRPr="00B43262">
              <w:rPr>
                <w:rFonts w:cs="Calibri"/>
                <w:b/>
                <w:color w:val="000000"/>
              </w:rPr>
              <w:t>d</w:t>
            </w:r>
          </w:p>
        </w:tc>
        <w:tc>
          <w:tcPr>
            <w:tcW w:w="3060" w:type="dxa"/>
            <w:tcBorders>
              <w:top w:val="single" w:sz="4" w:space="0" w:color="auto"/>
              <w:left w:val="single" w:sz="4" w:space="0" w:color="auto"/>
              <w:bottom w:val="single" w:sz="4" w:space="0" w:color="auto"/>
              <w:right w:val="single" w:sz="4" w:space="0" w:color="auto"/>
            </w:tcBorders>
            <w:vAlign w:val="bottom"/>
            <w:hideMark/>
          </w:tcPr>
          <w:p w14:paraId="435CD85C" w14:textId="77777777" w:rsidR="0041417B" w:rsidRPr="00B43262" w:rsidRDefault="0041417B" w:rsidP="00D43915">
            <w:pPr>
              <w:rPr>
                <w:rFonts w:cs="Calibri"/>
                <w:color w:val="000000"/>
                <w:sz w:val="16"/>
                <w:szCs w:val="16"/>
              </w:rPr>
            </w:pPr>
            <w:r w:rsidRPr="00B43262">
              <w:rPr>
                <w:rFonts w:cs="Calibri"/>
                <w:color w:val="000000"/>
                <w:sz w:val="16"/>
                <w:szCs w:val="16"/>
              </w:rPr>
              <w:t>Covered pit or pit latrine</w:t>
            </w:r>
          </w:p>
        </w:tc>
        <w:tc>
          <w:tcPr>
            <w:tcW w:w="1619" w:type="dxa"/>
            <w:tcBorders>
              <w:top w:val="single" w:sz="4" w:space="0" w:color="auto"/>
              <w:left w:val="single" w:sz="4" w:space="0" w:color="auto"/>
              <w:bottom w:val="single" w:sz="4" w:space="0" w:color="auto"/>
              <w:right w:val="single" w:sz="4" w:space="0" w:color="auto"/>
            </w:tcBorders>
            <w:hideMark/>
          </w:tcPr>
          <w:p w14:paraId="5BE5078E" w14:textId="77777777" w:rsidR="0041417B" w:rsidRPr="00B43262" w:rsidRDefault="0041417B" w:rsidP="00D43915">
            <w:pPr>
              <w:jc w:val="center"/>
              <w:rPr>
                <w:rFonts w:cs="Calibri"/>
                <w:color w:val="000000"/>
                <w:sz w:val="18"/>
              </w:rPr>
            </w:pPr>
            <w:r w:rsidRPr="00B43262">
              <w:rPr>
                <w:rFonts w:cs="Calibri"/>
                <w:color w:val="000000"/>
                <w:sz w:val="18"/>
              </w:rPr>
              <w:t>|___|</w:t>
            </w:r>
          </w:p>
        </w:tc>
      </w:tr>
      <w:tr w:rsidR="0041417B" w:rsidRPr="00B43262" w14:paraId="66B7BBB3" w14:textId="77777777" w:rsidTr="00025CB8">
        <w:trPr>
          <w:trHeight w:val="293"/>
        </w:trPr>
        <w:tc>
          <w:tcPr>
            <w:tcW w:w="817" w:type="dxa"/>
            <w:vMerge/>
            <w:tcBorders>
              <w:top w:val="single" w:sz="4" w:space="0" w:color="auto"/>
              <w:left w:val="single" w:sz="4" w:space="0" w:color="auto"/>
              <w:bottom w:val="single" w:sz="4" w:space="0" w:color="auto"/>
              <w:right w:val="single" w:sz="4" w:space="0" w:color="auto"/>
            </w:tcBorders>
            <w:hideMark/>
          </w:tcPr>
          <w:p w14:paraId="7D7DA23B" w14:textId="77777777" w:rsidR="0041417B" w:rsidRPr="00B43262" w:rsidRDefault="0041417B" w:rsidP="00D43915">
            <w:pPr>
              <w:rPr>
                <w:rFonts w:cs="Calibri"/>
                <w:b/>
                <w:color w:val="000000"/>
              </w:rPr>
            </w:pPr>
          </w:p>
        </w:tc>
        <w:tc>
          <w:tcPr>
            <w:tcW w:w="3140" w:type="dxa"/>
            <w:vMerge/>
            <w:tcBorders>
              <w:top w:val="single" w:sz="4" w:space="0" w:color="auto"/>
              <w:left w:val="single" w:sz="4" w:space="0" w:color="auto"/>
              <w:bottom w:val="single" w:sz="4" w:space="0" w:color="auto"/>
              <w:right w:val="single" w:sz="4" w:space="0" w:color="auto"/>
            </w:tcBorders>
            <w:vAlign w:val="center"/>
            <w:hideMark/>
          </w:tcPr>
          <w:p w14:paraId="57C5B6BB" w14:textId="77777777" w:rsidR="0041417B" w:rsidRPr="00B43262" w:rsidRDefault="0041417B" w:rsidP="00D43915">
            <w:pPr>
              <w:rPr>
                <w:rFonts w:cs="Calibri"/>
                <w:b/>
                <w:color w:val="000000"/>
              </w:rPr>
            </w:pPr>
          </w:p>
        </w:tc>
        <w:tc>
          <w:tcPr>
            <w:tcW w:w="645" w:type="dxa"/>
            <w:tcBorders>
              <w:top w:val="single" w:sz="4" w:space="0" w:color="auto"/>
              <w:left w:val="single" w:sz="4" w:space="0" w:color="auto"/>
              <w:bottom w:val="single" w:sz="4" w:space="0" w:color="auto"/>
              <w:right w:val="single" w:sz="4" w:space="0" w:color="auto"/>
            </w:tcBorders>
            <w:vAlign w:val="center"/>
            <w:hideMark/>
          </w:tcPr>
          <w:p w14:paraId="5700032B" w14:textId="77777777" w:rsidR="0041417B" w:rsidRPr="00B43262" w:rsidRDefault="0041417B" w:rsidP="00D43915">
            <w:pPr>
              <w:jc w:val="center"/>
              <w:rPr>
                <w:rFonts w:cs="Calibri"/>
                <w:b/>
                <w:color w:val="000000"/>
              </w:rPr>
            </w:pPr>
            <w:r w:rsidRPr="00B43262">
              <w:rPr>
                <w:rFonts w:cs="Calibri"/>
                <w:b/>
                <w:color w:val="000000"/>
              </w:rPr>
              <w:t>e</w:t>
            </w:r>
          </w:p>
        </w:tc>
        <w:tc>
          <w:tcPr>
            <w:tcW w:w="3152" w:type="dxa"/>
            <w:tcBorders>
              <w:top w:val="nil"/>
              <w:left w:val="single" w:sz="4" w:space="0" w:color="auto"/>
              <w:bottom w:val="single" w:sz="4" w:space="0" w:color="auto"/>
              <w:right w:val="single" w:sz="4" w:space="0" w:color="auto"/>
            </w:tcBorders>
            <w:vAlign w:val="bottom"/>
            <w:hideMark/>
          </w:tcPr>
          <w:p w14:paraId="36865D4A" w14:textId="77777777" w:rsidR="0041417B" w:rsidRPr="00B43262" w:rsidRDefault="0041417B" w:rsidP="00D43915">
            <w:pPr>
              <w:rPr>
                <w:rFonts w:cs="Calibri"/>
                <w:color w:val="000000"/>
                <w:sz w:val="16"/>
                <w:szCs w:val="16"/>
              </w:rPr>
            </w:pPr>
            <w:r w:rsidRPr="00B43262">
              <w:rPr>
                <w:rFonts w:cs="Calibri"/>
                <w:color w:val="000000"/>
                <w:sz w:val="16"/>
                <w:szCs w:val="16"/>
              </w:rPr>
              <w:t>Open‐pit ‐ no protection</w:t>
            </w:r>
          </w:p>
        </w:tc>
        <w:tc>
          <w:tcPr>
            <w:tcW w:w="991" w:type="dxa"/>
            <w:tcBorders>
              <w:top w:val="nil"/>
              <w:left w:val="single" w:sz="4" w:space="0" w:color="auto"/>
              <w:bottom w:val="single" w:sz="4" w:space="0" w:color="auto"/>
              <w:right w:val="single" w:sz="4" w:space="0" w:color="auto"/>
            </w:tcBorders>
            <w:hideMark/>
          </w:tcPr>
          <w:p w14:paraId="5BB5C376" w14:textId="77777777" w:rsidR="0041417B" w:rsidRPr="00B43262" w:rsidRDefault="0041417B" w:rsidP="00D43915">
            <w:pPr>
              <w:jc w:val="center"/>
              <w:rPr>
                <w:rFonts w:cs="Calibri"/>
                <w:color w:val="000000"/>
                <w:sz w:val="18"/>
              </w:rPr>
            </w:pPr>
            <w:r w:rsidRPr="00B43262">
              <w:rPr>
                <w:rFonts w:cs="Calibri"/>
                <w:color w:val="000000"/>
                <w:sz w:val="18"/>
              </w:rPr>
              <w:t>|___|</w:t>
            </w:r>
          </w:p>
        </w:tc>
        <w:tc>
          <w:tcPr>
            <w:tcW w:w="451" w:type="dxa"/>
            <w:tcBorders>
              <w:top w:val="single" w:sz="4" w:space="0" w:color="auto"/>
              <w:left w:val="single" w:sz="4" w:space="0" w:color="auto"/>
              <w:bottom w:val="single" w:sz="4" w:space="0" w:color="auto"/>
              <w:right w:val="single" w:sz="4" w:space="0" w:color="auto"/>
            </w:tcBorders>
            <w:vAlign w:val="center"/>
            <w:hideMark/>
          </w:tcPr>
          <w:p w14:paraId="67186F10" w14:textId="77777777" w:rsidR="0041417B" w:rsidRPr="00B43262" w:rsidRDefault="0041417B" w:rsidP="00D43915">
            <w:pPr>
              <w:jc w:val="center"/>
              <w:rPr>
                <w:rFonts w:cs="Calibri"/>
                <w:b/>
                <w:color w:val="000000"/>
              </w:rPr>
            </w:pPr>
            <w:r w:rsidRPr="00B43262">
              <w:rPr>
                <w:rFonts w:cs="Calibri"/>
                <w:b/>
                <w:color w:val="000000"/>
              </w:rPr>
              <w:t>f</w:t>
            </w:r>
          </w:p>
        </w:tc>
        <w:tc>
          <w:tcPr>
            <w:tcW w:w="3060" w:type="dxa"/>
            <w:tcBorders>
              <w:top w:val="single" w:sz="4" w:space="0" w:color="auto"/>
              <w:left w:val="single" w:sz="4" w:space="0" w:color="auto"/>
              <w:bottom w:val="single" w:sz="4" w:space="0" w:color="auto"/>
              <w:right w:val="single" w:sz="4" w:space="0" w:color="auto"/>
            </w:tcBorders>
            <w:vAlign w:val="bottom"/>
            <w:hideMark/>
          </w:tcPr>
          <w:p w14:paraId="2F69B9EA" w14:textId="77777777" w:rsidR="0041417B" w:rsidRPr="00B43262" w:rsidRDefault="0041417B" w:rsidP="00D43915">
            <w:pPr>
              <w:rPr>
                <w:rFonts w:cs="Calibri"/>
                <w:color w:val="000000"/>
                <w:sz w:val="16"/>
                <w:szCs w:val="16"/>
              </w:rPr>
            </w:pPr>
            <w:r w:rsidRPr="00B43262">
              <w:rPr>
                <w:rFonts w:cs="Calibri"/>
                <w:color w:val="000000"/>
                <w:sz w:val="16"/>
                <w:szCs w:val="16"/>
              </w:rPr>
              <w:t>Protected ground or pit</w:t>
            </w:r>
          </w:p>
        </w:tc>
        <w:tc>
          <w:tcPr>
            <w:tcW w:w="1619" w:type="dxa"/>
            <w:tcBorders>
              <w:top w:val="single" w:sz="4" w:space="0" w:color="auto"/>
              <w:left w:val="single" w:sz="4" w:space="0" w:color="auto"/>
              <w:bottom w:val="single" w:sz="4" w:space="0" w:color="auto"/>
              <w:right w:val="single" w:sz="4" w:space="0" w:color="auto"/>
            </w:tcBorders>
            <w:hideMark/>
          </w:tcPr>
          <w:p w14:paraId="060E1E94" w14:textId="77777777" w:rsidR="0041417B" w:rsidRPr="00B43262" w:rsidRDefault="0041417B" w:rsidP="00D43915">
            <w:pPr>
              <w:jc w:val="center"/>
              <w:rPr>
                <w:rFonts w:cs="Calibri"/>
                <w:color w:val="000000"/>
              </w:rPr>
            </w:pPr>
            <w:r w:rsidRPr="00B43262">
              <w:rPr>
                <w:rFonts w:cs="Calibri"/>
                <w:color w:val="000000"/>
              </w:rPr>
              <w:t>|___|</w:t>
            </w:r>
          </w:p>
        </w:tc>
      </w:tr>
      <w:tr w:rsidR="0041417B" w:rsidRPr="00B43262" w14:paraId="47865B7D" w14:textId="77777777" w:rsidTr="00025CB8">
        <w:trPr>
          <w:trHeight w:val="293"/>
        </w:trPr>
        <w:tc>
          <w:tcPr>
            <w:tcW w:w="817" w:type="dxa"/>
            <w:vMerge/>
            <w:tcBorders>
              <w:top w:val="single" w:sz="4" w:space="0" w:color="auto"/>
              <w:left w:val="single" w:sz="4" w:space="0" w:color="auto"/>
              <w:bottom w:val="single" w:sz="4" w:space="0" w:color="auto"/>
              <w:right w:val="single" w:sz="4" w:space="0" w:color="auto"/>
            </w:tcBorders>
            <w:hideMark/>
          </w:tcPr>
          <w:p w14:paraId="31A8BB1D" w14:textId="77777777" w:rsidR="0041417B" w:rsidRPr="00B43262" w:rsidRDefault="0041417B" w:rsidP="00D43915">
            <w:pPr>
              <w:rPr>
                <w:rFonts w:cs="Calibri"/>
                <w:b/>
                <w:color w:val="000000"/>
              </w:rPr>
            </w:pPr>
          </w:p>
        </w:tc>
        <w:tc>
          <w:tcPr>
            <w:tcW w:w="3140" w:type="dxa"/>
            <w:vMerge/>
            <w:tcBorders>
              <w:top w:val="single" w:sz="4" w:space="0" w:color="auto"/>
              <w:left w:val="single" w:sz="4" w:space="0" w:color="auto"/>
              <w:bottom w:val="single" w:sz="4" w:space="0" w:color="auto"/>
              <w:right w:val="single" w:sz="4" w:space="0" w:color="auto"/>
            </w:tcBorders>
            <w:vAlign w:val="center"/>
            <w:hideMark/>
          </w:tcPr>
          <w:p w14:paraId="311F0F65" w14:textId="77777777" w:rsidR="0041417B" w:rsidRPr="00B43262" w:rsidRDefault="0041417B" w:rsidP="00D43915">
            <w:pPr>
              <w:rPr>
                <w:rFonts w:cs="Calibri"/>
                <w:b/>
                <w:color w:val="000000"/>
              </w:rPr>
            </w:pPr>
          </w:p>
        </w:tc>
        <w:tc>
          <w:tcPr>
            <w:tcW w:w="9918" w:type="dxa"/>
            <w:gridSpan w:val="6"/>
            <w:tcBorders>
              <w:top w:val="single" w:sz="4" w:space="0" w:color="auto"/>
              <w:left w:val="single" w:sz="4" w:space="0" w:color="auto"/>
              <w:bottom w:val="single" w:sz="4" w:space="0" w:color="auto"/>
              <w:right w:val="single" w:sz="4" w:space="0" w:color="auto"/>
            </w:tcBorders>
            <w:shd w:val="pct15" w:color="auto" w:fill="auto"/>
            <w:vAlign w:val="center"/>
            <w:hideMark/>
          </w:tcPr>
          <w:p w14:paraId="0F9E5097" w14:textId="77777777" w:rsidR="0041417B" w:rsidRPr="00B43262" w:rsidRDefault="0041417B" w:rsidP="00D43915">
            <w:pPr>
              <w:jc w:val="center"/>
              <w:rPr>
                <w:rFonts w:cs="Calibri"/>
                <w:b/>
                <w:color w:val="000000"/>
              </w:rPr>
            </w:pPr>
            <w:r w:rsidRPr="00B43262">
              <w:rPr>
                <w:rFonts w:cs="Calibri"/>
                <w:b/>
                <w:bCs/>
                <w:color w:val="000000"/>
                <w:sz w:val="16"/>
                <w:szCs w:val="16"/>
              </w:rPr>
              <w:t>Remove off-site</w:t>
            </w:r>
          </w:p>
        </w:tc>
      </w:tr>
      <w:tr w:rsidR="0041417B" w:rsidRPr="00B43262" w14:paraId="5B6C49D2" w14:textId="77777777" w:rsidTr="00025CB8">
        <w:trPr>
          <w:trHeight w:val="293"/>
        </w:trPr>
        <w:tc>
          <w:tcPr>
            <w:tcW w:w="817" w:type="dxa"/>
            <w:vMerge/>
            <w:tcBorders>
              <w:top w:val="single" w:sz="4" w:space="0" w:color="auto"/>
              <w:left w:val="single" w:sz="4" w:space="0" w:color="auto"/>
              <w:bottom w:val="single" w:sz="4" w:space="0" w:color="auto"/>
              <w:right w:val="single" w:sz="4" w:space="0" w:color="auto"/>
            </w:tcBorders>
            <w:hideMark/>
          </w:tcPr>
          <w:p w14:paraId="0870B1D1" w14:textId="77777777" w:rsidR="0041417B" w:rsidRPr="00B43262" w:rsidRDefault="0041417B" w:rsidP="00D43915">
            <w:pPr>
              <w:rPr>
                <w:rFonts w:cs="Calibri"/>
                <w:b/>
                <w:color w:val="000000"/>
              </w:rPr>
            </w:pPr>
          </w:p>
        </w:tc>
        <w:tc>
          <w:tcPr>
            <w:tcW w:w="3140" w:type="dxa"/>
            <w:vMerge/>
            <w:tcBorders>
              <w:top w:val="single" w:sz="4" w:space="0" w:color="auto"/>
              <w:left w:val="single" w:sz="4" w:space="0" w:color="auto"/>
              <w:bottom w:val="single" w:sz="4" w:space="0" w:color="auto"/>
              <w:right w:val="single" w:sz="4" w:space="0" w:color="auto"/>
            </w:tcBorders>
            <w:vAlign w:val="center"/>
            <w:hideMark/>
          </w:tcPr>
          <w:p w14:paraId="66624583" w14:textId="77777777" w:rsidR="0041417B" w:rsidRPr="00B43262" w:rsidRDefault="0041417B" w:rsidP="00D43915">
            <w:pPr>
              <w:rPr>
                <w:rFonts w:cs="Calibri"/>
                <w:b/>
                <w:color w:val="000000"/>
              </w:rPr>
            </w:pPr>
          </w:p>
        </w:tc>
        <w:tc>
          <w:tcPr>
            <w:tcW w:w="645" w:type="dxa"/>
            <w:tcBorders>
              <w:top w:val="single" w:sz="4" w:space="0" w:color="auto"/>
              <w:left w:val="single" w:sz="4" w:space="0" w:color="auto"/>
              <w:bottom w:val="single" w:sz="4" w:space="0" w:color="auto"/>
              <w:right w:val="single" w:sz="4" w:space="0" w:color="auto"/>
            </w:tcBorders>
            <w:vAlign w:val="center"/>
            <w:hideMark/>
          </w:tcPr>
          <w:p w14:paraId="6311A155" w14:textId="77777777" w:rsidR="0041417B" w:rsidRPr="00B43262" w:rsidRDefault="0041417B" w:rsidP="00D43915">
            <w:pPr>
              <w:rPr>
                <w:rFonts w:cs="Calibri"/>
                <w:b/>
                <w:color w:val="000000"/>
              </w:rPr>
            </w:pPr>
            <w:r w:rsidRPr="00B43262">
              <w:rPr>
                <w:rFonts w:cs="Calibri"/>
                <w:b/>
                <w:color w:val="000000"/>
              </w:rPr>
              <w:t xml:space="preserve">   g</w:t>
            </w:r>
          </w:p>
        </w:tc>
        <w:tc>
          <w:tcPr>
            <w:tcW w:w="3152" w:type="dxa"/>
            <w:tcBorders>
              <w:top w:val="single" w:sz="4" w:space="0" w:color="auto"/>
              <w:left w:val="single" w:sz="4" w:space="0" w:color="auto"/>
              <w:bottom w:val="single" w:sz="4" w:space="0" w:color="auto"/>
              <w:right w:val="single" w:sz="4" w:space="0" w:color="auto"/>
            </w:tcBorders>
            <w:vAlign w:val="center"/>
          </w:tcPr>
          <w:p w14:paraId="3667258D" w14:textId="77777777" w:rsidR="0041417B" w:rsidRPr="00B43262" w:rsidRDefault="0041417B" w:rsidP="00D43915">
            <w:pPr>
              <w:rPr>
                <w:rFonts w:cs="Calibri"/>
                <w:color w:val="000000"/>
              </w:rPr>
            </w:pPr>
            <w:r w:rsidRPr="00B43262">
              <w:rPr>
                <w:rFonts w:cs="Calibri"/>
                <w:color w:val="000000"/>
                <w:sz w:val="16"/>
                <w:szCs w:val="16"/>
              </w:rPr>
              <w:t>Stored in covered container</w:t>
            </w:r>
          </w:p>
        </w:tc>
        <w:tc>
          <w:tcPr>
            <w:tcW w:w="991" w:type="dxa"/>
            <w:tcBorders>
              <w:top w:val="single" w:sz="4" w:space="0" w:color="auto"/>
              <w:left w:val="single" w:sz="4" w:space="0" w:color="auto"/>
              <w:bottom w:val="single" w:sz="4" w:space="0" w:color="auto"/>
              <w:right w:val="single" w:sz="4" w:space="0" w:color="auto"/>
            </w:tcBorders>
            <w:vAlign w:val="center"/>
          </w:tcPr>
          <w:p w14:paraId="2E186CBD" w14:textId="77777777" w:rsidR="0041417B" w:rsidRPr="00B43262" w:rsidRDefault="0041417B" w:rsidP="00D43915">
            <w:pPr>
              <w:ind w:left="720"/>
              <w:rPr>
                <w:rFonts w:cs="Calibri"/>
                <w:color w:val="000000"/>
              </w:rPr>
            </w:pPr>
          </w:p>
        </w:tc>
        <w:tc>
          <w:tcPr>
            <w:tcW w:w="451" w:type="dxa"/>
            <w:tcBorders>
              <w:top w:val="single" w:sz="4" w:space="0" w:color="auto"/>
              <w:left w:val="single" w:sz="4" w:space="0" w:color="auto"/>
              <w:bottom w:val="single" w:sz="4" w:space="0" w:color="auto"/>
              <w:right w:val="single" w:sz="4" w:space="0" w:color="auto"/>
            </w:tcBorders>
            <w:vAlign w:val="center"/>
            <w:hideMark/>
          </w:tcPr>
          <w:p w14:paraId="7A105251" w14:textId="77777777" w:rsidR="0041417B" w:rsidRPr="00B43262" w:rsidRDefault="0041417B" w:rsidP="00D43915">
            <w:pPr>
              <w:jc w:val="center"/>
              <w:rPr>
                <w:rFonts w:cs="Calibri"/>
                <w:b/>
                <w:color w:val="000000"/>
              </w:rPr>
            </w:pPr>
            <w:r w:rsidRPr="00B43262">
              <w:rPr>
                <w:rFonts w:cs="Calibri"/>
                <w:b/>
                <w:color w:val="000000"/>
              </w:rPr>
              <w:t>h</w:t>
            </w:r>
          </w:p>
        </w:tc>
        <w:tc>
          <w:tcPr>
            <w:tcW w:w="3060" w:type="dxa"/>
            <w:tcBorders>
              <w:top w:val="single" w:sz="4" w:space="0" w:color="auto"/>
              <w:left w:val="single" w:sz="4" w:space="0" w:color="auto"/>
              <w:bottom w:val="single" w:sz="4" w:space="0" w:color="auto"/>
              <w:right w:val="single" w:sz="4" w:space="0" w:color="auto"/>
            </w:tcBorders>
            <w:vAlign w:val="center"/>
            <w:hideMark/>
          </w:tcPr>
          <w:p w14:paraId="5F32EE73" w14:textId="77777777" w:rsidR="0041417B" w:rsidRPr="00B43262" w:rsidRDefault="0041417B" w:rsidP="00D43915">
            <w:pPr>
              <w:rPr>
                <w:rFonts w:cs="Calibri"/>
                <w:color w:val="000000"/>
                <w:sz w:val="16"/>
                <w:szCs w:val="16"/>
              </w:rPr>
            </w:pPr>
            <w:r w:rsidRPr="00B43262">
              <w:rPr>
                <w:rFonts w:cs="Calibri"/>
                <w:color w:val="000000"/>
                <w:sz w:val="16"/>
                <w:szCs w:val="16"/>
              </w:rPr>
              <w:t>Stored in other protected environment</w:t>
            </w:r>
          </w:p>
        </w:tc>
        <w:tc>
          <w:tcPr>
            <w:tcW w:w="1619" w:type="dxa"/>
            <w:tcBorders>
              <w:top w:val="single" w:sz="4" w:space="0" w:color="auto"/>
              <w:left w:val="single" w:sz="4" w:space="0" w:color="auto"/>
              <w:bottom w:val="single" w:sz="4" w:space="0" w:color="auto"/>
              <w:right w:val="single" w:sz="4" w:space="0" w:color="auto"/>
            </w:tcBorders>
            <w:vAlign w:val="center"/>
            <w:hideMark/>
          </w:tcPr>
          <w:p w14:paraId="3FF2A9E3" w14:textId="77777777" w:rsidR="0041417B" w:rsidRPr="00B43262" w:rsidRDefault="0041417B" w:rsidP="00D43915">
            <w:pPr>
              <w:jc w:val="center"/>
              <w:rPr>
                <w:rFonts w:cs="Calibri"/>
                <w:color w:val="000000"/>
                <w:sz w:val="18"/>
              </w:rPr>
            </w:pPr>
            <w:r w:rsidRPr="00B43262">
              <w:rPr>
                <w:rFonts w:cs="Calibri"/>
                <w:color w:val="000000"/>
                <w:sz w:val="18"/>
              </w:rPr>
              <w:t>|___|</w:t>
            </w:r>
          </w:p>
        </w:tc>
      </w:tr>
      <w:tr w:rsidR="0041417B" w:rsidRPr="00B43262" w14:paraId="421E8C8C" w14:textId="77777777" w:rsidTr="00025CB8">
        <w:trPr>
          <w:trHeight w:val="293"/>
        </w:trPr>
        <w:tc>
          <w:tcPr>
            <w:tcW w:w="817" w:type="dxa"/>
            <w:vMerge/>
            <w:tcBorders>
              <w:top w:val="single" w:sz="4" w:space="0" w:color="auto"/>
              <w:left w:val="single" w:sz="4" w:space="0" w:color="auto"/>
              <w:bottom w:val="single" w:sz="4" w:space="0" w:color="auto"/>
              <w:right w:val="single" w:sz="4" w:space="0" w:color="auto"/>
            </w:tcBorders>
            <w:hideMark/>
          </w:tcPr>
          <w:p w14:paraId="6458EDC1" w14:textId="77777777" w:rsidR="0041417B" w:rsidRPr="00B43262" w:rsidRDefault="0041417B" w:rsidP="00D43915">
            <w:pPr>
              <w:rPr>
                <w:rFonts w:cs="Calibri"/>
                <w:b/>
                <w:color w:val="000000"/>
              </w:rPr>
            </w:pPr>
          </w:p>
        </w:tc>
        <w:tc>
          <w:tcPr>
            <w:tcW w:w="3140" w:type="dxa"/>
            <w:vMerge/>
            <w:tcBorders>
              <w:top w:val="single" w:sz="4" w:space="0" w:color="auto"/>
              <w:left w:val="single" w:sz="4" w:space="0" w:color="auto"/>
              <w:bottom w:val="single" w:sz="4" w:space="0" w:color="auto"/>
              <w:right w:val="single" w:sz="4" w:space="0" w:color="auto"/>
            </w:tcBorders>
            <w:vAlign w:val="center"/>
            <w:hideMark/>
          </w:tcPr>
          <w:p w14:paraId="42A5F79B" w14:textId="77777777" w:rsidR="0041417B" w:rsidRPr="00B43262" w:rsidRDefault="0041417B" w:rsidP="00D43915">
            <w:pPr>
              <w:rPr>
                <w:rFonts w:cs="Calibri"/>
                <w:b/>
                <w:color w:val="000000"/>
              </w:rPr>
            </w:pPr>
          </w:p>
        </w:tc>
        <w:tc>
          <w:tcPr>
            <w:tcW w:w="645" w:type="dxa"/>
            <w:tcBorders>
              <w:top w:val="single" w:sz="4" w:space="0" w:color="auto"/>
              <w:left w:val="single" w:sz="4" w:space="0" w:color="auto"/>
              <w:bottom w:val="single" w:sz="4" w:space="0" w:color="auto"/>
              <w:right w:val="single" w:sz="4" w:space="0" w:color="auto"/>
            </w:tcBorders>
            <w:vAlign w:val="center"/>
            <w:hideMark/>
          </w:tcPr>
          <w:p w14:paraId="7418BDC3" w14:textId="77777777" w:rsidR="0041417B" w:rsidRPr="00B43262" w:rsidRDefault="0041417B" w:rsidP="00D43915">
            <w:pPr>
              <w:jc w:val="center"/>
              <w:rPr>
                <w:rFonts w:cs="Calibri"/>
                <w:b/>
                <w:color w:val="000000"/>
              </w:rPr>
            </w:pPr>
            <w:r w:rsidRPr="00B43262">
              <w:rPr>
                <w:rFonts w:cs="Calibri"/>
                <w:b/>
                <w:color w:val="000000"/>
              </w:rPr>
              <w:t>i</w:t>
            </w:r>
          </w:p>
        </w:tc>
        <w:tc>
          <w:tcPr>
            <w:tcW w:w="3152" w:type="dxa"/>
            <w:tcBorders>
              <w:top w:val="nil"/>
              <w:left w:val="nil"/>
              <w:bottom w:val="single" w:sz="4" w:space="0" w:color="auto"/>
              <w:right w:val="single" w:sz="4" w:space="0" w:color="auto"/>
            </w:tcBorders>
            <w:vAlign w:val="bottom"/>
            <w:hideMark/>
          </w:tcPr>
          <w:p w14:paraId="7434D47A" w14:textId="77777777" w:rsidR="0041417B" w:rsidRPr="00B43262" w:rsidRDefault="0041417B" w:rsidP="00D43915">
            <w:pPr>
              <w:rPr>
                <w:rFonts w:cs="Calibri"/>
                <w:color w:val="000000"/>
                <w:sz w:val="16"/>
                <w:szCs w:val="16"/>
              </w:rPr>
            </w:pPr>
            <w:r w:rsidRPr="00B43262">
              <w:rPr>
                <w:rFonts w:cs="Calibri"/>
                <w:color w:val="000000"/>
                <w:sz w:val="16"/>
                <w:szCs w:val="16"/>
              </w:rPr>
              <w:t>Stored unprotected</w:t>
            </w:r>
          </w:p>
        </w:tc>
        <w:tc>
          <w:tcPr>
            <w:tcW w:w="991" w:type="dxa"/>
            <w:tcBorders>
              <w:top w:val="nil"/>
              <w:left w:val="nil"/>
              <w:bottom w:val="single" w:sz="4" w:space="0" w:color="auto"/>
              <w:right w:val="single" w:sz="4" w:space="0" w:color="auto"/>
            </w:tcBorders>
            <w:hideMark/>
          </w:tcPr>
          <w:p w14:paraId="29C8493A" w14:textId="77777777" w:rsidR="0041417B" w:rsidRPr="00B43262" w:rsidRDefault="0041417B" w:rsidP="00D43915">
            <w:pPr>
              <w:jc w:val="center"/>
              <w:rPr>
                <w:rFonts w:cs="Calibri"/>
                <w:color w:val="000000"/>
                <w:sz w:val="18"/>
              </w:rPr>
            </w:pPr>
            <w:r w:rsidRPr="00B43262">
              <w:rPr>
                <w:rFonts w:cs="Calibri"/>
                <w:color w:val="000000"/>
                <w:sz w:val="18"/>
              </w:rPr>
              <w:t>|___|</w:t>
            </w:r>
          </w:p>
        </w:tc>
        <w:tc>
          <w:tcPr>
            <w:tcW w:w="451" w:type="dxa"/>
            <w:tcBorders>
              <w:top w:val="single" w:sz="4" w:space="0" w:color="auto"/>
              <w:left w:val="single" w:sz="4" w:space="0" w:color="auto"/>
              <w:bottom w:val="single" w:sz="4" w:space="0" w:color="auto"/>
              <w:right w:val="single" w:sz="4" w:space="0" w:color="auto"/>
            </w:tcBorders>
            <w:vAlign w:val="center"/>
            <w:hideMark/>
          </w:tcPr>
          <w:p w14:paraId="03AE081F" w14:textId="77777777" w:rsidR="0041417B" w:rsidRPr="00B43262" w:rsidRDefault="0041417B" w:rsidP="00D43915">
            <w:pPr>
              <w:jc w:val="center"/>
              <w:rPr>
                <w:rFonts w:cs="Calibri"/>
                <w:b/>
                <w:color w:val="000000"/>
              </w:rPr>
            </w:pPr>
            <w:r w:rsidRPr="00B43262">
              <w:rPr>
                <w:rFonts w:cs="Calibri"/>
                <w:b/>
                <w:color w:val="000000"/>
              </w:rPr>
              <w:t>j</w:t>
            </w:r>
          </w:p>
        </w:tc>
        <w:tc>
          <w:tcPr>
            <w:tcW w:w="3060" w:type="dxa"/>
            <w:tcBorders>
              <w:top w:val="single" w:sz="4" w:space="0" w:color="auto"/>
              <w:left w:val="single" w:sz="4" w:space="0" w:color="auto"/>
              <w:bottom w:val="single" w:sz="4" w:space="0" w:color="auto"/>
              <w:right w:val="single" w:sz="4" w:space="0" w:color="auto"/>
            </w:tcBorders>
            <w:vAlign w:val="center"/>
            <w:hideMark/>
          </w:tcPr>
          <w:p w14:paraId="467A3CC4" w14:textId="77777777" w:rsidR="0041417B" w:rsidRPr="00B43262" w:rsidRDefault="0041417B" w:rsidP="00D43915">
            <w:pPr>
              <w:rPr>
                <w:rFonts w:cs="Calibri"/>
                <w:color w:val="000000"/>
                <w:sz w:val="16"/>
                <w:szCs w:val="16"/>
              </w:rPr>
            </w:pPr>
            <w:r w:rsidRPr="00B43262">
              <w:rPr>
                <w:rFonts w:cs="Calibri"/>
                <w:color w:val="000000"/>
                <w:sz w:val="16"/>
                <w:szCs w:val="16"/>
              </w:rPr>
              <w:t>Other (specify)</w:t>
            </w:r>
          </w:p>
        </w:tc>
        <w:tc>
          <w:tcPr>
            <w:tcW w:w="1619" w:type="dxa"/>
            <w:tcBorders>
              <w:top w:val="single" w:sz="4" w:space="0" w:color="auto"/>
              <w:left w:val="single" w:sz="4" w:space="0" w:color="auto"/>
              <w:bottom w:val="single" w:sz="4" w:space="0" w:color="auto"/>
              <w:right w:val="single" w:sz="4" w:space="0" w:color="auto"/>
            </w:tcBorders>
            <w:vAlign w:val="center"/>
            <w:hideMark/>
          </w:tcPr>
          <w:p w14:paraId="5A7A0B2F" w14:textId="77777777" w:rsidR="0041417B" w:rsidRPr="00B43262" w:rsidRDefault="0041417B" w:rsidP="00D43915">
            <w:pPr>
              <w:jc w:val="center"/>
              <w:rPr>
                <w:rFonts w:cs="Calibri"/>
                <w:color w:val="000000"/>
              </w:rPr>
            </w:pPr>
            <w:r w:rsidRPr="00B43262">
              <w:rPr>
                <w:rFonts w:cs="Calibri"/>
                <w:color w:val="000000"/>
              </w:rPr>
              <w:t>|___|</w:t>
            </w:r>
          </w:p>
          <w:p w14:paraId="170BFE11" w14:textId="77777777" w:rsidR="0041417B" w:rsidRPr="00B43262" w:rsidRDefault="0041417B" w:rsidP="00D43915">
            <w:pPr>
              <w:jc w:val="center"/>
              <w:rPr>
                <w:rFonts w:cs="Calibri"/>
                <w:b/>
                <w:color w:val="000000"/>
              </w:rPr>
            </w:pPr>
          </w:p>
        </w:tc>
      </w:tr>
      <w:tr w:rsidR="0041417B" w:rsidRPr="00B43262" w14:paraId="2A63DB5D" w14:textId="77777777" w:rsidTr="00025CB8">
        <w:trPr>
          <w:trHeight w:val="293"/>
        </w:trPr>
        <w:tc>
          <w:tcPr>
            <w:tcW w:w="817" w:type="dxa"/>
            <w:vMerge/>
            <w:tcBorders>
              <w:top w:val="single" w:sz="4" w:space="0" w:color="auto"/>
              <w:left w:val="single" w:sz="4" w:space="0" w:color="auto"/>
              <w:bottom w:val="single" w:sz="4" w:space="0" w:color="auto"/>
              <w:right w:val="single" w:sz="4" w:space="0" w:color="auto"/>
            </w:tcBorders>
          </w:tcPr>
          <w:p w14:paraId="29029D72" w14:textId="77777777" w:rsidR="0041417B" w:rsidRPr="00B43262" w:rsidRDefault="0041417B" w:rsidP="00D43915">
            <w:pPr>
              <w:rPr>
                <w:rFonts w:cs="Calibri"/>
                <w:b/>
                <w:color w:val="000000"/>
              </w:rPr>
            </w:pPr>
          </w:p>
        </w:tc>
        <w:tc>
          <w:tcPr>
            <w:tcW w:w="3140" w:type="dxa"/>
            <w:vMerge/>
            <w:tcBorders>
              <w:top w:val="single" w:sz="4" w:space="0" w:color="auto"/>
              <w:left w:val="single" w:sz="4" w:space="0" w:color="auto"/>
              <w:bottom w:val="single" w:sz="4" w:space="0" w:color="auto"/>
              <w:right w:val="single" w:sz="4" w:space="0" w:color="auto"/>
            </w:tcBorders>
            <w:vAlign w:val="center"/>
          </w:tcPr>
          <w:p w14:paraId="645ED5EF" w14:textId="77777777" w:rsidR="0041417B" w:rsidRPr="00B43262" w:rsidRDefault="0041417B" w:rsidP="00D43915">
            <w:pPr>
              <w:rPr>
                <w:rFonts w:cs="Calibri"/>
                <w:b/>
                <w:color w:val="000000"/>
              </w:rPr>
            </w:pPr>
          </w:p>
        </w:tc>
        <w:tc>
          <w:tcPr>
            <w:tcW w:w="645" w:type="dxa"/>
            <w:tcBorders>
              <w:top w:val="single" w:sz="4" w:space="0" w:color="auto"/>
              <w:left w:val="single" w:sz="4" w:space="0" w:color="auto"/>
              <w:bottom w:val="single" w:sz="4" w:space="0" w:color="auto"/>
              <w:right w:val="single" w:sz="4" w:space="0" w:color="auto"/>
            </w:tcBorders>
            <w:vAlign w:val="center"/>
          </w:tcPr>
          <w:p w14:paraId="25422285" w14:textId="77777777" w:rsidR="0041417B" w:rsidRPr="00B43262" w:rsidRDefault="0041417B" w:rsidP="00D43915">
            <w:pPr>
              <w:jc w:val="center"/>
              <w:rPr>
                <w:rFonts w:cs="Calibri"/>
                <w:b/>
                <w:color w:val="000000"/>
              </w:rPr>
            </w:pPr>
            <w:r w:rsidRPr="00B43262">
              <w:rPr>
                <w:rFonts w:cs="Calibri"/>
                <w:b/>
                <w:color w:val="000000"/>
              </w:rPr>
              <w:t>k</w:t>
            </w:r>
          </w:p>
        </w:tc>
        <w:tc>
          <w:tcPr>
            <w:tcW w:w="3152" w:type="dxa"/>
            <w:tcBorders>
              <w:top w:val="nil"/>
              <w:left w:val="nil"/>
              <w:bottom w:val="single" w:sz="4" w:space="0" w:color="auto"/>
              <w:right w:val="single" w:sz="4" w:space="0" w:color="auto"/>
            </w:tcBorders>
            <w:vAlign w:val="bottom"/>
          </w:tcPr>
          <w:p w14:paraId="753302FB" w14:textId="77777777" w:rsidR="0041417B" w:rsidRPr="00B43262" w:rsidRDefault="0041417B" w:rsidP="00D43915">
            <w:pPr>
              <w:rPr>
                <w:rFonts w:cs="Calibri"/>
                <w:color w:val="000000"/>
                <w:sz w:val="16"/>
                <w:szCs w:val="16"/>
              </w:rPr>
            </w:pPr>
            <w:r w:rsidRPr="00B43262">
              <w:rPr>
                <w:rFonts w:cs="Calibri"/>
                <w:bCs/>
                <w:color w:val="000000"/>
                <w:sz w:val="16"/>
                <w:szCs w:val="16"/>
              </w:rPr>
              <w:t>Facility never has medical waste</w:t>
            </w:r>
          </w:p>
        </w:tc>
        <w:tc>
          <w:tcPr>
            <w:tcW w:w="991" w:type="dxa"/>
            <w:tcBorders>
              <w:top w:val="nil"/>
              <w:left w:val="nil"/>
              <w:bottom w:val="single" w:sz="4" w:space="0" w:color="auto"/>
              <w:right w:val="single" w:sz="4" w:space="0" w:color="auto"/>
            </w:tcBorders>
            <w:vAlign w:val="bottom"/>
          </w:tcPr>
          <w:p w14:paraId="41066001" w14:textId="77777777" w:rsidR="0041417B" w:rsidRPr="00B43262" w:rsidRDefault="0041417B" w:rsidP="00D43915">
            <w:pPr>
              <w:jc w:val="center"/>
              <w:rPr>
                <w:rFonts w:cs="Calibri"/>
                <w:color w:val="000000"/>
                <w:sz w:val="18"/>
              </w:rPr>
            </w:pPr>
            <w:r w:rsidRPr="00B43262">
              <w:rPr>
                <w:rFonts w:cs="Calibri"/>
                <w:color w:val="000000"/>
                <w:sz w:val="18"/>
              </w:rPr>
              <w:t>|___|</w:t>
            </w:r>
          </w:p>
        </w:tc>
        <w:tc>
          <w:tcPr>
            <w:tcW w:w="451" w:type="dxa"/>
            <w:tcBorders>
              <w:top w:val="single" w:sz="4" w:space="0" w:color="auto"/>
              <w:left w:val="single" w:sz="4" w:space="0" w:color="auto"/>
              <w:bottom w:val="single" w:sz="4" w:space="0" w:color="auto"/>
              <w:right w:val="single" w:sz="4" w:space="0" w:color="auto"/>
            </w:tcBorders>
            <w:shd w:val="clear" w:color="auto" w:fill="auto"/>
            <w:vAlign w:val="center"/>
          </w:tcPr>
          <w:p w14:paraId="2C9DD3EA" w14:textId="77777777" w:rsidR="0041417B" w:rsidRPr="00B43262" w:rsidRDefault="0041417B" w:rsidP="00D43915">
            <w:pPr>
              <w:jc w:val="center"/>
              <w:rPr>
                <w:rFonts w:cs="Calibri"/>
                <w:b/>
                <w:bCs/>
                <w:color w:val="000000"/>
                <w:sz w:val="16"/>
                <w:szCs w:val="16"/>
              </w:rPr>
            </w:pPr>
            <w:r w:rsidRPr="00B43262">
              <w:rPr>
                <w:rFonts w:cs="Calibri"/>
                <w:b/>
                <w:bCs/>
                <w:color w:val="000000"/>
                <w:sz w:val="16"/>
                <w:szCs w:val="16"/>
              </w:rPr>
              <w:t>l</w:t>
            </w:r>
          </w:p>
        </w:tc>
        <w:tc>
          <w:tcPr>
            <w:tcW w:w="3060" w:type="dxa"/>
            <w:tcBorders>
              <w:top w:val="single" w:sz="4" w:space="0" w:color="auto"/>
              <w:left w:val="single" w:sz="4" w:space="0" w:color="auto"/>
              <w:bottom w:val="single" w:sz="4" w:space="0" w:color="auto"/>
              <w:right w:val="single" w:sz="4" w:space="0" w:color="auto"/>
            </w:tcBorders>
            <w:shd w:val="clear" w:color="auto" w:fill="auto"/>
            <w:vAlign w:val="center"/>
          </w:tcPr>
          <w:p w14:paraId="3DD791C6" w14:textId="77777777" w:rsidR="0041417B" w:rsidRPr="00B43262" w:rsidRDefault="0041417B" w:rsidP="00D43915">
            <w:pPr>
              <w:jc w:val="center"/>
              <w:rPr>
                <w:rFonts w:cs="Calibri"/>
                <w:b/>
                <w:bCs/>
                <w:color w:val="000000"/>
                <w:sz w:val="16"/>
                <w:szCs w:val="16"/>
              </w:rPr>
            </w:pPr>
            <w:r w:rsidRPr="00B43262">
              <w:rPr>
                <w:rFonts w:cs="Calibri"/>
                <w:b/>
                <w:bCs/>
                <w:color w:val="000000"/>
                <w:sz w:val="16"/>
                <w:szCs w:val="16"/>
              </w:rPr>
              <w:t xml:space="preserve">Burn incinerator </w:t>
            </w:r>
          </w:p>
        </w:tc>
        <w:tc>
          <w:tcPr>
            <w:tcW w:w="1619" w:type="dxa"/>
            <w:tcBorders>
              <w:top w:val="single" w:sz="4" w:space="0" w:color="auto"/>
              <w:left w:val="single" w:sz="4" w:space="0" w:color="auto"/>
              <w:bottom w:val="single" w:sz="4" w:space="0" w:color="auto"/>
              <w:right w:val="single" w:sz="4" w:space="0" w:color="auto"/>
            </w:tcBorders>
            <w:shd w:val="clear" w:color="auto" w:fill="auto"/>
            <w:vAlign w:val="center"/>
          </w:tcPr>
          <w:p w14:paraId="120023A3" w14:textId="77777777" w:rsidR="0041417B" w:rsidRPr="00B43262" w:rsidRDefault="0041417B" w:rsidP="00D43915">
            <w:pPr>
              <w:jc w:val="center"/>
              <w:rPr>
                <w:rFonts w:cs="Calibri"/>
                <w:b/>
                <w:bCs/>
                <w:color w:val="000000"/>
                <w:sz w:val="16"/>
                <w:szCs w:val="16"/>
              </w:rPr>
            </w:pPr>
            <w:r w:rsidRPr="00B43262">
              <w:rPr>
                <w:rFonts w:cs="Calibri"/>
                <w:color w:val="000000"/>
                <w:sz w:val="16"/>
                <w:szCs w:val="16"/>
              </w:rPr>
              <w:t>|___|</w:t>
            </w:r>
          </w:p>
        </w:tc>
      </w:tr>
      <w:tr w:rsidR="0041417B" w:rsidRPr="00B43262" w14:paraId="1308D649" w14:textId="77777777" w:rsidTr="00025CB8">
        <w:trPr>
          <w:trHeight w:val="293"/>
        </w:trPr>
        <w:tc>
          <w:tcPr>
            <w:tcW w:w="817" w:type="dxa"/>
            <w:vMerge/>
            <w:tcBorders>
              <w:top w:val="single" w:sz="4" w:space="0" w:color="auto"/>
              <w:left w:val="single" w:sz="4" w:space="0" w:color="auto"/>
              <w:bottom w:val="single" w:sz="4" w:space="0" w:color="auto"/>
              <w:right w:val="single" w:sz="4" w:space="0" w:color="auto"/>
            </w:tcBorders>
          </w:tcPr>
          <w:p w14:paraId="53E34CA2" w14:textId="77777777" w:rsidR="0041417B" w:rsidRPr="00B43262" w:rsidRDefault="0041417B" w:rsidP="00D43915">
            <w:pPr>
              <w:rPr>
                <w:rFonts w:cs="Calibri"/>
                <w:b/>
                <w:color w:val="000000"/>
              </w:rPr>
            </w:pPr>
          </w:p>
        </w:tc>
        <w:tc>
          <w:tcPr>
            <w:tcW w:w="3140" w:type="dxa"/>
            <w:vMerge/>
            <w:tcBorders>
              <w:top w:val="single" w:sz="4" w:space="0" w:color="auto"/>
              <w:left w:val="single" w:sz="4" w:space="0" w:color="auto"/>
              <w:bottom w:val="single" w:sz="4" w:space="0" w:color="auto"/>
              <w:right w:val="single" w:sz="4" w:space="0" w:color="auto"/>
            </w:tcBorders>
            <w:vAlign w:val="center"/>
          </w:tcPr>
          <w:p w14:paraId="51FFD87D" w14:textId="77777777" w:rsidR="0041417B" w:rsidRPr="00B43262" w:rsidRDefault="0041417B" w:rsidP="00D43915">
            <w:pPr>
              <w:rPr>
                <w:rFonts w:cs="Calibri"/>
                <w:b/>
                <w:color w:val="000000"/>
              </w:rPr>
            </w:pPr>
          </w:p>
        </w:tc>
        <w:tc>
          <w:tcPr>
            <w:tcW w:w="9918" w:type="dxa"/>
            <w:gridSpan w:val="6"/>
            <w:tcBorders>
              <w:top w:val="single" w:sz="4" w:space="0" w:color="auto"/>
              <w:left w:val="single" w:sz="4" w:space="0" w:color="auto"/>
              <w:bottom w:val="single" w:sz="4" w:space="0" w:color="auto"/>
              <w:right w:val="single" w:sz="4" w:space="0" w:color="auto"/>
            </w:tcBorders>
            <w:shd w:val="pct15" w:color="auto" w:fill="auto"/>
            <w:vAlign w:val="center"/>
          </w:tcPr>
          <w:p w14:paraId="5F2113FE" w14:textId="77777777" w:rsidR="0041417B" w:rsidRPr="00B43262" w:rsidRDefault="0041417B" w:rsidP="00D43915">
            <w:pPr>
              <w:jc w:val="center"/>
              <w:rPr>
                <w:rFonts w:cs="Calibri"/>
                <w:b/>
                <w:bCs/>
                <w:color w:val="000000"/>
                <w:sz w:val="8"/>
                <w:szCs w:val="18"/>
                <w:highlight w:val="yellow"/>
              </w:rPr>
            </w:pPr>
            <w:r w:rsidRPr="00B43262">
              <w:rPr>
                <w:rFonts w:cs="Calibri"/>
                <w:b/>
                <w:bCs/>
                <w:color w:val="000000"/>
                <w:sz w:val="16"/>
                <w:szCs w:val="16"/>
              </w:rPr>
              <w:t>Burn Incinerator (within the facility ground)</w:t>
            </w:r>
          </w:p>
        </w:tc>
      </w:tr>
      <w:tr w:rsidR="0041417B" w:rsidRPr="00B43262" w14:paraId="05673490" w14:textId="77777777" w:rsidTr="00025CB8">
        <w:trPr>
          <w:trHeight w:val="293"/>
        </w:trPr>
        <w:tc>
          <w:tcPr>
            <w:tcW w:w="817" w:type="dxa"/>
            <w:vMerge/>
            <w:tcBorders>
              <w:top w:val="single" w:sz="4" w:space="0" w:color="auto"/>
              <w:left w:val="single" w:sz="4" w:space="0" w:color="auto"/>
              <w:bottom w:val="single" w:sz="4" w:space="0" w:color="auto"/>
              <w:right w:val="single" w:sz="4" w:space="0" w:color="auto"/>
            </w:tcBorders>
            <w:hideMark/>
          </w:tcPr>
          <w:p w14:paraId="55116E48" w14:textId="77777777" w:rsidR="0041417B" w:rsidRPr="00B43262" w:rsidRDefault="0041417B" w:rsidP="00D43915">
            <w:pPr>
              <w:rPr>
                <w:rFonts w:cs="Calibri"/>
                <w:b/>
                <w:color w:val="000000"/>
              </w:rPr>
            </w:pPr>
          </w:p>
        </w:tc>
        <w:tc>
          <w:tcPr>
            <w:tcW w:w="3140" w:type="dxa"/>
            <w:vMerge/>
            <w:tcBorders>
              <w:top w:val="single" w:sz="4" w:space="0" w:color="auto"/>
              <w:left w:val="single" w:sz="4" w:space="0" w:color="auto"/>
              <w:bottom w:val="single" w:sz="4" w:space="0" w:color="auto"/>
              <w:right w:val="single" w:sz="4" w:space="0" w:color="auto"/>
            </w:tcBorders>
            <w:vAlign w:val="center"/>
            <w:hideMark/>
          </w:tcPr>
          <w:p w14:paraId="18C0B01A" w14:textId="77777777" w:rsidR="0041417B" w:rsidRPr="00B43262" w:rsidRDefault="0041417B" w:rsidP="00D43915">
            <w:pPr>
              <w:rPr>
                <w:rFonts w:cs="Calibri"/>
                <w:b/>
                <w:color w:val="000000"/>
              </w:rPr>
            </w:pPr>
          </w:p>
        </w:tc>
        <w:tc>
          <w:tcPr>
            <w:tcW w:w="645" w:type="dxa"/>
            <w:tcBorders>
              <w:top w:val="single" w:sz="4" w:space="0" w:color="auto"/>
              <w:left w:val="single" w:sz="4" w:space="0" w:color="auto"/>
              <w:bottom w:val="single" w:sz="4" w:space="0" w:color="auto"/>
              <w:right w:val="single" w:sz="4" w:space="0" w:color="auto"/>
            </w:tcBorders>
            <w:vAlign w:val="center"/>
            <w:hideMark/>
          </w:tcPr>
          <w:p w14:paraId="33309729" w14:textId="77777777" w:rsidR="0041417B" w:rsidRPr="00B43262" w:rsidRDefault="0041417B" w:rsidP="00D43915">
            <w:pPr>
              <w:jc w:val="center"/>
              <w:rPr>
                <w:rFonts w:cs="Calibri"/>
                <w:b/>
                <w:color w:val="000000"/>
              </w:rPr>
            </w:pPr>
            <w:r w:rsidRPr="00B43262">
              <w:rPr>
                <w:rFonts w:cs="Calibri"/>
                <w:b/>
                <w:color w:val="000000"/>
              </w:rPr>
              <w:t>m</w:t>
            </w:r>
          </w:p>
        </w:tc>
        <w:tc>
          <w:tcPr>
            <w:tcW w:w="3152" w:type="dxa"/>
            <w:tcBorders>
              <w:top w:val="nil"/>
              <w:left w:val="nil"/>
              <w:bottom w:val="single" w:sz="4" w:space="0" w:color="auto"/>
              <w:right w:val="single" w:sz="4" w:space="0" w:color="auto"/>
            </w:tcBorders>
            <w:vAlign w:val="bottom"/>
            <w:hideMark/>
          </w:tcPr>
          <w:p w14:paraId="6A23BED5" w14:textId="77777777" w:rsidR="0041417B" w:rsidRPr="00B43262" w:rsidRDefault="0041417B" w:rsidP="00D43915">
            <w:pPr>
              <w:rPr>
                <w:rFonts w:cs="Calibri"/>
                <w:color w:val="000000"/>
                <w:sz w:val="16"/>
                <w:szCs w:val="16"/>
              </w:rPr>
            </w:pPr>
            <w:r w:rsidRPr="00B43262">
              <w:rPr>
                <w:rFonts w:cs="Calibri"/>
                <w:color w:val="000000"/>
                <w:sz w:val="16"/>
                <w:szCs w:val="16"/>
              </w:rPr>
              <w:t>2‐chamber industrial (800‐1000+° C)</w:t>
            </w:r>
          </w:p>
        </w:tc>
        <w:tc>
          <w:tcPr>
            <w:tcW w:w="991" w:type="dxa"/>
            <w:tcBorders>
              <w:top w:val="nil"/>
              <w:left w:val="nil"/>
              <w:bottom w:val="single" w:sz="4" w:space="0" w:color="auto"/>
              <w:right w:val="single" w:sz="4" w:space="0" w:color="auto"/>
            </w:tcBorders>
            <w:vAlign w:val="bottom"/>
            <w:hideMark/>
          </w:tcPr>
          <w:p w14:paraId="785CE165" w14:textId="77777777" w:rsidR="0041417B" w:rsidRPr="00B43262" w:rsidRDefault="0041417B" w:rsidP="00D43915">
            <w:pPr>
              <w:jc w:val="center"/>
              <w:rPr>
                <w:rFonts w:cs="Calibri"/>
                <w:color w:val="000000"/>
              </w:rPr>
            </w:pPr>
            <w:r w:rsidRPr="00B43262">
              <w:rPr>
                <w:rFonts w:cs="Calibri"/>
                <w:color w:val="000000"/>
                <w:sz w:val="18"/>
              </w:rPr>
              <w:t>|___|</w:t>
            </w:r>
          </w:p>
        </w:tc>
        <w:tc>
          <w:tcPr>
            <w:tcW w:w="451" w:type="dxa"/>
            <w:tcBorders>
              <w:top w:val="single" w:sz="4" w:space="0" w:color="auto"/>
              <w:left w:val="single" w:sz="4" w:space="0" w:color="auto"/>
              <w:bottom w:val="single" w:sz="4" w:space="0" w:color="auto"/>
              <w:right w:val="single" w:sz="4" w:space="0" w:color="auto"/>
            </w:tcBorders>
            <w:vAlign w:val="center"/>
            <w:hideMark/>
          </w:tcPr>
          <w:p w14:paraId="1E3FCEBD" w14:textId="77777777" w:rsidR="0041417B" w:rsidRPr="00B43262" w:rsidRDefault="0041417B" w:rsidP="00D43915">
            <w:pPr>
              <w:rPr>
                <w:rFonts w:cs="Calibri"/>
                <w:b/>
                <w:bCs/>
                <w:color w:val="000000"/>
              </w:rPr>
            </w:pPr>
            <w:r w:rsidRPr="00B43262">
              <w:rPr>
                <w:rFonts w:cs="Calibri"/>
                <w:b/>
                <w:bCs/>
                <w:color w:val="000000"/>
              </w:rPr>
              <w:t>n</w:t>
            </w:r>
          </w:p>
        </w:tc>
        <w:tc>
          <w:tcPr>
            <w:tcW w:w="3060" w:type="dxa"/>
            <w:tcBorders>
              <w:top w:val="single" w:sz="4" w:space="0" w:color="auto"/>
              <w:left w:val="single" w:sz="4" w:space="0" w:color="auto"/>
              <w:bottom w:val="single" w:sz="4" w:space="0" w:color="auto"/>
              <w:right w:val="single" w:sz="4" w:space="0" w:color="auto"/>
            </w:tcBorders>
            <w:vAlign w:val="center"/>
          </w:tcPr>
          <w:p w14:paraId="10EAE3A2" w14:textId="77777777" w:rsidR="0041417B" w:rsidRPr="00B43262" w:rsidRDefault="0041417B" w:rsidP="00D43915">
            <w:pPr>
              <w:rPr>
                <w:rFonts w:cs="Calibri"/>
                <w:b/>
                <w:bCs/>
                <w:color w:val="000000"/>
                <w:sz w:val="16"/>
                <w:szCs w:val="16"/>
              </w:rPr>
            </w:pPr>
            <w:r w:rsidRPr="00B43262">
              <w:rPr>
                <w:rFonts w:cs="Calibri"/>
                <w:color w:val="000000"/>
                <w:sz w:val="16"/>
                <w:szCs w:val="16"/>
              </w:rPr>
              <w:t>1‐chamber drum/brick</w:t>
            </w:r>
          </w:p>
        </w:tc>
        <w:tc>
          <w:tcPr>
            <w:tcW w:w="1619" w:type="dxa"/>
            <w:tcBorders>
              <w:top w:val="single" w:sz="4" w:space="0" w:color="auto"/>
              <w:left w:val="single" w:sz="4" w:space="0" w:color="auto"/>
              <w:bottom w:val="single" w:sz="4" w:space="0" w:color="auto"/>
              <w:right w:val="single" w:sz="4" w:space="0" w:color="auto"/>
            </w:tcBorders>
            <w:vAlign w:val="bottom"/>
          </w:tcPr>
          <w:p w14:paraId="1E2B6F75" w14:textId="77777777" w:rsidR="0041417B" w:rsidRPr="00B43262" w:rsidRDefault="0041417B" w:rsidP="00D43915">
            <w:pPr>
              <w:jc w:val="center"/>
              <w:rPr>
                <w:rFonts w:cs="Calibri"/>
                <w:b/>
                <w:bCs/>
                <w:color w:val="000000"/>
                <w:sz w:val="8"/>
                <w:szCs w:val="18"/>
                <w:highlight w:val="yellow"/>
              </w:rPr>
            </w:pPr>
          </w:p>
          <w:p w14:paraId="035F986D" w14:textId="77777777" w:rsidR="0041417B" w:rsidRPr="00B43262" w:rsidRDefault="0041417B" w:rsidP="00D43915">
            <w:pPr>
              <w:jc w:val="center"/>
              <w:rPr>
                <w:rFonts w:cs="Calibri"/>
                <w:color w:val="000000"/>
                <w:highlight w:val="yellow"/>
              </w:rPr>
            </w:pPr>
            <w:r w:rsidRPr="00B43262">
              <w:rPr>
                <w:rFonts w:cs="Calibri"/>
                <w:color w:val="000000"/>
                <w:sz w:val="18"/>
              </w:rPr>
              <w:t>|___|</w:t>
            </w:r>
          </w:p>
        </w:tc>
      </w:tr>
      <w:tr w:rsidR="0041417B" w:rsidRPr="00B43262" w14:paraId="4B2F980D" w14:textId="77777777" w:rsidTr="00D43915">
        <w:trPr>
          <w:trHeight w:val="314"/>
        </w:trPr>
        <w:tc>
          <w:tcPr>
            <w:tcW w:w="13875" w:type="dxa"/>
            <w:gridSpan w:val="8"/>
            <w:tcBorders>
              <w:top w:val="single" w:sz="4" w:space="0" w:color="auto"/>
              <w:left w:val="single" w:sz="4" w:space="0" w:color="auto"/>
              <w:bottom w:val="single" w:sz="4" w:space="0" w:color="auto"/>
              <w:right w:val="single" w:sz="4" w:space="0" w:color="auto"/>
            </w:tcBorders>
          </w:tcPr>
          <w:p w14:paraId="63583D2B" w14:textId="77777777" w:rsidR="0041417B" w:rsidRPr="00B43262" w:rsidRDefault="0041417B" w:rsidP="00D43915">
            <w:pPr>
              <w:rPr>
                <w:rFonts w:cs="Calibri"/>
                <w:b/>
                <w:bCs/>
                <w:color w:val="000000"/>
                <w:sz w:val="28"/>
                <w:szCs w:val="28"/>
                <w:highlight w:val="yellow"/>
              </w:rPr>
            </w:pPr>
            <w:r w:rsidRPr="00B43262">
              <w:rPr>
                <w:rFonts w:cs="Calibri"/>
                <w:b/>
                <w:bCs/>
                <w:color w:val="000000"/>
                <w:sz w:val="28"/>
                <w:szCs w:val="28"/>
              </w:rPr>
              <w:t xml:space="preserve">If ALL of 17.m, 17.n, 20.m, 20.n = 2 </w:t>
            </w:r>
            <w:r w:rsidRPr="00B43262">
              <w:rPr>
                <w:rFonts w:cs="Calibri"/>
                <w:b/>
                <w:bCs/>
                <w:color w:val="000000"/>
                <w:sz w:val="28"/>
                <w:szCs w:val="28"/>
              </w:rPr>
              <w:sym w:font="Wingdings" w:char="F0E0"/>
            </w:r>
            <w:r w:rsidRPr="00B43262">
              <w:rPr>
                <w:rFonts w:cs="Calibri"/>
                <w:b/>
                <w:bCs/>
                <w:color w:val="000000"/>
                <w:sz w:val="28"/>
                <w:szCs w:val="28"/>
              </w:rPr>
              <w:t xml:space="preserve">Q23 </w:t>
            </w:r>
          </w:p>
        </w:tc>
      </w:tr>
      <w:tr w:rsidR="0041417B" w:rsidRPr="00B43262" w14:paraId="45C392CE" w14:textId="77777777" w:rsidTr="00025CB8">
        <w:trPr>
          <w:trHeight w:val="293"/>
        </w:trPr>
        <w:tc>
          <w:tcPr>
            <w:tcW w:w="817" w:type="dxa"/>
            <w:tcBorders>
              <w:top w:val="single" w:sz="4" w:space="0" w:color="auto"/>
              <w:left w:val="single" w:sz="4" w:space="0" w:color="auto"/>
              <w:bottom w:val="single" w:sz="4" w:space="0" w:color="auto"/>
              <w:right w:val="single" w:sz="4" w:space="0" w:color="auto"/>
            </w:tcBorders>
          </w:tcPr>
          <w:p w14:paraId="7BE9071B" w14:textId="77777777" w:rsidR="0041417B" w:rsidRPr="000B025E" w:rsidRDefault="0041417B" w:rsidP="00D43915">
            <w:pPr>
              <w:rPr>
                <w:rFonts w:cs="Calibri"/>
                <w:b/>
                <w:color w:val="000000"/>
              </w:rPr>
            </w:pPr>
            <w:r w:rsidRPr="000B025E">
              <w:rPr>
                <w:rFonts w:cs="Calibri"/>
                <w:b/>
                <w:color w:val="000000"/>
              </w:rPr>
              <w:t>Q21</w:t>
            </w:r>
          </w:p>
        </w:tc>
        <w:tc>
          <w:tcPr>
            <w:tcW w:w="6937" w:type="dxa"/>
            <w:gridSpan w:val="3"/>
            <w:tcBorders>
              <w:top w:val="single" w:sz="4" w:space="0" w:color="auto"/>
              <w:left w:val="single" w:sz="4" w:space="0" w:color="auto"/>
              <w:bottom w:val="single" w:sz="4" w:space="0" w:color="auto"/>
              <w:right w:val="single" w:sz="4" w:space="0" w:color="auto"/>
            </w:tcBorders>
            <w:vAlign w:val="center"/>
          </w:tcPr>
          <w:p w14:paraId="35C29597" w14:textId="77777777" w:rsidR="0041417B" w:rsidRPr="000B025E" w:rsidRDefault="0041417B" w:rsidP="00D43915">
            <w:pPr>
              <w:rPr>
                <w:rFonts w:cs="Calibri"/>
                <w:color w:val="000000"/>
                <w:szCs w:val="16"/>
              </w:rPr>
            </w:pPr>
            <w:r w:rsidRPr="000B025E">
              <w:rPr>
                <w:rFonts w:cs="Calibri"/>
                <w:b/>
                <w:color w:val="000000"/>
                <w:szCs w:val="24"/>
              </w:rPr>
              <w:t>Is the incinerator functional today?</w:t>
            </w:r>
            <w:ins w:id="22" w:author="MSFUser" w:date="2018-02-01T15:32:00Z">
              <w:r w:rsidR="001D3285" w:rsidRPr="000B025E">
                <w:rPr>
                  <w:rFonts w:cs="Calibri"/>
                  <w:color w:val="000000"/>
                  <w:szCs w:val="16"/>
                </w:rPr>
                <w:t xml:space="preserve"> </w:t>
              </w:r>
              <w:r w:rsidR="001D3285" w:rsidRPr="000B025E">
                <w:rPr>
                  <w:rFonts w:cs="Calibri"/>
                  <w:noProof/>
                  <w:color w:val="000000"/>
                  <w:szCs w:val="16"/>
                  <w:lang w:val="en-US"/>
                </w:rPr>
                <w:drawing>
                  <wp:inline distT="0" distB="0" distL="0" distR="0" wp14:anchorId="515FE62B" wp14:editId="670DDA95">
                    <wp:extent cx="287020" cy="191135"/>
                    <wp:effectExtent l="0" t="0" r="0" b="0"/>
                    <wp:docPr id="19" name="Picture 19" descr="MCj0403893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Cj04038930000[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7020" cy="191135"/>
                            </a:xfrm>
                            <a:prstGeom prst="rect">
                              <a:avLst/>
                            </a:prstGeom>
                            <a:noFill/>
                            <a:ln>
                              <a:noFill/>
                            </a:ln>
                          </pic:spPr>
                        </pic:pic>
                      </a:graphicData>
                    </a:graphic>
                  </wp:inline>
                </w:drawing>
              </w:r>
            </w:ins>
          </w:p>
        </w:tc>
        <w:tc>
          <w:tcPr>
            <w:tcW w:w="4502" w:type="dxa"/>
            <w:gridSpan w:val="3"/>
            <w:tcBorders>
              <w:top w:val="nil"/>
              <w:left w:val="nil"/>
              <w:bottom w:val="single" w:sz="4" w:space="0" w:color="auto"/>
              <w:right w:val="single" w:sz="4" w:space="0" w:color="auto"/>
            </w:tcBorders>
            <w:vAlign w:val="bottom"/>
          </w:tcPr>
          <w:p w14:paraId="04F18239" w14:textId="77777777" w:rsidR="0041417B" w:rsidRPr="00B43262" w:rsidRDefault="0041417B" w:rsidP="00D43915">
            <w:pPr>
              <w:rPr>
                <w:rFonts w:cs="Calibri"/>
                <w:b/>
                <w:bCs/>
                <w:color w:val="000000"/>
                <w:sz w:val="16"/>
                <w:szCs w:val="16"/>
              </w:rPr>
            </w:pPr>
            <w:r w:rsidRPr="00B43262">
              <w:rPr>
                <w:rFonts w:cs="Calibri"/>
                <w:color w:val="000000"/>
                <w:sz w:val="16"/>
                <w:szCs w:val="16"/>
              </w:rPr>
              <w:t>Yes = 1, No = 2</w:t>
            </w:r>
          </w:p>
        </w:tc>
        <w:tc>
          <w:tcPr>
            <w:tcW w:w="1619" w:type="dxa"/>
            <w:tcBorders>
              <w:top w:val="single" w:sz="4" w:space="0" w:color="auto"/>
              <w:left w:val="single" w:sz="4" w:space="0" w:color="auto"/>
              <w:bottom w:val="single" w:sz="4" w:space="0" w:color="auto"/>
              <w:right w:val="single" w:sz="4" w:space="0" w:color="auto"/>
            </w:tcBorders>
            <w:vAlign w:val="bottom"/>
          </w:tcPr>
          <w:p w14:paraId="401D794F" w14:textId="77777777" w:rsidR="0041417B" w:rsidRPr="00B43262" w:rsidRDefault="0041417B" w:rsidP="00D43915">
            <w:pPr>
              <w:jc w:val="center"/>
              <w:rPr>
                <w:rFonts w:cs="Calibri"/>
                <w:b/>
                <w:bCs/>
                <w:color w:val="000000"/>
                <w:sz w:val="8"/>
                <w:szCs w:val="18"/>
                <w:highlight w:val="yellow"/>
              </w:rPr>
            </w:pPr>
            <w:r w:rsidRPr="00B43262">
              <w:rPr>
                <w:rFonts w:cs="Calibri"/>
                <w:color w:val="000000"/>
              </w:rPr>
              <w:t>|___|</w:t>
            </w:r>
          </w:p>
        </w:tc>
      </w:tr>
      <w:tr w:rsidR="00025CB8" w:rsidRPr="00025CB8" w14:paraId="6942A10A" w14:textId="77777777" w:rsidTr="00025CB8">
        <w:trPr>
          <w:trHeight w:val="293"/>
        </w:trPr>
        <w:tc>
          <w:tcPr>
            <w:tcW w:w="817" w:type="dxa"/>
            <w:tcBorders>
              <w:top w:val="single" w:sz="4" w:space="0" w:color="auto"/>
              <w:left w:val="single" w:sz="4" w:space="0" w:color="auto"/>
              <w:bottom w:val="single" w:sz="4" w:space="0" w:color="auto"/>
              <w:right w:val="single" w:sz="4" w:space="0" w:color="auto"/>
            </w:tcBorders>
          </w:tcPr>
          <w:p w14:paraId="7AE3D122" w14:textId="77777777" w:rsidR="00025CB8" w:rsidRPr="00F65BAE" w:rsidRDefault="00025CB8" w:rsidP="00025CB8">
            <w:pPr>
              <w:rPr>
                <w:rFonts w:cs="Calibri"/>
                <w:b/>
              </w:rPr>
            </w:pPr>
            <w:r w:rsidRPr="00F65BAE">
              <w:rPr>
                <w:rFonts w:cs="Calibri"/>
                <w:b/>
              </w:rPr>
              <w:t>Q21a</w:t>
            </w:r>
          </w:p>
        </w:tc>
        <w:tc>
          <w:tcPr>
            <w:tcW w:w="6937" w:type="dxa"/>
            <w:gridSpan w:val="3"/>
            <w:tcBorders>
              <w:top w:val="single" w:sz="4" w:space="0" w:color="auto"/>
              <w:left w:val="single" w:sz="4" w:space="0" w:color="auto"/>
              <w:bottom w:val="single" w:sz="4" w:space="0" w:color="auto"/>
              <w:right w:val="single" w:sz="4" w:space="0" w:color="auto"/>
            </w:tcBorders>
            <w:vAlign w:val="center"/>
          </w:tcPr>
          <w:p w14:paraId="10DAFF90" w14:textId="77777777" w:rsidR="00025CB8" w:rsidRPr="00F65BAE" w:rsidRDefault="00025CB8" w:rsidP="00025CB8">
            <w:pPr>
              <w:rPr>
                <w:rFonts w:cs="Calibri"/>
                <w:b/>
                <w:szCs w:val="24"/>
              </w:rPr>
            </w:pPr>
            <w:r w:rsidRPr="00F65BAE">
              <w:rPr>
                <w:rFonts w:cs="Calibri"/>
                <w:b/>
                <w:szCs w:val="24"/>
              </w:rPr>
              <w:t>What is the source of power for the incinerator?</w:t>
            </w:r>
          </w:p>
        </w:tc>
        <w:tc>
          <w:tcPr>
            <w:tcW w:w="4502" w:type="dxa"/>
            <w:gridSpan w:val="3"/>
            <w:tcBorders>
              <w:top w:val="nil"/>
              <w:left w:val="nil"/>
              <w:bottom w:val="single" w:sz="4" w:space="0" w:color="auto"/>
              <w:right w:val="single" w:sz="4" w:space="0" w:color="auto"/>
            </w:tcBorders>
            <w:vAlign w:val="bottom"/>
          </w:tcPr>
          <w:p w14:paraId="3C8AF4AE" w14:textId="77777777" w:rsidR="00025CB8" w:rsidRPr="00F65BAE" w:rsidRDefault="00025CB8" w:rsidP="00025CB8">
            <w:pPr>
              <w:rPr>
                <w:rFonts w:cs="Calibri"/>
                <w:sz w:val="16"/>
                <w:szCs w:val="16"/>
              </w:rPr>
            </w:pPr>
            <w:r w:rsidRPr="00F65BAE">
              <w:rPr>
                <w:rFonts w:cs="Calibri"/>
                <w:sz w:val="16"/>
                <w:szCs w:val="16"/>
              </w:rPr>
              <w:t>Electricity=1, Fire=2, Others=9</w:t>
            </w:r>
          </w:p>
        </w:tc>
        <w:tc>
          <w:tcPr>
            <w:tcW w:w="1619" w:type="dxa"/>
            <w:tcBorders>
              <w:top w:val="single" w:sz="4" w:space="0" w:color="auto"/>
              <w:left w:val="single" w:sz="4" w:space="0" w:color="auto"/>
              <w:bottom w:val="single" w:sz="4" w:space="0" w:color="auto"/>
              <w:right w:val="single" w:sz="4" w:space="0" w:color="auto"/>
            </w:tcBorders>
            <w:vAlign w:val="bottom"/>
          </w:tcPr>
          <w:p w14:paraId="39D987FC" w14:textId="77777777" w:rsidR="00025CB8" w:rsidRPr="00F65BAE" w:rsidRDefault="00025CB8" w:rsidP="00025CB8">
            <w:pPr>
              <w:jc w:val="center"/>
              <w:rPr>
                <w:rFonts w:cs="Calibri"/>
                <w:b/>
                <w:bCs/>
                <w:sz w:val="8"/>
                <w:szCs w:val="18"/>
              </w:rPr>
            </w:pPr>
            <w:r w:rsidRPr="00F65BAE">
              <w:rPr>
                <w:rFonts w:cs="Calibri"/>
              </w:rPr>
              <w:t>|___|</w:t>
            </w:r>
          </w:p>
        </w:tc>
      </w:tr>
      <w:tr w:rsidR="00025CB8" w:rsidRPr="00B43262" w14:paraId="22DEEFD4" w14:textId="77777777" w:rsidTr="00025CB8">
        <w:trPr>
          <w:trHeight w:val="293"/>
        </w:trPr>
        <w:tc>
          <w:tcPr>
            <w:tcW w:w="816" w:type="dxa"/>
            <w:tcBorders>
              <w:top w:val="single" w:sz="4" w:space="0" w:color="auto"/>
              <w:left w:val="single" w:sz="4" w:space="0" w:color="auto"/>
              <w:bottom w:val="single" w:sz="4" w:space="0" w:color="auto"/>
              <w:right w:val="single" w:sz="4" w:space="0" w:color="auto"/>
            </w:tcBorders>
          </w:tcPr>
          <w:p w14:paraId="3C28FC50" w14:textId="77777777" w:rsidR="00025CB8" w:rsidRPr="00F65BAE" w:rsidRDefault="00025CB8" w:rsidP="00025CB8">
            <w:pPr>
              <w:rPr>
                <w:rFonts w:cs="Calibri"/>
                <w:b/>
              </w:rPr>
            </w:pPr>
            <w:r w:rsidRPr="00F65BAE">
              <w:rPr>
                <w:rFonts w:cs="Calibri"/>
                <w:b/>
              </w:rPr>
              <w:t>Q22</w:t>
            </w:r>
          </w:p>
        </w:tc>
        <w:tc>
          <w:tcPr>
            <w:tcW w:w="6939" w:type="dxa"/>
            <w:gridSpan w:val="3"/>
            <w:tcBorders>
              <w:top w:val="single" w:sz="4" w:space="0" w:color="auto"/>
              <w:left w:val="single" w:sz="4" w:space="0" w:color="auto"/>
              <w:bottom w:val="single" w:sz="4" w:space="0" w:color="auto"/>
              <w:right w:val="single" w:sz="4" w:space="0" w:color="auto"/>
            </w:tcBorders>
            <w:vAlign w:val="center"/>
          </w:tcPr>
          <w:p w14:paraId="0B645053" w14:textId="77777777" w:rsidR="00025CB8" w:rsidRPr="00F65BAE" w:rsidRDefault="00025CB8" w:rsidP="00025CB8">
            <w:pPr>
              <w:rPr>
                <w:rFonts w:cs="Calibri"/>
                <w:sz w:val="16"/>
                <w:szCs w:val="16"/>
              </w:rPr>
            </w:pPr>
            <w:r w:rsidRPr="00F65BAE">
              <w:rPr>
                <w:rFonts w:cs="Calibri"/>
                <w:b/>
                <w:szCs w:val="20"/>
              </w:rPr>
              <w:t>Is the power/fuel source for the incinerator available today?</w:t>
            </w:r>
          </w:p>
        </w:tc>
        <w:tc>
          <w:tcPr>
            <w:tcW w:w="4501" w:type="dxa"/>
            <w:gridSpan w:val="3"/>
            <w:tcBorders>
              <w:top w:val="nil"/>
              <w:left w:val="nil"/>
              <w:bottom w:val="single" w:sz="4" w:space="0" w:color="auto"/>
              <w:right w:val="single" w:sz="4" w:space="0" w:color="auto"/>
            </w:tcBorders>
            <w:vAlign w:val="bottom"/>
          </w:tcPr>
          <w:p w14:paraId="226A29AA" w14:textId="77777777" w:rsidR="00025CB8" w:rsidRPr="00F65BAE" w:rsidRDefault="00025CB8" w:rsidP="00025CB8">
            <w:pPr>
              <w:rPr>
                <w:rFonts w:cs="Calibri"/>
                <w:b/>
                <w:bCs/>
                <w:sz w:val="16"/>
                <w:szCs w:val="16"/>
              </w:rPr>
            </w:pPr>
            <w:r w:rsidRPr="00F65BAE">
              <w:rPr>
                <w:rFonts w:cs="Calibri"/>
                <w:sz w:val="16"/>
                <w:szCs w:val="16"/>
              </w:rPr>
              <w:t>Yes = 1, No = 2</w:t>
            </w:r>
          </w:p>
        </w:tc>
        <w:tc>
          <w:tcPr>
            <w:tcW w:w="1619" w:type="dxa"/>
            <w:tcBorders>
              <w:top w:val="single" w:sz="4" w:space="0" w:color="auto"/>
              <w:left w:val="single" w:sz="4" w:space="0" w:color="auto"/>
              <w:bottom w:val="single" w:sz="4" w:space="0" w:color="auto"/>
              <w:right w:val="single" w:sz="4" w:space="0" w:color="auto"/>
            </w:tcBorders>
            <w:vAlign w:val="bottom"/>
          </w:tcPr>
          <w:p w14:paraId="5DCD2A5C" w14:textId="77777777" w:rsidR="00025CB8" w:rsidRPr="00F65BAE" w:rsidRDefault="00025CB8" w:rsidP="00025CB8">
            <w:pPr>
              <w:jc w:val="center"/>
              <w:rPr>
                <w:rFonts w:cs="Calibri"/>
                <w:b/>
                <w:bCs/>
                <w:sz w:val="8"/>
                <w:szCs w:val="18"/>
              </w:rPr>
            </w:pPr>
            <w:r w:rsidRPr="00F65BAE">
              <w:rPr>
                <w:rFonts w:cs="Calibri"/>
              </w:rPr>
              <w:t>|___|</w:t>
            </w:r>
          </w:p>
        </w:tc>
      </w:tr>
      <w:tr w:rsidR="00025CB8" w:rsidRPr="00B43262" w14:paraId="0796BD5F" w14:textId="77777777" w:rsidTr="00025CB8">
        <w:trPr>
          <w:trHeight w:hRule="exact" w:val="1081"/>
        </w:trPr>
        <w:tc>
          <w:tcPr>
            <w:tcW w:w="816" w:type="dxa"/>
            <w:tcBorders>
              <w:top w:val="single" w:sz="4" w:space="0" w:color="auto"/>
              <w:left w:val="single" w:sz="4" w:space="0" w:color="auto"/>
              <w:bottom w:val="single" w:sz="4" w:space="0" w:color="auto"/>
              <w:right w:val="single" w:sz="4" w:space="0" w:color="auto"/>
            </w:tcBorders>
          </w:tcPr>
          <w:p w14:paraId="5DA35AC6" w14:textId="77777777" w:rsidR="00025CB8" w:rsidRPr="00F65BAE" w:rsidRDefault="00025CB8" w:rsidP="00025CB8">
            <w:r w:rsidRPr="00F65BAE">
              <w:rPr>
                <w:rFonts w:asciiTheme="majorHAnsi" w:hAnsiTheme="majorHAnsi"/>
                <w:b/>
                <w:sz w:val="20"/>
                <w:szCs w:val="20"/>
              </w:rPr>
              <w:t>Q23.</w:t>
            </w:r>
          </w:p>
        </w:tc>
        <w:tc>
          <w:tcPr>
            <w:tcW w:w="6939" w:type="dxa"/>
            <w:gridSpan w:val="3"/>
            <w:tcBorders>
              <w:top w:val="single" w:sz="4" w:space="0" w:color="auto"/>
              <w:left w:val="single" w:sz="4" w:space="0" w:color="auto"/>
              <w:bottom w:val="single" w:sz="4" w:space="0" w:color="auto"/>
              <w:right w:val="single" w:sz="4" w:space="0" w:color="auto"/>
            </w:tcBorders>
            <w:vAlign w:val="center"/>
            <w:hideMark/>
          </w:tcPr>
          <w:p w14:paraId="5EDE5810" w14:textId="77777777" w:rsidR="00025CB8" w:rsidRPr="00F65BAE" w:rsidRDefault="00025CB8" w:rsidP="00025CB8">
            <w:pPr>
              <w:autoSpaceDE w:val="0"/>
              <w:autoSpaceDN w:val="0"/>
              <w:adjustRightInd w:val="0"/>
              <w:rPr>
                <w:rFonts w:cs="Calibri"/>
                <w:b/>
                <w:szCs w:val="20"/>
              </w:rPr>
            </w:pPr>
            <w:r w:rsidRPr="00F65BAE">
              <w:rPr>
                <w:rFonts w:cs="Calibri"/>
                <w:b/>
                <w:szCs w:val="20"/>
              </w:rPr>
              <w:t>Ask to see the place used by the facility for disposal of medical waste and indicate the condition observed. If medical waste is disposed offsite, observe where waste is stored prior to collection for offsite disposal.</w:t>
            </w:r>
          </w:p>
          <w:p w14:paraId="12E53A80" w14:textId="77777777" w:rsidR="00025CB8" w:rsidRPr="00F65BAE" w:rsidRDefault="00025CB8" w:rsidP="00025CB8">
            <w:pPr>
              <w:autoSpaceDE w:val="0"/>
              <w:autoSpaceDN w:val="0"/>
              <w:adjustRightInd w:val="0"/>
              <w:rPr>
                <w:rFonts w:cs="Calibri"/>
                <w:b/>
              </w:rPr>
            </w:pPr>
          </w:p>
        </w:tc>
        <w:tc>
          <w:tcPr>
            <w:tcW w:w="4501" w:type="dxa"/>
            <w:gridSpan w:val="3"/>
            <w:tcBorders>
              <w:top w:val="single" w:sz="4" w:space="0" w:color="auto"/>
              <w:left w:val="single" w:sz="4" w:space="0" w:color="auto"/>
              <w:bottom w:val="single" w:sz="4" w:space="0" w:color="auto"/>
              <w:right w:val="single" w:sz="4" w:space="0" w:color="auto"/>
            </w:tcBorders>
            <w:vAlign w:val="center"/>
            <w:hideMark/>
          </w:tcPr>
          <w:p w14:paraId="7F020E6C" w14:textId="77777777" w:rsidR="00025CB8" w:rsidRPr="00F65BAE" w:rsidRDefault="00025CB8" w:rsidP="00025CB8">
            <w:pPr>
              <w:autoSpaceDE w:val="0"/>
              <w:autoSpaceDN w:val="0"/>
              <w:adjustRightInd w:val="0"/>
              <w:jc w:val="right"/>
              <w:rPr>
                <w:rFonts w:cs="Calibri"/>
                <w:sz w:val="16"/>
                <w:szCs w:val="16"/>
              </w:rPr>
            </w:pPr>
            <w:r w:rsidRPr="00F65BAE">
              <w:rPr>
                <w:rFonts w:cs="Calibri"/>
                <w:sz w:val="16"/>
                <w:szCs w:val="16"/>
              </w:rPr>
              <w:t>NO WASTE VISIBLE = 1</w:t>
            </w:r>
          </w:p>
          <w:p w14:paraId="0CF041D8" w14:textId="77777777" w:rsidR="00025CB8" w:rsidRPr="00F65BAE" w:rsidRDefault="00025CB8" w:rsidP="00025CB8">
            <w:pPr>
              <w:autoSpaceDE w:val="0"/>
              <w:autoSpaceDN w:val="0"/>
              <w:adjustRightInd w:val="0"/>
              <w:jc w:val="right"/>
              <w:rPr>
                <w:rFonts w:cs="Calibri"/>
                <w:sz w:val="16"/>
                <w:szCs w:val="16"/>
              </w:rPr>
            </w:pPr>
            <w:r w:rsidRPr="00F65BAE">
              <w:rPr>
                <w:rFonts w:cs="Calibri"/>
                <w:sz w:val="16"/>
                <w:szCs w:val="16"/>
              </w:rPr>
              <w:t>WASTE VISIBLE BUT PROTECTED AREA = 2</w:t>
            </w:r>
          </w:p>
          <w:p w14:paraId="781AB1A4" w14:textId="77777777" w:rsidR="00025CB8" w:rsidRPr="00F65BAE" w:rsidRDefault="00025CB8" w:rsidP="00025CB8">
            <w:pPr>
              <w:autoSpaceDE w:val="0"/>
              <w:autoSpaceDN w:val="0"/>
              <w:adjustRightInd w:val="0"/>
              <w:jc w:val="right"/>
              <w:rPr>
                <w:rFonts w:cs="Calibri"/>
                <w:sz w:val="16"/>
                <w:szCs w:val="16"/>
              </w:rPr>
            </w:pPr>
            <w:r w:rsidRPr="00F65BAE">
              <w:rPr>
                <w:rFonts w:cs="Calibri"/>
                <w:sz w:val="16"/>
                <w:szCs w:val="16"/>
              </w:rPr>
              <w:t xml:space="preserve">WASTE VISIBLE, </w:t>
            </w:r>
            <w:r w:rsidRPr="00F65BAE">
              <w:rPr>
                <w:rFonts w:cs="Calibri"/>
                <w:b/>
                <w:bCs/>
                <w:sz w:val="16"/>
                <w:szCs w:val="16"/>
              </w:rPr>
              <w:t xml:space="preserve">NOT </w:t>
            </w:r>
            <w:r w:rsidRPr="00F65BAE">
              <w:rPr>
                <w:rFonts w:cs="Calibri"/>
                <w:sz w:val="16"/>
                <w:szCs w:val="16"/>
              </w:rPr>
              <w:t>PROTECTED = 3</w:t>
            </w:r>
          </w:p>
          <w:p w14:paraId="331DC6EE" w14:textId="77777777" w:rsidR="00025CB8" w:rsidRPr="00F65BAE" w:rsidRDefault="00025CB8" w:rsidP="00025CB8">
            <w:pPr>
              <w:jc w:val="right"/>
              <w:rPr>
                <w:rFonts w:cs="Calibri"/>
                <w:sz w:val="16"/>
                <w:szCs w:val="16"/>
              </w:rPr>
            </w:pPr>
            <w:r w:rsidRPr="00F65BAE">
              <w:rPr>
                <w:rFonts w:cs="Calibri"/>
                <w:sz w:val="16"/>
                <w:szCs w:val="16"/>
              </w:rPr>
              <w:t>WASTE SITE NOT INSPECTED = 4</w:t>
            </w:r>
          </w:p>
        </w:tc>
        <w:tc>
          <w:tcPr>
            <w:tcW w:w="1619" w:type="dxa"/>
            <w:tcBorders>
              <w:top w:val="single" w:sz="4" w:space="0" w:color="auto"/>
              <w:left w:val="single" w:sz="4" w:space="0" w:color="auto"/>
              <w:bottom w:val="single" w:sz="4" w:space="0" w:color="auto"/>
              <w:right w:val="single" w:sz="4" w:space="0" w:color="auto"/>
            </w:tcBorders>
            <w:vAlign w:val="bottom"/>
            <w:hideMark/>
          </w:tcPr>
          <w:p w14:paraId="18657719" w14:textId="77777777" w:rsidR="00025CB8" w:rsidRPr="00F65BAE" w:rsidRDefault="00025CB8" w:rsidP="00025CB8">
            <w:pPr>
              <w:jc w:val="center"/>
              <w:rPr>
                <w:rFonts w:cs="Calibri"/>
              </w:rPr>
            </w:pPr>
            <w:r w:rsidRPr="00F65BAE">
              <w:rPr>
                <w:rFonts w:cs="Calibri"/>
              </w:rPr>
              <w:t>|___|</w:t>
            </w:r>
          </w:p>
        </w:tc>
      </w:tr>
      <w:tr w:rsidR="00025CB8" w:rsidRPr="00B43262" w14:paraId="1286FAB4" w14:textId="77777777" w:rsidTr="00025CB8">
        <w:trPr>
          <w:trHeight w:hRule="exact" w:val="883"/>
        </w:trPr>
        <w:tc>
          <w:tcPr>
            <w:tcW w:w="816" w:type="dxa"/>
            <w:tcBorders>
              <w:top w:val="single" w:sz="4" w:space="0" w:color="auto"/>
              <w:left w:val="single" w:sz="4" w:space="0" w:color="auto"/>
              <w:bottom w:val="single" w:sz="4" w:space="0" w:color="auto"/>
              <w:right w:val="single" w:sz="4" w:space="0" w:color="auto"/>
            </w:tcBorders>
          </w:tcPr>
          <w:p w14:paraId="3CEB9D55" w14:textId="77777777" w:rsidR="00025CB8" w:rsidRPr="00B43262" w:rsidRDefault="00025CB8" w:rsidP="00025CB8">
            <w:r w:rsidRPr="00B43262">
              <w:rPr>
                <w:rFonts w:asciiTheme="majorHAnsi" w:hAnsiTheme="majorHAnsi"/>
                <w:b/>
                <w:sz w:val="20"/>
                <w:szCs w:val="20"/>
              </w:rPr>
              <w:t>Q24.</w:t>
            </w:r>
          </w:p>
        </w:tc>
        <w:tc>
          <w:tcPr>
            <w:tcW w:w="6939" w:type="dxa"/>
            <w:gridSpan w:val="3"/>
            <w:tcBorders>
              <w:top w:val="single" w:sz="4" w:space="0" w:color="auto"/>
              <w:left w:val="single" w:sz="4" w:space="0" w:color="auto"/>
              <w:bottom w:val="single" w:sz="4" w:space="0" w:color="auto"/>
              <w:right w:val="single" w:sz="4" w:space="0" w:color="auto"/>
            </w:tcBorders>
            <w:vAlign w:val="center"/>
            <w:hideMark/>
          </w:tcPr>
          <w:p w14:paraId="35FFAC15" w14:textId="77777777" w:rsidR="00025CB8" w:rsidRPr="00B43262" w:rsidRDefault="00025CB8" w:rsidP="00025CB8">
            <w:pPr>
              <w:autoSpaceDE w:val="0"/>
              <w:autoSpaceDN w:val="0"/>
              <w:adjustRightInd w:val="0"/>
              <w:rPr>
                <w:rFonts w:cs="Calibri"/>
                <w:b/>
                <w:color w:val="000000"/>
                <w:szCs w:val="20"/>
              </w:rPr>
            </w:pPr>
            <w:r w:rsidRPr="00B43262">
              <w:rPr>
                <w:rFonts w:cs="Calibri"/>
                <w:b/>
                <w:color w:val="000000"/>
                <w:szCs w:val="20"/>
              </w:rPr>
              <w:t>Does this facility have any guidelines on health care waste management?</w:t>
            </w:r>
          </w:p>
          <w:p w14:paraId="2C79722E" w14:textId="77777777" w:rsidR="00025CB8" w:rsidRPr="00B43262" w:rsidRDefault="00025CB8" w:rsidP="00025CB8">
            <w:pPr>
              <w:autoSpaceDE w:val="0"/>
              <w:autoSpaceDN w:val="0"/>
              <w:adjustRightInd w:val="0"/>
              <w:rPr>
                <w:rFonts w:cs="Calibri"/>
                <w:b/>
                <w:color w:val="000000"/>
                <w:szCs w:val="20"/>
              </w:rPr>
            </w:pPr>
            <w:r w:rsidRPr="00B43262">
              <w:rPr>
                <w:rFonts w:cs="Calibri"/>
                <w:b/>
                <w:bCs/>
                <w:color w:val="000000"/>
                <w:sz w:val="16"/>
                <w:szCs w:val="16"/>
              </w:rPr>
              <w:t xml:space="preserve">IF YES, ASK TO SEE THE GUIDELINES. </w:t>
            </w:r>
          </w:p>
        </w:tc>
        <w:tc>
          <w:tcPr>
            <w:tcW w:w="4501" w:type="dxa"/>
            <w:gridSpan w:val="3"/>
            <w:tcBorders>
              <w:top w:val="single" w:sz="4" w:space="0" w:color="auto"/>
              <w:left w:val="single" w:sz="4" w:space="0" w:color="auto"/>
              <w:bottom w:val="single" w:sz="4" w:space="0" w:color="auto"/>
              <w:right w:val="single" w:sz="4" w:space="0" w:color="auto"/>
            </w:tcBorders>
            <w:vAlign w:val="center"/>
            <w:hideMark/>
          </w:tcPr>
          <w:p w14:paraId="4A1E0C4D" w14:textId="77777777" w:rsidR="00025CB8" w:rsidRPr="00B43262" w:rsidRDefault="00025CB8" w:rsidP="00025CB8">
            <w:pPr>
              <w:jc w:val="right"/>
              <w:rPr>
                <w:rFonts w:cs="Calibri"/>
                <w:color w:val="000000"/>
                <w:sz w:val="16"/>
                <w:szCs w:val="16"/>
              </w:rPr>
            </w:pPr>
            <w:r w:rsidRPr="00B43262">
              <w:rPr>
                <w:rFonts w:cs="Calibri"/>
                <w:color w:val="000000"/>
                <w:sz w:val="16"/>
                <w:szCs w:val="16"/>
              </w:rPr>
              <w:t>Yes - guideline observed = 1</w:t>
            </w:r>
            <w:r w:rsidRPr="00B43262">
              <w:rPr>
                <w:rFonts w:cs="Calibri"/>
                <w:noProof/>
                <w:color w:val="000000"/>
                <w:sz w:val="16"/>
                <w:szCs w:val="16"/>
                <w:lang w:val="en-US"/>
              </w:rPr>
              <w:drawing>
                <wp:inline distT="0" distB="0" distL="0" distR="0" wp14:anchorId="1262C415" wp14:editId="720901CA">
                  <wp:extent cx="287020" cy="191135"/>
                  <wp:effectExtent l="0" t="0" r="0" b="0"/>
                  <wp:docPr id="29" name="Picture 29" descr="MCj0403893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Cj04038930000[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7020" cy="191135"/>
                          </a:xfrm>
                          <a:prstGeom prst="rect">
                            <a:avLst/>
                          </a:prstGeom>
                          <a:noFill/>
                          <a:ln>
                            <a:noFill/>
                          </a:ln>
                        </pic:spPr>
                      </pic:pic>
                    </a:graphicData>
                  </a:graphic>
                </wp:inline>
              </w:drawing>
            </w:r>
          </w:p>
          <w:p w14:paraId="7DCACBA6" w14:textId="77777777" w:rsidR="00025CB8" w:rsidRPr="00B43262" w:rsidRDefault="00025CB8" w:rsidP="00025CB8">
            <w:pPr>
              <w:jc w:val="right"/>
              <w:rPr>
                <w:rFonts w:cs="Calibri"/>
                <w:color w:val="000000"/>
                <w:sz w:val="16"/>
                <w:szCs w:val="16"/>
              </w:rPr>
            </w:pPr>
            <w:r w:rsidRPr="00B43262">
              <w:rPr>
                <w:rFonts w:cs="Calibri"/>
                <w:color w:val="000000"/>
                <w:sz w:val="16"/>
                <w:szCs w:val="16"/>
              </w:rPr>
              <w:t>Yes – guideline not observed=2</w:t>
            </w:r>
          </w:p>
          <w:p w14:paraId="67F38BCC" w14:textId="77777777" w:rsidR="00025CB8" w:rsidRPr="00B43262" w:rsidRDefault="00025CB8" w:rsidP="00025CB8">
            <w:pPr>
              <w:jc w:val="right"/>
              <w:rPr>
                <w:rFonts w:cs="Calibri"/>
                <w:color w:val="000000"/>
                <w:sz w:val="18"/>
                <w:szCs w:val="18"/>
              </w:rPr>
            </w:pPr>
            <w:r w:rsidRPr="00B43262">
              <w:rPr>
                <w:rFonts w:cs="Calibri"/>
                <w:color w:val="000000"/>
                <w:sz w:val="16"/>
                <w:szCs w:val="16"/>
              </w:rPr>
              <w:t>No =3</w:t>
            </w:r>
          </w:p>
        </w:tc>
        <w:tc>
          <w:tcPr>
            <w:tcW w:w="1619" w:type="dxa"/>
            <w:tcBorders>
              <w:top w:val="single" w:sz="4" w:space="0" w:color="auto"/>
              <w:left w:val="single" w:sz="4" w:space="0" w:color="auto"/>
              <w:bottom w:val="single" w:sz="4" w:space="0" w:color="auto"/>
              <w:right w:val="single" w:sz="4" w:space="0" w:color="auto"/>
            </w:tcBorders>
            <w:vAlign w:val="bottom"/>
            <w:hideMark/>
          </w:tcPr>
          <w:p w14:paraId="054711EA" w14:textId="77777777" w:rsidR="00025CB8" w:rsidRPr="00B43262" w:rsidRDefault="00025CB8" w:rsidP="00025CB8">
            <w:pPr>
              <w:keepNext/>
              <w:keepLines/>
              <w:jc w:val="center"/>
              <w:outlineLvl w:val="6"/>
              <w:rPr>
                <w:rFonts w:cs="Calibri"/>
                <w:color w:val="000000"/>
              </w:rPr>
            </w:pPr>
            <w:r w:rsidRPr="00B43262">
              <w:rPr>
                <w:rFonts w:cs="Calibri"/>
                <w:color w:val="000000"/>
                <w:sz w:val="18"/>
              </w:rPr>
              <w:t>|___|</w:t>
            </w:r>
          </w:p>
        </w:tc>
      </w:tr>
      <w:tr w:rsidR="00025CB8" w:rsidRPr="00B43262" w14:paraId="0799B05B" w14:textId="77777777" w:rsidTr="00025CB8">
        <w:trPr>
          <w:trHeight w:hRule="exact" w:val="532"/>
        </w:trPr>
        <w:tc>
          <w:tcPr>
            <w:tcW w:w="816" w:type="dxa"/>
            <w:tcBorders>
              <w:top w:val="single" w:sz="4" w:space="0" w:color="auto"/>
              <w:left w:val="single" w:sz="4" w:space="0" w:color="auto"/>
              <w:bottom w:val="single" w:sz="4" w:space="0" w:color="auto"/>
              <w:right w:val="single" w:sz="4" w:space="0" w:color="auto"/>
            </w:tcBorders>
          </w:tcPr>
          <w:p w14:paraId="5F4C83CF" w14:textId="77777777" w:rsidR="00025CB8" w:rsidRPr="00B43262" w:rsidRDefault="00025CB8" w:rsidP="00025CB8">
            <w:r w:rsidRPr="00B43262">
              <w:rPr>
                <w:rFonts w:asciiTheme="majorHAnsi" w:hAnsiTheme="majorHAnsi"/>
                <w:b/>
                <w:sz w:val="20"/>
                <w:szCs w:val="20"/>
              </w:rPr>
              <w:t>Q25.</w:t>
            </w:r>
          </w:p>
        </w:tc>
        <w:tc>
          <w:tcPr>
            <w:tcW w:w="6939" w:type="dxa"/>
            <w:gridSpan w:val="3"/>
            <w:tcBorders>
              <w:top w:val="single" w:sz="4" w:space="0" w:color="auto"/>
              <w:left w:val="single" w:sz="4" w:space="0" w:color="auto"/>
              <w:bottom w:val="single" w:sz="4" w:space="0" w:color="auto"/>
              <w:right w:val="single" w:sz="4" w:space="0" w:color="auto"/>
            </w:tcBorders>
            <w:vAlign w:val="center"/>
            <w:hideMark/>
          </w:tcPr>
          <w:p w14:paraId="156993CA" w14:textId="77777777" w:rsidR="00025CB8" w:rsidRPr="00B43262" w:rsidRDefault="00025CB8" w:rsidP="00025CB8">
            <w:pPr>
              <w:autoSpaceDE w:val="0"/>
              <w:autoSpaceDN w:val="0"/>
              <w:adjustRightInd w:val="0"/>
              <w:rPr>
                <w:rFonts w:cs="Calibri"/>
                <w:b/>
                <w:color w:val="000000"/>
                <w:szCs w:val="20"/>
              </w:rPr>
            </w:pPr>
            <w:r w:rsidRPr="00B43262">
              <w:rPr>
                <w:rFonts w:cs="Calibri"/>
                <w:b/>
                <w:color w:val="000000"/>
                <w:szCs w:val="20"/>
              </w:rPr>
              <w:t>Have you or any provider(s) received training in health care waste management practices in the past two years?</w:t>
            </w:r>
          </w:p>
        </w:tc>
        <w:tc>
          <w:tcPr>
            <w:tcW w:w="4501" w:type="dxa"/>
            <w:gridSpan w:val="3"/>
            <w:tcBorders>
              <w:top w:val="single" w:sz="4" w:space="0" w:color="auto"/>
              <w:left w:val="single" w:sz="4" w:space="0" w:color="auto"/>
              <w:bottom w:val="single" w:sz="4" w:space="0" w:color="auto"/>
              <w:right w:val="single" w:sz="4" w:space="0" w:color="auto"/>
            </w:tcBorders>
            <w:vAlign w:val="center"/>
            <w:hideMark/>
          </w:tcPr>
          <w:p w14:paraId="0E575BF7" w14:textId="77777777" w:rsidR="00025CB8" w:rsidRDefault="00025CB8" w:rsidP="00025CB8">
            <w:pPr>
              <w:jc w:val="center"/>
              <w:rPr>
                <w:rFonts w:cs="Calibri"/>
                <w:color w:val="000000"/>
                <w:sz w:val="16"/>
                <w:szCs w:val="16"/>
              </w:rPr>
            </w:pPr>
          </w:p>
          <w:p w14:paraId="486FD352" w14:textId="77777777" w:rsidR="00025CB8" w:rsidRPr="00B43262" w:rsidRDefault="00025CB8" w:rsidP="00025CB8">
            <w:pPr>
              <w:rPr>
                <w:rFonts w:cs="Calibri"/>
                <w:color w:val="000000"/>
                <w:sz w:val="18"/>
                <w:szCs w:val="18"/>
              </w:rPr>
            </w:pPr>
            <w:ins w:id="23" w:author="MSFUser" w:date="2018-02-01T15:32:00Z">
              <w:r>
                <w:rPr>
                  <w:rFonts w:cs="Calibri"/>
                  <w:color w:val="000000"/>
                  <w:sz w:val="16"/>
                  <w:szCs w:val="16"/>
                </w:rPr>
                <w:t xml:space="preserve"> </w:t>
              </w:r>
            </w:ins>
            <w:r w:rsidRPr="00B43262">
              <w:rPr>
                <w:rFonts w:cs="Calibri"/>
                <w:color w:val="000000"/>
                <w:sz w:val="16"/>
                <w:szCs w:val="16"/>
              </w:rPr>
              <w:t>Yes = 1</w:t>
            </w:r>
            <w:r>
              <w:rPr>
                <w:rFonts w:cs="Calibri"/>
                <w:color w:val="000000"/>
                <w:sz w:val="16"/>
                <w:szCs w:val="16"/>
              </w:rPr>
              <w:t xml:space="preserve">, </w:t>
            </w:r>
            <w:r w:rsidRPr="00B43262">
              <w:rPr>
                <w:rFonts w:cs="Calibri"/>
                <w:color w:val="000000"/>
                <w:sz w:val="16"/>
                <w:szCs w:val="16"/>
              </w:rPr>
              <w:t>No =2</w:t>
            </w:r>
          </w:p>
        </w:tc>
        <w:tc>
          <w:tcPr>
            <w:tcW w:w="1619" w:type="dxa"/>
            <w:tcBorders>
              <w:top w:val="single" w:sz="4" w:space="0" w:color="auto"/>
              <w:left w:val="single" w:sz="4" w:space="0" w:color="auto"/>
              <w:bottom w:val="single" w:sz="4" w:space="0" w:color="auto"/>
              <w:right w:val="single" w:sz="4" w:space="0" w:color="auto"/>
            </w:tcBorders>
            <w:vAlign w:val="center"/>
            <w:hideMark/>
          </w:tcPr>
          <w:p w14:paraId="050ABA4C" w14:textId="77777777" w:rsidR="00025CB8" w:rsidRPr="00B43262" w:rsidRDefault="00025CB8" w:rsidP="00025CB8">
            <w:pPr>
              <w:keepNext/>
              <w:keepLines/>
              <w:jc w:val="center"/>
              <w:outlineLvl w:val="6"/>
              <w:rPr>
                <w:rFonts w:cs="Calibri"/>
                <w:color w:val="000000"/>
              </w:rPr>
            </w:pPr>
            <w:r w:rsidRPr="00B43262">
              <w:rPr>
                <w:rFonts w:cs="Calibri"/>
                <w:color w:val="000000"/>
                <w:sz w:val="18"/>
              </w:rPr>
              <w:t>|___|</w:t>
            </w:r>
          </w:p>
        </w:tc>
      </w:tr>
    </w:tbl>
    <w:p w14:paraId="2E0F561F" w14:textId="77777777" w:rsidR="0041417B" w:rsidRPr="00B43262" w:rsidRDefault="0041417B" w:rsidP="0041417B">
      <w:pPr>
        <w:rPr>
          <w:rFonts w:asciiTheme="majorHAnsi" w:hAnsiTheme="majorHAnsi"/>
        </w:rPr>
      </w:pPr>
    </w:p>
    <w:p w14:paraId="1D67AC8B" w14:textId="77777777" w:rsidR="0041417B" w:rsidRPr="00B43262" w:rsidRDefault="0041417B" w:rsidP="0041417B">
      <w:pPr>
        <w:rPr>
          <w:rFonts w:asciiTheme="majorHAnsi" w:hAnsiTheme="majorHAnsi"/>
        </w:rPr>
      </w:pPr>
    </w:p>
    <w:p w14:paraId="2D531CB3" w14:textId="77777777" w:rsidR="0041417B" w:rsidRPr="00B43262" w:rsidRDefault="0041417B" w:rsidP="0041417B">
      <w:pPr>
        <w:rPr>
          <w:rFonts w:asciiTheme="majorHAnsi" w:hAnsiTheme="majorHAnsi"/>
        </w:rPr>
      </w:pPr>
    </w:p>
    <w:p w14:paraId="6880CE73" w14:textId="77777777" w:rsidR="0041417B" w:rsidRPr="00B43262" w:rsidRDefault="0041417B" w:rsidP="0041417B">
      <w:pPr>
        <w:rPr>
          <w:rFonts w:asciiTheme="majorHAnsi" w:hAnsiTheme="majorHAnsi"/>
        </w:rPr>
      </w:pPr>
    </w:p>
    <w:p w14:paraId="307D004C" w14:textId="77777777" w:rsidR="0041417B" w:rsidRPr="00B43262" w:rsidRDefault="0041417B" w:rsidP="0041417B">
      <w:pPr>
        <w:rPr>
          <w:rFonts w:asciiTheme="majorHAnsi" w:hAnsiTheme="majorHAnsi"/>
        </w:rPr>
      </w:pPr>
    </w:p>
    <w:p w14:paraId="46813A60" w14:textId="77777777" w:rsidR="0041417B" w:rsidRPr="00B43262" w:rsidRDefault="0041417B" w:rsidP="0041417B">
      <w:pPr>
        <w:rPr>
          <w:rFonts w:asciiTheme="majorHAnsi" w:hAnsiTheme="majorHAnsi"/>
        </w:rPr>
      </w:pPr>
    </w:p>
    <w:p w14:paraId="66A95BC0" w14:textId="77777777" w:rsidR="0041417B" w:rsidRPr="00B43262" w:rsidRDefault="0041417B" w:rsidP="0041417B">
      <w:pPr>
        <w:rPr>
          <w:rFonts w:asciiTheme="majorHAnsi" w:hAnsiTheme="majorHAnsi"/>
        </w:rPr>
      </w:pPr>
    </w:p>
    <w:p w14:paraId="0A31BDA7" w14:textId="77777777" w:rsidR="0041417B" w:rsidRPr="00B43262" w:rsidRDefault="0041417B" w:rsidP="0041417B">
      <w:pPr>
        <w:rPr>
          <w:rFonts w:asciiTheme="majorHAnsi" w:hAnsiTheme="majorHAnsi"/>
        </w:rPr>
      </w:pPr>
    </w:p>
    <w:p w14:paraId="31456E89" w14:textId="77777777" w:rsidR="0041417B" w:rsidRPr="00B43262" w:rsidRDefault="0041417B" w:rsidP="0041417B">
      <w:pPr>
        <w:rPr>
          <w:rFonts w:asciiTheme="majorHAnsi" w:hAnsiTheme="majorHAnsi"/>
        </w:rPr>
      </w:pPr>
    </w:p>
    <w:p w14:paraId="4FAE4075" w14:textId="77777777" w:rsidR="0041417B" w:rsidRPr="00B43262" w:rsidRDefault="0041417B" w:rsidP="0041417B">
      <w:pPr>
        <w:rPr>
          <w:rFonts w:asciiTheme="majorHAnsi" w:hAnsiTheme="majorHAnsi"/>
        </w:rPr>
      </w:pPr>
    </w:p>
    <w:p w14:paraId="6AEB954E" w14:textId="77777777" w:rsidR="0041417B" w:rsidRPr="00B43262" w:rsidRDefault="0041417B" w:rsidP="0041417B">
      <w:pPr>
        <w:rPr>
          <w:rFonts w:asciiTheme="majorHAnsi" w:hAnsiTheme="majorHAnsi"/>
        </w:rPr>
      </w:pPr>
    </w:p>
    <w:p w14:paraId="6ACBB224" w14:textId="77777777" w:rsidR="0041417B" w:rsidRPr="00B43262" w:rsidRDefault="0041417B" w:rsidP="0041417B">
      <w:pPr>
        <w:rPr>
          <w:rFonts w:asciiTheme="majorHAnsi" w:hAnsiTheme="majorHAnsi"/>
        </w:rPr>
      </w:pPr>
    </w:p>
    <w:p w14:paraId="237E02FF" w14:textId="77777777" w:rsidR="0041417B" w:rsidRPr="00B43262" w:rsidRDefault="0041417B" w:rsidP="0041417B">
      <w:pPr>
        <w:rPr>
          <w:rFonts w:asciiTheme="majorHAnsi" w:hAnsiTheme="majorHAnsi"/>
        </w:rPr>
      </w:pPr>
    </w:p>
    <w:p w14:paraId="3445A41D" w14:textId="77777777" w:rsidR="0041417B" w:rsidRPr="00B43262" w:rsidRDefault="0041417B" w:rsidP="0041417B">
      <w:pPr>
        <w:rPr>
          <w:rFonts w:asciiTheme="majorHAnsi" w:hAnsiTheme="majorHAnsi"/>
        </w:rPr>
      </w:pPr>
    </w:p>
    <w:p w14:paraId="6EB5BE34" w14:textId="77777777" w:rsidR="0041417B" w:rsidRPr="00B43262" w:rsidRDefault="0041417B" w:rsidP="0041417B">
      <w:pPr>
        <w:rPr>
          <w:rFonts w:asciiTheme="majorHAnsi" w:hAnsiTheme="majorHAnsi"/>
        </w:rPr>
      </w:pPr>
    </w:p>
    <w:p w14:paraId="4D4ED0A5" w14:textId="77777777" w:rsidR="0041417B" w:rsidRPr="00B43262" w:rsidRDefault="0041417B" w:rsidP="0041417B">
      <w:pPr>
        <w:rPr>
          <w:rFonts w:asciiTheme="majorHAnsi" w:hAnsiTheme="majorHAnsi"/>
        </w:rPr>
      </w:pPr>
    </w:p>
    <w:p w14:paraId="63A7183D" w14:textId="77777777" w:rsidR="0041417B" w:rsidRPr="00B43262" w:rsidRDefault="0041417B" w:rsidP="0041417B">
      <w:pPr>
        <w:rPr>
          <w:rFonts w:asciiTheme="majorHAnsi" w:hAnsiTheme="majorHAnsi"/>
        </w:rPr>
      </w:pPr>
    </w:p>
    <w:p w14:paraId="1C59D53F" w14:textId="77777777" w:rsidR="0041417B" w:rsidRPr="00B43262" w:rsidRDefault="0041417B" w:rsidP="0041417B">
      <w:pPr>
        <w:rPr>
          <w:rFonts w:asciiTheme="majorHAnsi" w:hAnsiTheme="majorHAnsi"/>
        </w:rPr>
      </w:pPr>
    </w:p>
    <w:tbl>
      <w:tblPr>
        <w:tblW w:w="140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6"/>
        <w:gridCol w:w="3522"/>
        <w:gridCol w:w="1890"/>
        <w:gridCol w:w="540"/>
        <w:gridCol w:w="2880"/>
        <w:gridCol w:w="810"/>
        <w:gridCol w:w="1980"/>
        <w:gridCol w:w="1623"/>
      </w:tblGrid>
      <w:tr w:rsidR="0041417B" w:rsidRPr="00B43262" w14:paraId="5B6C6E27" w14:textId="77777777" w:rsidTr="00D43915">
        <w:trPr>
          <w:trHeight w:val="303"/>
        </w:trPr>
        <w:tc>
          <w:tcPr>
            <w:tcW w:w="14061" w:type="dxa"/>
            <w:gridSpan w:val="8"/>
            <w:tcBorders>
              <w:bottom w:val="single" w:sz="4" w:space="0" w:color="auto"/>
            </w:tcBorders>
            <w:shd w:val="clear" w:color="auto" w:fill="D9D9D9"/>
            <w:vAlign w:val="center"/>
          </w:tcPr>
          <w:p w14:paraId="3D5699BE" w14:textId="77777777" w:rsidR="0041417B" w:rsidRPr="00B43262" w:rsidRDefault="0041417B" w:rsidP="00D43915">
            <w:pPr>
              <w:rPr>
                <w:rFonts w:asciiTheme="majorHAnsi" w:hAnsiTheme="majorHAnsi" w:cs="Calibri"/>
                <w:b/>
                <w:color w:val="000000"/>
              </w:rPr>
            </w:pPr>
            <w:r w:rsidRPr="00B43262">
              <w:rPr>
                <w:rFonts w:asciiTheme="majorHAnsi" w:hAnsiTheme="majorHAnsi"/>
                <w:b/>
              </w:rPr>
              <w:lastRenderedPageBreak/>
              <w:t>Communication (OBSERVE FUNCTIONING)</w:t>
            </w:r>
            <w:r w:rsidRPr="00B43262">
              <w:rPr>
                <w:rFonts w:asciiTheme="majorHAnsi" w:hAnsiTheme="majorHAnsi" w:cs="Calibri"/>
                <w:b/>
                <w:color w:val="000000"/>
              </w:rPr>
              <w:t xml:space="preserve"> </w:t>
            </w:r>
            <w:r w:rsidRPr="00B43262">
              <w:rPr>
                <w:rFonts w:asciiTheme="majorHAnsi" w:hAnsiTheme="majorHAnsi" w:cs="Calibri"/>
                <w:b/>
                <w:noProof/>
                <w:color w:val="000000"/>
                <w:lang w:val="en-US"/>
              </w:rPr>
              <w:drawing>
                <wp:inline distT="0" distB="0" distL="0" distR="0" wp14:anchorId="1987739A" wp14:editId="7C6A9CE1">
                  <wp:extent cx="284480" cy="189865"/>
                  <wp:effectExtent l="0" t="0" r="1270" b="635"/>
                  <wp:docPr id="17" name="Picture 17" descr="MCj0403893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Cj04038930000[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4480" cy="189865"/>
                          </a:xfrm>
                          <a:prstGeom prst="rect">
                            <a:avLst/>
                          </a:prstGeom>
                          <a:noFill/>
                          <a:ln>
                            <a:noFill/>
                          </a:ln>
                        </pic:spPr>
                      </pic:pic>
                    </a:graphicData>
                  </a:graphic>
                </wp:inline>
              </w:drawing>
            </w:r>
          </w:p>
          <w:p w14:paraId="3E54EF48" w14:textId="77777777" w:rsidR="0041417B" w:rsidRPr="00B43262" w:rsidRDefault="0041417B" w:rsidP="00D43915">
            <w:pPr>
              <w:rPr>
                <w:rFonts w:asciiTheme="majorHAnsi" w:hAnsiTheme="majorHAnsi"/>
                <w:b/>
              </w:rPr>
            </w:pPr>
            <w:r w:rsidRPr="00B43262">
              <w:rPr>
                <w:rFonts w:asciiTheme="majorHAnsi" w:hAnsiTheme="majorHAnsi" w:cs="Calibri"/>
                <w:b/>
                <w:color w:val="000000"/>
              </w:rPr>
              <w:t>At this facility are the following available?</w:t>
            </w:r>
          </w:p>
        </w:tc>
      </w:tr>
      <w:tr w:rsidR="0041417B" w:rsidRPr="00B43262" w14:paraId="2FD11FB4" w14:textId="77777777" w:rsidTr="00D43915">
        <w:trPr>
          <w:trHeight w:val="303"/>
        </w:trPr>
        <w:tc>
          <w:tcPr>
            <w:tcW w:w="6768" w:type="dxa"/>
            <w:gridSpan w:val="4"/>
            <w:shd w:val="clear" w:color="auto" w:fill="auto"/>
            <w:vAlign w:val="center"/>
          </w:tcPr>
          <w:p w14:paraId="69CAB591" w14:textId="77777777" w:rsidR="0041417B" w:rsidRPr="00B43262" w:rsidRDefault="0041417B" w:rsidP="00D43915">
            <w:pPr>
              <w:rPr>
                <w:rFonts w:asciiTheme="majorHAnsi" w:hAnsiTheme="majorHAnsi"/>
                <w:b/>
              </w:rPr>
            </w:pPr>
          </w:p>
        </w:tc>
        <w:tc>
          <w:tcPr>
            <w:tcW w:w="3690" w:type="dxa"/>
            <w:gridSpan w:val="2"/>
            <w:shd w:val="clear" w:color="auto" w:fill="auto"/>
            <w:vAlign w:val="center"/>
          </w:tcPr>
          <w:p w14:paraId="20A46EFE" w14:textId="77777777" w:rsidR="0041417B" w:rsidRPr="00B43262" w:rsidRDefault="0041417B" w:rsidP="00D43915">
            <w:pPr>
              <w:rPr>
                <w:rFonts w:asciiTheme="majorHAnsi" w:hAnsiTheme="majorHAnsi"/>
                <w:b/>
              </w:rPr>
            </w:pPr>
            <w:r w:rsidRPr="00B43262">
              <w:rPr>
                <w:rFonts w:asciiTheme="majorHAnsi" w:hAnsiTheme="majorHAnsi"/>
                <w:b/>
              </w:rPr>
              <w:t xml:space="preserve">Available </w:t>
            </w:r>
          </w:p>
          <w:p w14:paraId="5F42CEA7" w14:textId="77777777" w:rsidR="0041417B" w:rsidRPr="00B43262" w:rsidRDefault="0041417B" w:rsidP="00D43915">
            <w:pPr>
              <w:rPr>
                <w:rFonts w:asciiTheme="majorHAnsi" w:hAnsiTheme="majorHAnsi"/>
              </w:rPr>
            </w:pPr>
            <w:r w:rsidRPr="00B43262">
              <w:rPr>
                <w:rFonts w:asciiTheme="majorHAnsi" w:hAnsiTheme="majorHAnsi"/>
              </w:rPr>
              <w:t>Yes (observed) = 1</w:t>
            </w:r>
          </w:p>
          <w:p w14:paraId="20FEC858" w14:textId="77777777" w:rsidR="0041417B" w:rsidRPr="00B43262" w:rsidRDefault="0041417B" w:rsidP="00D43915">
            <w:pPr>
              <w:rPr>
                <w:rFonts w:asciiTheme="majorHAnsi" w:hAnsiTheme="majorHAnsi"/>
              </w:rPr>
            </w:pPr>
            <w:r w:rsidRPr="00B43262">
              <w:rPr>
                <w:rFonts w:asciiTheme="majorHAnsi" w:hAnsiTheme="majorHAnsi"/>
              </w:rPr>
              <w:t>Yes (not observed) =2</w:t>
            </w:r>
          </w:p>
          <w:p w14:paraId="69588C1E" w14:textId="77777777" w:rsidR="0041417B" w:rsidRPr="00B43262" w:rsidRDefault="0041417B" w:rsidP="00D43915">
            <w:pPr>
              <w:rPr>
                <w:rFonts w:asciiTheme="majorHAnsi" w:hAnsiTheme="majorHAnsi"/>
              </w:rPr>
            </w:pPr>
            <w:r w:rsidRPr="00B43262">
              <w:rPr>
                <w:rFonts w:asciiTheme="majorHAnsi" w:hAnsiTheme="majorHAnsi"/>
              </w:rPr>
              <w:t>No = 3</w:t>
            </w:r>
          </w:p>
        </w:tc>
        <w:tc>
          <w:tcPr>
            <w:tcW w:w="3603" w:type="dxa"/>
            <w:gridSpan w:val="2"/>
            <w:shd w:val="clear" w:color="auto" w:fill="auto"/>
            <w:vAlign w:val="center"/>
          </w:tcPr>
          <w:p w14:paraId="050444ED" w14:textId="77777777" w:rsidR="0041417B" w:rsidRPr="00B43262" w:rsidRDefault="0041417B" w:rsidP="00D43915">
            <w:pPr>
              <w:rPr>
                <w:rFonts w:asciiTheme="majorHAnsi" w:hAnsiTheme="majorHAnsi"/>
                <w:b/>
              </w:rPr>
            </w:pPr>
            <w:r w:rsidRPr="00B43262">
              <w:rPr>
                <w:rFonts w:asciiTheme="majorHAnsi" w:hAnsiTheme="majorHAnsi"/>
                <w:b/>
              </w:rPr>
              <w:t>Functioning</w:t>
            </w:r>
          </w:p>
          <w:p w14:paraId="0FD4EC67" w14:textId="77777777" w:rsidR="0041417B" w:rsidRPr="00B43262" w:rsidRDefault="0041417B" w:rsidP="00D43915">
            <w:pPr>
              <w:rPr>
                <w:rFonts w:asciiTheme="majorHAnsi" w:hAnsiTheme="majorHAnsi"/>
              </w:rPr>
            </w:pPr>
            <w:r w:rsidRPr="00B43262">
              <w:rPr>
                <w:rFonts w:asciiTheme="majorHAnsi" w:hAnsiTheme="majorHAnsi"/>
              </w:rPr>
              <w:t>Yes (observed) = 1</w:t>
            </w:r>
          </w:p>
          <w:p w14:paraId="767DD6A6" w14:textId="77777777" w:rsidR="0041417B" w:rsidRPr="00B43262" w:rsidRDefault="0041417B" w:rsidP="00D43915">
            <w:pPr>
              <w:rPr>
                <w:rFonts w:asciiTheme="majorHAnsi" w:hAnsiTheme="majorHAnsi"/>
              </w:rPr>
            </w:pPr>
            <w:r w:rsidRPr="00B43262">
              <w:rPr>
                <w:rFonts w:asciiTheme="majorHAnsi" w:hAnsiTheme="majorHAnsi"/>
              </w:rPr>
              <w:t>Yes (not observed) = 2</w:t>
            </w:r>
          </w:p>
          <w:p w14:paraId="54A09717" w14:textId="77777777" w:rsidR="0041417B" w:rsidRPr="00B43262" w:rsidRDefault="0041417B" w:rsidP="00D43915">
            <w:pPr>
              <w:rPr>
                <w:rFonts w:asciiTheme="majorHAnsi" w:hAnsiTheme="majorHAnsi"/>
              </w:rPr>
            </w:pPr>
            <w:r w:rsidRPr="00B43262">
              <w:rPr>
                <w:rFonts w:asciiTheme="majorHAnsi" w:hAnsiTheme="majorHAnsi"/>
              </w:rPr>
              <w:t>No = 3</w:t>
            </w:r>
          </w:p>
        </w:tc>
      </w:tr>
      <w:tr w:rsidR="0041417B" w:rsidRPr="00B43262" w14:paraId="48CFD3A6" w14:textId="77777777" w:rsidTr="00D43915">
        <w:trPr>
          <w:trHeight w:hRule="exact" w:val="289"/>
        </w:trPr>
        <w:tc>
          <w:tcPr>
            <w:tcW w:w="816" w:type="dxa"/>
          </w:tcPr>
          <w:p w14:paraId="04BA07C6" w14:textId="4D4B3905" w:rsidR="0041417B" w:rsidRPr="00B43262" w:rsidRDefault="0041417B" w:rsidP="00D43915">
            <w:bookmarkStart w:id="24" w:name="_Ref378671880"/>
            <w:r w:rsidRPr="00B43262">
              <w:rPr>
                <w:rFonts w:asciiTheme="majorHAnsi" w:hAnsiTheme="majorHAnsi"/>
                <w:b/>
                <w:sz w:val="20"/>
                <w:szCs w:val="20"/>
              </w:rPr>
              <w:t>Q26.</w:t>
            </w:r>
            <w:bookmarkEnd w:id="24"/>
          </w:p>
        </w:tc>
        <w:tc>
          <w:tcPr>
            <w:tcW w:w="5952" w:type="dxa"/>
            <w:gridSpan w:val="3"/>
          </w:tcPr>
          <w:p w14:paraId="6FC8E010" w14:textId="77777777" w:rsidR="0041417B" w:rsidRPr="00B43262" w:rsidRDefault="0041417B" w:rsidP="00D43915">
            <w:pPr>
              <w:tabs>
                <w:tab w:val="left" w:pos="4334"/>
              </w:tabs>
              <w:rPr>
                <w:rFonts w:asciiTheme="majorHAnsi" w:hAnsiTheme="majorHAnsi" w:cs="Arial"/>
                <w:b/>
                <w:sz w:val="20"/>
              </w:rPr>
            </w:pPr>
            <w:r w:rsidRPr="00B43262">
              <w:rPr>
                <w:rFonts w:asciiTheme="majorHAnsi" w:hAnsiTheme="majorHAnsi" w:cs="Arial"/>
                <w:b/>
                <w:sz w:val="20"/>
              </w:rPr>
              <w:t>Fixed telephone line</w:t>
            </w:r>
            <w:r w:rsidRPr="00B43262">
              <w:rPr>
                <w:rFonts w:asciiTheme="majorHAnsi" w:hAnsiTheme="majorHAnsi" w:cs="Arial"/>
                <w:b/>
                <w:sz w:val="20"/>
              </w:rPr>
              <w:tab/>
            </w:r>
          </w:p>
        </w:tc>
        <w:tc>
          <w:tcPr>
            <w:tcW w:w="3690" w:type="dxa"/>
            <w:gridSpan w:val="2"/>
            <w:vAlign w:val="bottom"/>
          </w:tcPr>
          <w:p w14:paraId="0848BB4E" w14:textId="77777777" w:rsidR="0041417B" w:rsidRPr="00B43262" w:rsidRDefault="0041417B" w:rsidP="00D43915">
            <w:pPr>
              <w:jc w:val="center"/>
              <w:rPr>
                <w:rFonts w:asciiTheme="majorHAnsi" w:hAnsiTheme="majorHAnsi"/>
              </w:rPr>
            </w:pPr>
            <w:r w:rsidRPr="00B43262">
              <w:rPr>
                <w:rFonts w:asciiTheme="majorHAnsi" w:hAnsiTheme="majorHAnsi"/>
              </w:rPr>
              <w:t>|___|</w:t>
            </w:r>
          </w:p>
        </w:tc>
        <w:tc>
          <w:tcPr>
            <w:tcW w:w="3603" w:type="dxa"/>
            <w:gridSpan w:val="2"/>
            <w:vAlign w:val="bottom"/>
          </w:tcPr>
          <w:p w14:paraId="69464B9E" w14:textId="77777777" w:rsidR="0041417B" w:rsidRPr="00B43262" w:rsidRDefault="0041417B" w:rsidP="00D43915">
            <w:pPr>
              <w:jc w:val="center"/>
              <w:rPr>
                <w:rFonts w:asciiTheme="majorHAnsi" w:hAnsiTheme="majorHAnsi"/>
              </w:rPr>
            </w:pPr>
            <w:r w:rsidRPr="00B43262">
              <w:rPr>
                <w:rFonts w:asciiTheme="majorHAnsi" w:hAnsiTheme="majorHAnsi"/>
              </w:rPr>
              <w:t>|___|</w:t>
            </w:r>
          </w:p>
        </w:tc>
      </w:tr>
      <w:tr w:rsidR="0041417B" w:rsidRPr="00B43262" w14:paraId="35420FBB" w14:textId="77777777" w:rsidTr="00D43915">
        <w:trPr>
          <w:trHeight w:hRule="exact" w:val="280"/>
        </w:trPr>
        <w:tc>
          <w:tcPr>
            <w:tcW w:w="816" w:type="dxa"/>
          </w:tcPr>
          <w:p w14:paraId="67F76CAE" w14:textId="77777777" w:rsidR="0041417B" w:rsidRPr="00B43262" w:rsidRDefault="0041417B" w:rsidP="00D43915">
            <w:r w:rsidRPr="00B43262">
              <w:rPr>
                <w:rFonts w:asciiTheme="majorHAnsi" w:hAnsiTheme="majorHAnsi"/>
                <w:b/>
                <w:sz w:val="20"/>
                <w:szCs w:val="20"/>
              </w:rPr>
              <w:t>Q27.</w:t>
            </w:r>
          </w:p>
        </w:tc>
        <w:tc>
          <w:tcPr>
            <w:tcW w:w="5952" w:type="dxa"/>
            <w:gridSpan w:val="3"/>
          </w:tcPr>
          <w:p w14:paraId="1A114633" w14:textId="77777777" w:rsidR="0041417B" w:rsidRPr="00B43262" w:rsidRDefault="0041417B" w:rsidP="00D43915">
            <w:pPr>
              <w:rPr>
                <w:rFonts w:asciiTheme="majorHAnsi" w:hAnsiTheme="majorHAnsi" w:cs="Arial"/>
                <w:b/>
                <w:sz w:val="20"/>
                <w:szCs w:val="20"/>
              </w:rPr>
            </w:pPr>
            <w:r w:rsidRPr="00B43262">
              <w:rPr>
                <w:rFonts w:asciiTheme="majorHAnsi" w:hAnsiTheme="majorHAnsi" w:cs="Arial"/>
                <w:b/>
                <w:sz w:val="20"/>
                <w:szCs w:val="20"/>
              </w:rPr>
              <w:t xml:space="preserve">Mobile telephone belonging to the facility </w:t>
            </w:r>
          </w:p>
        </w:tc>
        <w:tc>
          <w:tcPr>
            <w:tcW w:w="3690" w:type="dxa"/>
            <w:gridSpan w:val="2"/>
            <w:vAlign w:val="bottom"/>
          </w:tcPr>
          <w:p w14:paraId="23BED717" w14:textId="77777777" w:rsidR="0041417B" w:rsidRPr="00B43262" w:rsidRDefault="0041417B" w:rsidP="00D43915">
            <w:pPr>
              <w:jc w:val="center"/>
              <w:rPr>
                <w:rFonts w:asciiTheme="majorHAnsi" w:hAnsiTheme="majorHAnsi"/>
                <w:sz w:val="16"/>
                <w:szCs w:val="16"/>
              </w:rPr>
            </w:pPr>
            <w:r w:rsidRPr="00B43262">
              <w:rPr>
                <w:rFonts w:asciiTheme="majorHAnsi" w:hAnsiTheme="majorHAnsi"/>
              </w:rPr>
              <w:t>|___|</w:t>
            </w:r>
          </w:p>
        </w:tc>
        <w:tc>
          <w:tcPr>
            <w:tcW w:w="3603" w:type="dxa"/>
            <w:gridSpan w:val="2"/>
            <w:vAlign w:val="bottom"/>
          </w:tcPr>
          <w:p w14:paraId="6B4E488C" w14:textId="77777777" w:rsidR="0041417B" w:rsidRPr="00B43262" w:rsidRDefault="0041417B" w:rsidP="00D43915">
            <w:pPr>
              <w:jc w:val="center"/>
              <w:rPr>
                <w:rFonts w:asciiTheme="majorHAnsi" w:hAnsiTheme="majorHAnsi"/>
              </w:rPr>
            </w:pPr>
            <w:r w:rsidRPr="00B43262">
              <w:rPr>
                <w:rFonts w:asciiTheme="majorHAnsi" w:hAnsiTheme="majorHAnsi"/>
              </w:rPr>
              <w:t>|___|</w:t>
            </w:r>
          </w:p>
        </w:tc>
      </w:tr>
      <w:tr w:rsidR="0041417B" w:rsidRPr="00B43262" w14:paraId="31C79453" w14:textId="77777777" w:rsidTr="00D43915">
        <w:trPr>
          <w:trHeight w:hRule="exact" w:val="532"/>
        </w:trPr>
        <w:tc>
          <w:tcPr>
            <w:tcW w:w="816" w:type="dxa"/>
          </w:tcPr>
          <w:p w14:paraId="42624FED" w14:textId="77777777" w:rsidR="0041417B" w:rsidRPr="00B43262" w:rsidRDefault="0041417B" w:rsidP="00D43915">
            <w:r w:rsidRPr="00B43262">
              <w:rPr>
                <w:rFonts w:asciiTheme="majorHAnsi" w:hAnsiTheme="majorHAnsi"/>
                <w:b/>
                <w:sz w:val="20"/>
                <w:szCs w:val="20"/>
              </w:rPr>
              <w:t>Q28.</w:t>
            </w:r>
          </w:p>
        </w:tc>
        <w:tc>
          <w:tcPr>
            <w:tcW w:w="5952" w:type="dxa"/>
            <w:gridSpan w:val="3"/>
          </w:tcPr>
          <w:p w14:paraId="50A10C84" w14:textId="77777777" w:rsidR="0041417B" w:rsidRPr="00B43262" w:rsidRDefault="0041417B" w:rsidP="00D43915">
            <w:pPr>
              <w:rPr>
                <w:rFonts w:asciiTheme="majorHAnsi" w:hAnsiTheme="majorHAnsi" w:cs="Arial"/>
                <w:b/>
                <w:sz w:val="20"/>
                <w:szCs w:val="20"/>
              </w:rPr>
            </w:pPr>
            <w:r w:rsidRPr="00B43262">
              <w:rPr>
                <w:rFonts w:asciiTheme="majorHAnsi" w:hAnsiTheme="majorHAnsi" w:cs="Arial"/>
                <w:b/>
                <w:sz w:val="20"/>
                <w:szCs w:val="20"/>
              </w:rPr>
              <w:t>Mobile telephone belonging to an individual but calls paid for by the facility</w:t>
            </w:r>
          </w:p>
        </w:tc>
        <w:tc>
          <w:tcPr>
            <w:tcW w:w="3690" w:type="dxa"/>
            <w:gridSpan w:val="2"/>
            <w:vAlign w:val="bottom"/>
          </w:tcPr>
          <w:p w14:paraId="4D6A007D" w14:textId="77777777" w:rsidR="0041417B" w:rsidRPr="00B43262" w:rsidRDefault="0041417B" w:rsidP="00D43915">
            <w:pPr>
              <w:jc w:val="center"/>
              <w:rPr>
                <w:rFonts w:asciiTheme="majorHAnsi" w:hAnsiTheme="majorHAnsi"/>
              </w:rPr>
            </w:pPr>
            <w:r w:rsidRPr="00B43262">
              <w:rPr>
                <w:rFonts w:asciiTheme="majorHAnsi" w:hAnsiTheme="majorHAnsi"/>
              </w:rPr>
              <w:t>|___|</w:t>
            </w:r>
          </w:p>
        </w:tc>
        <w:tc>
          <w:tcPr>
            <w:tcW w:w="3603" w:type="dxa"/>
            <w:gridSpan w:val="2"/>
            <w:vAlign w:val="bottom"/>
          </w:tcPr>
          <w:p w14:paraId="76A1A1C2" w14:textId="77777777" w:rsidR="0041417B" w:rsidRPr="00B43262" w:rsidRDefault="0041417B" w:rsidP="00D43915">
            <w:pPr>
              <w:jc w:val="center"/>
              <w:rPr>
                <w:rFonts w:asciiTheme="majorHAnsi" w:hAnsiTheme="majorHAnsi"/>
              </w:rPr>
            </w:pPr>
            <w:r w:rsidRPr="00B43262">
              <w:rPr>
                <w:rFonts w:asciiTheme="majorHAnsi" w:hAnsiTheme="majorHAnsi"/>
              </w:rPr>
              <w:t>|___|</w:t>
            </w:r>
          </w:p>
        </w:tc>
      </w:tr>
      <w:tr w:rsidR="0041417B" w:rsidRPr="00B43262" w14:paraId="6648CCA8" w14:textId="77777777" w:rsidTr="00D43915">
        <w:trPr>
          <w:trHeight w:hRule="exact" w:val="532"/>
        </w:trPr>
        <w:tc>
          <w:tcPr>
            <w:tcW w:w="816" w:type="dxa"/>
          </w:tcPr>
          <w:p w14:paraId="50920FF0" w14:textId="77777777" w:rsidR="0041417B" w:rsidRPr="00B43262" w:rsidRDefault="0041417B" w:rsidP="00D43915">
            <w:r w:rsidRPr="00B43262">
              <w:rPr>
                <w:rFonts w:asciiTheme="majorHAnsi" w:hAnsiTheme="majorHAnsi"/>
                <w:b/>
                <w:sz w:val="20"/>
                <w:szCs w:val="20"/>
              </w:rPr>
              <w:t>Q29.</w:t>
            </w:r>
          </w:p>
        </w:tc>
        <w:tc>
          <w:tcPr>
            <w:tcW w:w="5952" w:type="dxa"/>
            <w:gridSpan w:val="3"/>
          </w:tcPr>
          <w:p w14:paraId="0E7A5796" w14:textId="77777777" w:rsidR="0041417B" w:rsidRPr="00B43262" w:rsidRDefault="0041417B" w:rsidP="00D43915">
            <w:pPr>
              <w:rPr>
                <w:rFonts w:asciiTheme="majorHAnsi" w:hAnsiTheme="majorHAnsi" w:cs="Arial"/>
                <w:b/>
                <w:sz w:val="20"/>
                <w:szCs w:val="20"/>
              </w:rPr>
            </w:pPr>
            <w:r w:rsidRPr="00B43262">
              <w:rPr>
                <w:rFonts w:asciiTheme="majorHAnsi" w:hAnsiTheme="majorHAnsi" w:cs="Arial"/>
                <w:b/>
                <w:sz w:val="20"/>
                <w:szCs w:val="20"/>
              </w:rPr>
              <w:t>Mobile telephone belonging to an individual and paid for by the individual but used by the facility</w:t>
            </w:r>
          </w:p>
        </w:tc>
        <w:tc>
          <w:tcPr>
            <w:tcW w:w="3690" w:type="dxa"/>
            <w:gridSpan w:val="2"/>
            <w:vAlign w:val="bottom"/>
          </w:tcPr>
          <w:p w14:paraId="067ED077" w14:textId="77777777" w:rsidR="0041417B" w:rsidRPr="00B43262" w:rsidRDefault="0041417B" w:rsidP="00D43915">
            <w:pPr>
              <w:jc w:val="center"/>
              <w:rPr>
                <w:rFonts w:asciiTheme="majorHAnsi" w:hAnsiTheme="majorHAnsi"/>
                <w:sz w:val="16"/>
                <w:szCs w:val="16"/>
              </w:rPr>
            </w:pPr>
            <w:r w:rsidRPr="00B43262">
              <w:rPr>
                <w:rFonts w:asciiTheme="majorHAnsi" w:hAnsiTheme="majorHAnsi"/>
              </w:rPr>
              <w:t>|___|</w:t>
            </w:r>
          </w:p>
        </w:tc>
        <w:tc>
          <w:tcPr>
            <w:tcW w:w="3603" w:type="dxa"/>
            <w:gridSpan w:val="2"/>
            <w:vAlign w:val="bottom"/>
          </w:tcPr>
          <w:p w14:paraId="4A1016D5" w14:textId="77777777" w:rsidR="0041417B" w:rsidRPr="00B43262" w:rsidRDefault="0041417B" w:rsidP="00D43915">
            <w:pPr>
              <w:jc w:val="center"/>
              <w:rPr>
                <w:rFonts w:asciiTheme="majorHAnsi" w:hAnsiTheme="majorHAnsi"/>
              </w:rPr>
            </w:pPr>
            <w:r w:rsidRPr="00B43262">
              <w:rPr>
                <w:rFonts w:asciiTheme="majorHAnsi" w:hAnsiTheme="majorHAnsi"/>
              </w:rPr>
              <w:t>|___|</w:t>
            </w:r>
          </w:p>
        </w:tc>
      </w:tr>
      <w:tr w:rsidR="00813482" w:rsidRPr="00813482" w14:paraId="087ABE10" w14:textId="77777777" w:rsidTr="00813482">
        <w:trPr>
          <w:trHeight w:hRule="exact" w:val="325"/>
        </w:trPr>
        <w:tc>
          <w:tcPr>
            <w:tcW w:w="816" w:type="dxa"/>
          </w:tcPr>
          <w:p w14:paraId="11E03CB9" w14:textId="77777777" w:rsidR="00813482" w:rsidRPr="00F65BAE" w:rsidRDefault="00813482" w:rsidP="00813482">
            <w:pPr>
              <w:rPr>
                <w:rFonts w:asciiTheme="majorHAnsi" w:hAnsiTheme="majorHAnsi"/>
                <w:b/>
                <w:sz w:val="20"/>
                <w:szCs w:val="20"/>
              </w:rPr>
            </w:pPr>
            <w:r w:rsidRPr="00F65BAE">
              <w:rPr>
                <w:rFonts w:asciiTheme="majorHAnsi" w:hAnsiTheme="majorHAnsi"/>
                <w:b/>
                <w:sz w:val="20"/>
                <w:szCs w:val="20"/>
              </w:rPr>
              <w:t>Q29a</w:t>
            </w:r>
          </w:p>
        </w:tc>
        <w:tc>
          <w:tcPr>
            <w:tcW w:w="5952" w:type="dxa"/>
            <w:gridSpan w:val="3"/>
          </w:tcPr>
          <w:p w14:paraId="62864A10" w14:textId="77777777" w:rsidR="00813482" w:rsidRPr="00F65BAE" w:rsidRDefault="00813482" w:rsidP="00813482">
            <w:pPr>
              <w:rPr>
                <w:rFonts w:asciiTheme="majorHAnsi" w:hAnsiTheme="majorHAnsi" w:cs="Arial"/>
                <w:b/>
                <w:sz w:val="20"/>
                <w:szCs w:val="20"/>
              </w:rPr>
            </w:pPr>
            <w:r w:rsidRPr="00F65BAE">
              <w:rPr>
                <w:rFonts w:asciiTheme="majorHAnsi" w:hAnsiTheme="majorHAnsi" w:cs="Arial"/>
                <w:b/>
                <w:sz w:val="20"/>
                <w:szCs w:val="20"/>
              </w:rPr>
              <w:t>Do you have mobile network coverage at this facility?</w:t>
            </w:r>
          </w:p>
        </w:tc>
        <w:tc>
          <w:tcPr>
            <w:tcW w:w="3690" w:type="dxa"/>
            <w:gridSpan w:val="2"/>
            <w:vAlign w:val="bottom"/>
          </w:tcPr>
          <w:p w14:paraId="54D4453E" w14:textId="77777777" w:rsidR="00813482" w:rsidRPr="00F65BAE" w:rsidRDefault="00813482" w:rsidP="00813482">
            <w:pPr>
              <w:jc w:val="center"/>
              <w:rPr>
                <w:rFonts w:asciiTheme="majorHAnsi" w:hAnsiTheme="majorHAnsi"/>
                <w:sz w:val="16"/>
                <w:szCs w:val="16"/>
              </w:rPr>
            </w:pPr>
            <w:r w:rsidRPr="00F65BAE">
              <w:rPr>
                <w:rFonts w:asciiTheme="majorHAnsi" w:hAnsiTheme="majorHAnsi"/>
              </w:rPr>
              <w:t>|___|</w:t>
            </w:r>
          </w:p>
        </w:tc>
        <w:tc>
          <w:tcPr>
            <w:tcW w:w="3603" w:type="dxa"/>
            <w:gridSpan w:val="2"/>
            <w:vAlign w:val="bottom"/>
          </w:tcPr>
          <w:p w14:paraId="6E7137E8" w14:textId="77777777" w:rsidR="00813482" w:rsidRPr="00F65BAE" w:rsidRDefault="00813482" w:rsidP="00813482">
            <w:pPr>
              <w:jc w:val="center"/>
              <w:rPr>
                <w:rFonts w:asciiTheme="majorHAnsi" w:hAnsiTheme="majorHAnsi"/>
                <w:sz w:val="16"/>
                <w:szCs w:val="16"/>
              </w:rPr>
            </w:pPr>
            <w:r w:rsidRPr="00F65BAE">
              <w:rPr>
                <w:rFonts w:asciiTheme="majorHAnsi" w:hAnsiTheme="majorHAnsi"/>
              </w:rPr>
              <w:t>|___|</w:t>
            </w:r>
          </w:p>
        </w:tc>
      </w:tr>
      <w:tr w:rsidR="00BE49CE" w:rsidRPr="00813482" w14:paraId="61885AC8" w14:textId="77777777" w:rsidTr="00BC0602">
        <w:trPr>
          <w:trHeight w:hRule="exact" w:val="325"/>
        </w:trPr>
        <w:tc>
          <w:tcPr>
            <w:tcW w:w="816" w:type="dxa"/>
            <w:vMerge w:val="restart"/>
          </w:tcPr>
          <w:p w14:paraId="1A40F606" w14:textId="6664F628" w:rsidR="00BE49CE" w:rsidRPr="00F65BAE" w:rsidRDefault="00BE49CE" w:rsidP="00BE49CE">
            <w:pPr>
              <w:rPr>
                <w:rFonts w:asciiTheme="majorHAnsi" w:hAnsiTheme="majorHAnsi"/>
                <w:b/>
                <w:sz w:val="20"/>
                <w:szCs w:val="20"/>
              </w:rPr>
            </w:pPr>
            <w:r w:rsidRPr="00F65BAE">
              <w:rPr>
                <w:rFonts w:asciiTheme="majorHAnsi" w:hAnsiTheme="majorHAnsi"/>
                <w:b/>
                <w:sz w:val="20"/>
                <w:szCs w:val="20"/>
              </w:rPr>
              <w:t>Q29b</w:t>
            </w:r>
          </w:p>
        </w:tc>
        <w:tc>
          <w:tcPr>
            <w:tcW w:w="5412" w:type="dxa"/>
            <w:gridSpan w:val="2"/>
            <w:vMerge w:val="restart"/>
          </w:tcPr>
          <w:p w14:paraId="2FBC76EE" w14:textId="77777777" w:rsidR="00BE49CE" w:rsidRPr="00F65BAE" w:rsidRDefault="00BE49CE" w:rsidP="00BE49CE">
            <w:pPr>
              <w:rPr>
                <w:rFonts w:asciiTheme="majorHAnsi" w:hAnsiTheme="majorHAnsi" w:cs="Arial"/>
                <w:b/>
                <w:sz w:val="20"/>
                <w:szCs w:val="20"/>
              </w:rPr>
            </w:pPr>
            <w:r w:rsidRPr="00F65BAE">
              <w:rPr>
                <w:rFonts w:asciiTheme="majorHAnsi" w:hAnsiTheme="majorHAnsi" w:cs="Arial"/>
                <w:b/>
                <w:sz w:val="20"/>
                <w:szCs w:val="20"/>
              </w:rPr>
              <w:t>Which mobile phone service provider is at this facility?</w:t>
            </w:r>
          </w:p>
          <w:p w14:paraId="21D69AA5" w14:textId="77777777" w:rsidR="007577DD" w:rsidRPr="00F65BAE" w:rsidRDefault="007577DD" w:rsidP="007577DD">
            <w:pPr>
              <w:rPr>
                <w:rFonts w:cs="Calibri"/>
                <w:b/>
              </w:rPr>
            </w:pPr>
            <w:r w:rsidRPr="00F65BAE">
              <w:rPr>
                <w:rFonts w:cs="Calibri"/>
                <w:b/>
              </w:rPr>
              <w:t>“STATE ALL THAT APPLY”</w:t>
            </w:r>
          </w:p>
          <w:p w14:paraId="6C2B490C" w14:textId="40F7711A" w:rsidR="007577DD" w:rsidRPr="00F65BAE" w:rsidRDefault="007577DD" w:rsidP="007577DD">
            <w:pPr>
              <w:rPr>
                <w:rFonts w:asciiTheme="majorHAnsi" w:hAnsiTheme="majorHAnsi" w:cs="Calibri"/>
              </w:rPr>
            </w:pPr>
            <w:r w:rsidRPr="00F65BAE">
              <w:rPr>
                <w:rFonts w:asciiTheme="majorHAnsi" w:hAnsiTheme="majorHAnsi" w:cs="Calibri"/>
              </w:rPr>
              <w:t>Yes = 1, No = 2</w:t>
            </w:r>
          </w:p>
          <w:p w14:paraId="4DBDB3A4" w14:textId="37982803" w:rsidR="007577DD" w:rsidRPr="00F65BAE" w:rsidRDefault="007577DD" w:rsidP="00BE49CE">
            <w:pPr>
              <w:rPr>
                <w:rFonts w:asciiTheme="majorHAnsi" w:hAnsiTheme="majorHAnsi" w:cs="Arial"/>
                <w:b/>
                <w:sz w:val="20"/>
                <w:szCs w:val="20"/>
              </w:rPr>
            </w:pPr>
          </w:p>
        </w:tc>
        <w:tc>
          <w:tcPr>
            <w:tcW w:w="540" w:type="dxa"/>
          </w:tcPr>
          <w:p w14:paraId="492AF508" w14:textId="615BA70F" w:rsidR="00BE49CE" w:rsidRPr="00F65BAE" w:rsidRDefault="00BE49CE" w:rsidP="00BE49CE">
            <w:pPr>
              <w:rPr>
                <w:rFonts w:asciiTheme="majorHAnsi" w:hAnsiTheme="majorHAnsi" w:cs="Arial"/>
                <w:b/>
                <w:sz w:val="20"/>
                <w:szCs w:val="20"/>
              </w:rPr>
            </w:pPr>
            <w:r w:rsidRPr="00F65BAE">
              <w:rPr>
                <w:rFonts w:asciiTheme="majorHAnsi" w:hAnsiTheme="majorHAnsi" w:cs="Arial"/>
                <w:sz w:val="20"/>
                <w:szCs w:val="20"/>
              </w:rPr>
              <w:t>a</w:t>
            </w:r>
          </w:p>
        </w:tc>
        <w:tc>
          <w:tcPr>
            <w:tcW w:w="3690" w:type="dxa"/>
            <w:gridSpan w:val="2"/>
            <w:vAlign w:val="center"/>
          </w:tcPr>
          <w:p w14:paraId="10071E3C" w14:textId="1424D440" w:rsidR="00BE49CE" w:rsidRPr="00F65BAE" w:rsidRDefault="00BE49CE" w:rsidP="00F1039C">
            <w:pPr>
              <w:jc w:val="right"/>
              <w:rPr>
                <w:rFonts w:asciiTheme="majorHAnsi" w:hAnsiTheme="majorHAnsi"/>
              </w:rPr>
            </w:pPr>
            <w:r w:rsidRPr="00F65BAE">
              <w:rPr>
                <w:rFonts w:asciiTheme="majorHAnsi" w:hAnsiTheme="majorHAnsi"/>
              </w:rPr>
              <w:t>Africell</w:t>
            </w:r>
          </w:p>
        </w:tc>
        <w:tc>
          <w:tcPr>
            <w:tcW w:w="3603" w:type="dxa"/>
            <w:gridSpan w:val="2"/>
            <w:vAlign w:val="bottom"/>
          </w:tcPr>
          <w:p w14:paraId="7C1F8D9B" w14:textId="63EF6102" w:rsidR="00BE49CE" w:rsidRPr="00F65BAE" w:rsidRDefault="00BE49CE" w:rsidP="00BE49CE">
            <w:pPr>
              <w:jc w:val="center"/>
              <w:rPr>
                <w:rFonts w:asciiTheme="majorHAnsi" w:hAnsiTheme="majorHAnsi"/>
              </w:rPr>
            </w:pPr>
            <w:r w:rsidRPr="00F65BAE">
              <w:rPr>
                <w:rFonts w:asciiTheme="majorHAnsi" w:hAnsiTheme="majorHAnsi" w:cs="Calibri"/>
              </w:rPr>
              <w:t>|___|</w:t>
            </w:r>
          </w:p>
        </w:tc>
      </w:tr>
      <w:tr w:rsidR="00BE49CE" w:rsidRPr="00813482" w14:paraId="2C2385A8" w14:textId="77777777" w:rsidTr="00BC0602">
        <w:trPr>
          <w:trHeight w:hRule="exact" w:val="325"/>
        </w:trPr>
        <w:tc>
          <w:tcPr>
            <w:tcW w:w="816" w:type="dxa"/>
            <w:vMerge/>
          </w:tcPr>
          <w:p w14:paraId="4EABFE45" w14:textId="77777777" w:rsidR="00BE49CE" w:rsidRPr="00F65BAE" w:rsidRDefault="00BE49CE" w:rsidP="00BE49CE">
            <w:pPr>
              <w:rPr>
                <w:rFonts w:asciiTheme="majorHAnsi" w:hAnsiTheme="majorHAnsi"/>
                <w:b/>
                <w:sz w:val="20"/>
                <w:szCs w:val="20"/>
              </w:rPr>
            </w:pPr>
          </w:p>
        </w:tc>
        <w:tc>
          <w:tcPr>
            <w:tcW w:w="5412" w:type="dxa"/>
            <w:gridSpan w:val="2"/>
            <w:vMerge/>
          </w:tcPr>
          <w:p w14:paraId="37467B41" w14:textId="77777777" w:rsidR="00BE49CE" w:rsidRPr="00F65BAE" w:rsidRDefault="00BE49CE" w:rsidP="00BE49CE">
            <w:pPr>
              <w:rPr>
                <w:rFonts w:asciiTheme="majorHAnsi" w:hAnsiTheme="majorHAnsi" w:cs="Arial"/>
                <w:b/>
                <w:sz w:val="20"/>
                <w:szCs w:val="20"/>
              </w:rPr>
            </w:pPr>
          </w:p>
        </w:tc>
        <w:tc>
          <w:tcPr>
            <w:tcW w:w="540" w:type="dxa"/>
          </w:tcPr>
          <w:p w14:paraId="25F32C74" w14:textId="716967AF" w:rsidR="00BE49CE" w:rsidRPr="00F65BAE" w:rsidRDefault="00BE49CE" w:rsidP="00BE49CE">
            <w:pPr>
              <w:rPr>
                <w:rFonts w:asciiTheme="majorHAnsi" w:hAnsiTheme="majorHAnsi" w:cs="Arial"/>
                <w:b/>
                <w:sz w:val="20"/>
                <w:szCs w:val="20"/>
              </w:rPr>
            </w:pPr>
            <w:r w:rsidRPr="00F65BAE">
              <w:rPr>
                <w:rFonts w:asciiTheme="majorHAnsi" w:hAnsiTheme="majorHAnsi" w:cs="Arial"/>
                <w:sz w:val="20"/>
                <w:szCs w:val="20"/>
              </w:rPr>
              <w:t>b</w:t>
            </w:r>
          </w:p>
        </w:tc>
        <w:tc>
          <w:tcPr>
            <w:tcW w:w="3690" w:type="dxa"/>
            <w:gridSpan w:val="2"/>
            <w:vAlign w:val="center"/>
          </w:tcPr>
          <w:p w14:paraId="7CFD2EAF" w14:textId="73BB9C3B" w:rsidR="00BE49CE" w:rsidRPr="00F65BAE" w:rsidRDefault="00BE49CE" w:rsidP="00F1039C">
            <w:pPr>
              <w:jc w:val="right"/>
              <w:rPr>
                <w:rFonts w:asciiTheme="majorHAnsi" w:hAnsiTheme="majorHAnsi"/>
              </w:rPr>
            </w:pPr>
            <w:r w:rsidRPr="00F65BAE">
              <w:rPr>
                <w:rFonts w:asciiTheme="majorHAnsi" w:hAnsiTheme="majorHAnsi"/>
              </w:rPr>
              <w:t>Orange</w:t>
            </w:r>
          </w:p>
        </w:tc>
        <w:tc>
          <w:tcPr>
            <w:tcW w:w="3603" w:type="dxa"/>
            <w:gridSpan w:val="2"/>
            <w:vAlign w:val="bottom"/>
          </w:tcPr>
          <w:p w14:paraId="17F4F9E5" w14:textId="7F6586C8" w:rsidR="00BE49CE" w:rsidRPr="00F65BAE" w:rsidRDefault="00BE49CE" w:rsidP="00BE49CE">
            <w:pPr>
              <w:jc w:val="center"/>
              <w:rPr>
                <w:rFonts w:asciiTheme="majorHAnsi" w:hAnsiTheme="majorHAnsi"/>
              </w:rPr>
            </w:pPr>
            <w:r w:rsidRPr="00F65BAE">
              <w:rPr>
                <w:rFonts w:asciiTheme="majorHAnsi" w:hAnsiTheme="majorHAnsi" w:cs="Calibri"/>
              </w:rPr>
              <w:t>|___|</w:t>
            </w:r>
          </w:p>
        </w:tc>
      </w:tr>
      <w:tr w:rsidR="00BE49CE" w:rsidRPr="00813482" w14:paraId="196B8447" w14:textId="77777777" w:rsidTr="00BC0602">
        <w:trPr>
          <w:trHeight w:hRule="exact" w:val="325"/>
        </w:trPr>
        <w:tc>
          <w:tcPr>
            <w:tcW w:w="816" w:type="dxa"/>
            <w:vMerge/>
          </w:tcPr>
          <w:p w14:paraId="0D194538" w14:textId="77777777" w:rsidR="00BE49CE" w:rsidRPr="00F65BAE" w:rsidRDefault="00BE49CE" w:rsidP="00BE49CE">
            <w:pPr>
              <w:rPr>
                <w:rFonts w:asciiTheme="majorHAnsi" w:hAnsiTheme="majorHAnsi"/>
                <w:b/>
                <w:sz w:val="20"/>
                <w:szCs w:val="20"/>
              </w:rPr>
            </w:pPr>
          </w:p>
        </w:tc>
        <w:tc>
          <w:tcPr>
            <w:tcW w:w="5412" w:type="dxa"/>
            <w:gridSpan w:val="2"/>
            <w:vMerge/>
          </w:tcPr>
          <w:p w14:paraId="1D8130B0" w14:textId="77777777" w:rsidR="00BE49CE" w:rsidRPr="00F65BAE" w:rsidRDefault="00BE49CE" w:rsidP="00BE49CE">
            <w:pPr>
              <w:rPr>
                <w:rFonts w:asciiTheme="majorHAnsi" w:hAnsiTheme="majorHAnsi" w:cs="Arial"/>
                <w:b/>
                <w:sz w:val="20"/>
                <w:szCs w:val="20"/>
              </w:rPr>
            </w:pPr>
          </w:p>
        </w:tc>
        <w:tc>
          <w:tcPr>
            <w:tcW w:w="540" w:type="dxa"/>
          </w:tcPr>
          <w:p w14:paraId="0035A463" w14:textId="74F09087" w:rsidR="00BE49CE" w:rsidRPr="00F65BAE" w:rsidRDefault="00BE49CE" w:rsidP="00BE49CE">
            <w:pPr>
              <w:rPr>
                <w:rFonts w:asciiTheme="majorHAnsi" w:hAnsiTheme="majorHAnsi" w:cs="Arial"/>
                <w:b/>
                <w:sz w:val="20"/>
                <w:szCs w:val="20"/>
              </w:rPr>
            </w:pPr>
            <w:r w:rsidRPr="00F65BAE">
              <w:rPr>
                <w:rFonts w:asciiTheme="majorHAnsi" w:hAnsiTheme="majorHAnsi" w:cs="Arial"/>
                <w:sz w:val="20"/>
                <w:szCs w:val="20"/>
              </w:rPr>
              <w:t>c</w:t>
            </w:r>
          </w:p>
        </w:tc>
        <w:tc>
          <w:tcPr>
            <w:tcW w:w="3690" w:type="dxa"/>
            <w:gridSpan w:val="2"/>
            <w:vAlign w:val="center"/>
          </w:tcPr>
          <w:p w14:paraId="24F01247" w14:textId="4BE57E35" w:rsidR="00BE49CE" w:rsidRPr="00F65BAE" w:rsidRDefault="00BE49CE" w:rsidP="00F1039C">
            <w:pPr>
              <w:jc w:val="right"/>
              <w:rPr>
                <w:rFonts w:asciiTheme="majorHAnsi" w:hAnsiTheme="majorHAnsi"/>
              </w:rPr>
            </w:pPr>
            <w:r w:rsidRPr="00F65BAE">
              <w:rPr>
                <w:rFonts w:asciiTheme="majorHAnsi" w:hAnsiTheme="majorHAnsi"/>
              </w:rPr>
              <w:t>Sierratel</w:t>
            </w:r>
          </w:p>
        </w:tc>
        <w:tc>
          <w:tcPr>
            <w:tcW w:w="3603" w:type="dxa"/>
            <w:gridSpan w:val="2"/>
            <w:vAlign w:val="bottom"/>
          </w:tcPr>
          <w:p w14:paraId="28F9FCFF" w14:textId="3E279823" w:rsidR="00BE49CE" w:rsidRPr="00F65BAE" w:rsidRDefault="00BE49CE" w:rsidP="00BE49CE">
            <w:pPr>
              <w:jc w:val="center"/>
              <w:rPr>
                <w:rFonts w:asciiTheme="majorHAnsi" w:hAnsiTheme="majorHAnsi"/>
              </w:rPr>
            </w:pPr>
            <w:r w:rsidRPr="00F65BAE">
              <w:rPr>
                <w:rFonts w:asciiTheme="majorHAnsi" w:hAnsiTheme="majorHAnsi" w:cs="Calibri"/>
              </w:rPr>
              <w:t>|___|</w:t>
            </w:r>
          </w:p>
        </w:tc>
      </w:tr>
      <w:tr w:rsidR="00BE49CE" w:rsidRPr="00813482" w14:paraId="263747BD" w14:textId="77777777" w:rsidTr="00BC0602">
        <w:trPr>
          <w:trHeight w:hRule="exact" w:val="325"/>
        </w:trPr>
        <w:tc>
          <w:tcPr>
            <w:tcW w:w="816" w:type="dxa"/>
            <w:vMerge/>
          </w:tcPr>
          <w:p w14:paraId="5D159F5C" w14:textId="77777777" w:rsidR="00BE49CE" w:rsidRPr="00F65BAE" w:rsidRDefault="00BE49CE" w:rsidP="00BE49CE">
            <w:pPr>
              <w:rPr>
                <w:rFonts w:asciiTheme="majorHAnsi" w:hAnsiTheme="majorHAnsi"/>
                <w:b/>
                <w:sz w:val="20"/>
                <w:szCs w:val="20"/>
              </w:rPr>
            </w:pPr>
          </w:p>
        </w:tc>
        <w:tc>
          <w:tcPr>
            <w:tcW w:w="5412" w:type="dxa"/>
            <w:gridSpan w:val="2"/>
            <w:vMerge/>
          </w:tcPr>
          <w:p w14:paraId="218F7E17" w14:textId="77777777" w:rsidR="00BE49CE" w:rsidRPr="00F65BAE" w:rsidRDefault="00BE49CE" w:rsidP="00BE49CE">
            <w:pPr>
              <w:rPr>
                <w:rFonts w:asciiTheme="majorHAnsi" w:hAnsiTheme="majorHAnsi" w:cs="Arial"/>
                <w:b/>
                <w:sz w:val="20"/>
                <w:szCs w:val="20"/>
              </w:rPr>
            </w:pPr>
          </w:p>
        </w:tc>
        <w:tc>
          <w:tcPr>
            <w:tcW w:w="540" w:type="dxa"/>
          </w:tcPr>
          <w:p w14:paraId="18E500E4" w14:textId="10044B3D" w:rsidR="00BE49CE" w:rsidRPr="00F65BAE" w:rsidRDefault="00BE49CE" w:rsidP="00BE49CE">
            <w:pPr>
              <w:rPr>
                <w:rFonts w:asciiTheme="majorHAnsi" w:hAnsiTheme="majorHAnsi" w:cs="Arial"/>
                <w:b/>
                <w:sz w:val="20"/>
                <w:szCs w:val="20"/>
              </w:rPr>
            </w:pPr>
            <w:r w:rsidRPr="00F65BAE">
              <w:rPr>
                <w:rFonts w:asciiTheme="majorHAnsi" w:hAnsiTheme="majorHAnsi" w:cs="Arial"/>
                <w:sz w:val="20"/>
                <w:szCs w:val="20"/>
              </w:rPr>
              <w:t xml:space="preserve">d </w:t>
            </w:r>
          </w:p>
        </w:tc>
        <w:tc>
          <w:tcPr>
            <w:tcW w:w="3690" w:type="dxa"/>
            <w:gridSpan w:val="2"/>
            <w:vAlign w:val="center"/>
          </w:tcPr>
          <w:p w14:paraId="245FD7B6" w14:textId="0FC71271" w:rsidR="00BE49CE" w:rsidRPr="00F65BAE" w:rsidRDefault="00BE49CE" w:rsidP="00F1039C">
            <w:pPr>
              <w:jc w:val="right"/>
              <w:rPr>
                <w:rFonts w:asciiTheme="majorHAnsi" w:hAnsiTheme="majorHAnsi"/>
              </w:rPr>
            </w:pPr>
            <w:r w:rsidRPr="00F65BAE">
              <w:rPr>
                <w:rFonts w:asciiTheme="majorHAnsi" w:hAnsiTheme="majorHAnsi"/>
              </w:rPr>
              <w:t>Any other (Specify)</w:t>
            </w:r>
          </w:p>
        </w:tc>
        <w:tc>
          <w:tcPr>
            <w:tcW w:w="3603" w:type="dxa"/>
            <w:gridSpan w:val="2"/>
            <w:vAlign w:val="bottom"/>
          </w:tcPr>
          <w:p w14:paraId="0BE33364" w14:textId="631B4421" w:rsidR="00BE49CE" w:rsidRPr="00F65BAE" w:rsidRDefault="00BE49CE" w:rsidP="00BE49CE">
            <w:pPr>
              <w:jc w:val="center"/>
              <w:rPr>
                <w:rFonts w:asciiTheme="majorHAnsi" w:hAnsiTheme="majorHAnsi"/>
              </w:rPr>
            </w:pPr>
            <w:r w:rsidRPr="00F65BAE">
              <w:rPr>
                <w:rFonts w:asciiTheme="majorHAnsi" w:hAnsiTheme="majorHAnsi" w:cs="Calibri"/>
              </w:rPr>
              <w:t>|___|</w:t>
            </w:r>
          </w:p>
        </w:tc>
      </w:tr>
      <w:tr w:rsidR="007577DD" w:rsidRPr="00813482" w14:paraId="1E4F5395" w14:textId="77777777" w:rsidTr="00BC0602">
        <w:trPr>
          <w:trHeight w:hRule="exact" w:val="1108"/>
        </w:trPr>
        <w:tc>
          <w:tcPr>
            <w:tcW w:w="6768" w:type="dxa"/>
            <w:gridSpan w:val="4"/>
          </w:tcPr>
          <w:p w14:paraId="37DD9550" w14:textId="4A8E1A23" w:rsidR="007577DD" w:rsidRPr="00813482" w:rsidRDefault="007577DD" w:rsidP="007577DD">
            <w:pPr>
              <w:rPr>
                <w:rFonts w:asciiTheme="majorHAnsi" w:hAnsiTheme="majorHAnsi" w:cs="Arial"/>
                <w:b/>
                <w:color w:val="FF0000"/>
                <w:sz w:val="20"/>
                <w:szCs w:val="20"/>
                <w:highlight w:val="yellow"/>
              </w:rPr>
            </w:pPr>
          </w:p>
        </w:tc>
        <w:tc>
          <w:tcPr>
            <w:tcW w:w="3690" w:type="dxa"/>
            <w:gridSpan w:val="2"/>
            <w:vAlign w:val="center"/>
          </w:tcPr>
          <w:p w14:paraId="27BA556E" w14:textId="77777777" w:rsidR="007577DD" w:rsidRPr="00B43262" w:rsidRDefault="007577DD" w:rsidP="007577DD">
            <w:pPr>
              <w:rPr>
                <w:rFonts w:asciiTheme="majorHAnsi" w:hAnsiTheme="majorHAnsi"/>
                <w:b/>
              </w:rPr>
            </w:pPr>
            <w:r w:rsidRPr="00B43262">
              <w:rPr>
                <w:rFonts w:asciiTheme="majorHAnsi" w:hAnsiTheme="majorHAnsi"/>
                <w:b/>
              </w:rPr>
              <w:t xml:space="preserve">Available </w:t>
            </w:r>
          </w:p>
          <w:p w14:paraId="326C1409" w14:textId="77777777" w:rsidR="007577DD" w:rsidRPr="00B43262" w:rsidRDefault="007577DD" w:rsidP="007577DD">
            <w:pPr>
              <w:rPr>
                <w:rFonts w:asciiTheme="majorHAnsi" w:hAnsiTheme="majorHAnsi"/>
              </w:rPr>
            </w:pPr>
            <w:r w:rsidRPr="00B43262">
              <w:rPr>
                <w:rFonts w:asciiTheme="majorHAnsi" w:hAnsiTheme="majorHAnsi"/>
              </w:rPr>
              <w:t>Yes (observed) = 1</w:t>
            </w:r>
          </w:p>
          <w:p w14:paraId="77496426" w14:textId="77777777" w:rsidR="007577DD" w:rsidRPr="00B43262" w:rsidRDefault="007577DD" w:rsidP="007577DD">
            <w:pPr>
              <w:rPr>
                <w:rFonts w:asciiTheme="majorHAnsi" w:hAnsiTheme="majorHAnsi"/>
              </w:rPr>
            </w:pPr>
            <w:r w:rsidRPr="00B43262">
              <w:rPr>
                <w:rFonts w:asciiTheme="majorHAnsi" w:hAnsiTheme="majorHAnsi"/>
              </w:rPr>
              <w:t>Yes (not observed) =2</w:t>
            </w:r>
          </w:p>
          <w:p w14:paraId="4AB5E52B" w14:textId="5593FF90" w:rsidR="007577DD" w:rsidRPr="00813482" w:rsidRDefault="007577DD" w:rsidP="007577DD">
            <w:pPr>
              <w:rPr>
                <w:rFonts w:asciiTheme="majorHAnsi" w:hAnsiTheme="majorHAnsi"/>
                <w:color w:val="FF0000"/>
                <w:sz w:val="16"/>
                <w:szCs w:val="16"/>
                <w:highlight w:val="yellow"/>
              </w:rPr>
            </w:pPr>
            <w:r w:rsidRPr="00B43262">
              <w:rPr>
                <w:rFonts w:asciiTheme="majorHAnsi" w:hAnsiTheme="majorHAnsi"/>
              </w:rPr>
              <w:t>No = 3</w:t>
            </w:r>
          </w:p>
        </w:tc>
        <w:tc>
          <w:tcPr>
            <w:tcW w:w="3603" w:type="dxa"/>
            <w:gridSpan w:val="2"/>
            <w:vAlign w:val="center"/>
          </w:tcPr>
          <w:p w14:paraId="49560BB8" w14:textId="77777777" w:rsidR="007577DD" w:rsidRPr="00B43262" w:rsidRDefault="007577DD" w:rsidP="007577DD">
            <w:pPr>
              <w:rPr>
                <w:rFonts w:asciiTheme="majorHAnsi" w:hAnsiTheme="majorHAnsi"/>
                <w:b/>
              </w:rPr>
            </w:pPr>
            <w:r w:rsidRPr="00B43262">
              <w:rPr>
                <w:rFonts w:asciiTheme="majorHAnsi" w:hAnsiTheme="majorHAnsi"/>
                <w:b/>
              </w:rPr>
              <w:t>Functioning</w:t>
            </w:r>
          </w:p>
          <w:p w14:paraId="050C6219" w14:textId="77777777" w:rsidR="007577DD" w:rsidRPr="00B43262" w:rsidRDefault="007577DD" w:rsidP="007577DD">
            <w:pPr>
              <w:rPr>
                <w:rFonts w:asciiTheme="majorHAnsi" w:hAnsiTheme="majorHAnsi"/>
              </w:rPr>
            </w:pPr>
            <w:r w:rsidRPr="00B43262">
              <w:rPr>
                <w:rFonts w:asciiTheme="majorHAnsi" w:hAnsiTheme="majorHAnsi"/>
              </w:rPr>
              <w:t>Yes (observed) = 1</w:t>
            </w:r>
          </w:p>
          <w:p w14:paraId="471BFACD" w14:textId="77777777" w:rsidR="007577DD" w:rsidRPr="00B43262" w:rsidRDefault="007577DD" w:rsidP="007577DD">
            <w:pPr>
              <w:rPr>
                <w:rFonts w:asciiTheme="majorHAnsi" w:hAnsiTheme="majorHAnsi"/>
              </w:rPr>
            </w:pPr>
            <w:r w:rsidRPr="00B43262">
              <w:rPr>
                <w:rFonts w:asciiTheme="majorHAnsi" w:hAnsiTheme="majorHAnsi"/>
              </w:rPr>
              <w:t>Yes (not observed) = 2</w:t>
            </w:r>
          </w:p>
          <w:p w14:paraId="3F258AEC" w14:textId="17715A46" w:rsidR="007577DD" w:rsidRPr="00813482" w:rsidRDefault="007577DD" w:rsidP="007577DD">
            <w:pPr>
              <w:rPr>
                <w:rFonts w:asciiTheme="majorHAnsi" w:hAnsiTheme="majorHAnsi"/>
                <w:color w:val="FF0000"/>
                <w:sz w:val="16"/>
                <w:szCs w:val="16"/>
              </w:rPr>
            </w:pPr>
            <w:r w:rsidRPr="00B43262">
              <w:rPr>
                <w:rFonts w:asciiTheme="majorHAnsi" w:hAnsiTheme="majorHAnsi"/>
              </w:rPr>
              <w:t>No = 3</w:t>
            </w:r>
          </w:p>
        </w:tc>
      </w:tr>
      <w:tr w:rsidR="00BE49CE" w:rsidRPr="00B43262" w14:paraId="478EED94" w14:textId="77777777" w:rsidTr="00D43915">
        <w:trPr>
          <w:trHeight w:val="314"/>
        </w:trPr>
        <w:tc>
          <w:tcPr>
            <w:tcW w:w="816" w:type="dxa"/>
          </w:tcPr>
          <w:p w14:paraId="6446386B" w14:textId="77777777" w:rsidR="00BE49CE" w:rsidRPr="00B43262" w:rsidRDefault="00BE49CE" w:rsidP="00BE49CE">
            <w:r w:rsidRPr="00B43262">
              <w:rPr>
                <w:rFonts w:asciiTheme="majorHAnsi" w:hAnsiTheme="majorHAnsi"/>
                <w:b/>
                <w:sz w:val="20"/>
                <w:szCs w:val="20"/>
              </w:rPr>
              <w:t>Q30.</w:t>
            </w:r>
          </w:p>
        </w:tc>
        <w:tc>
          <w:tcPr>
            <w:tcW w:w="5952" w:type="dxa"/>
            <w:gridSpan w:val="3"/>
          </w:tcPr>
          <w:p w14:paraId="74EF5109" w14:textId="77777777" w:rsidR="00BE49CE" w:rsidRPr="00B43262" w:rsidRDefault="00BE49CE" w:rsidP="00BE49CE">
            <w:pPr>
              <w:rPr>
                <w:rFonts w:asciiTheme="majorHAnsi" w:hAnsiTheme="majorHAnsi" w:cs="Arial"/>
                <w:b/>
                <w:sz w:val="20"/>
                <w:szCs w:val="20"/>
              </w:rPr>
            </w:pPr>
            <w:r w:rsidRPr="00B43262">
              <w:rPr>
                <w:rFonts w:asciiTheme="majorHAnsi" w:hAnsiTheme="majorHAnsi" w:cs="Arial"/>
                <w:b/>
                <w:sz w:val="20"/>
                <w:szCs w:val="20"/>
              </w:rPr>
              <w:t>Computer belonging to the facility</w:t>
            </w:r>
          </w:p>
        </w:tc>
        <w:tc>
          <w:tcPr>
            <w:tcW w:w="3690" w:type="dxa"/>
            <w:gridSpan w:val="2"/>
            <w:vAlign w:val="center"/>
          </w:tcPr>
          <w:p w14:paraId="1C04C341" w14:textId="77777777" w:rsidR="00BE49CE" w:rsidRPr="00B43262" w:rsidRDefault="00BE49CE" w:rsidP="00BE49CE">
            <w:pPr>
              <w:jc w:val="center"/>
              <w:rPr>
                <w:rFonts w:asciiTheme="majorHAnsi" w:hAnsiTheme="majorHAnsi"/>
                <w:sz w:val="16"/>
                <w:szCs w:val="16"/>
              </w:rPr>
            </w:pPr>
            <w:r w:rsidRPr="00B43262">
              <w:rPr>
                <w:rFonts w:asciiTheme="majorHAnsi" w:hAnsiTheme="majorHAnsi"/>
              </w:rPr>
              <w:t>|___|</w:t>
            </w:r>
          </w:p>
        </w:tc>
        <w:tc>
          <w:tcPr>
            <w:tcW w:w="3603" w:type="dxa"/>
            <w:gridSpan w:val="2"/>
            <w:vAlign w:val="bottom"/>
          </w:tcPr>
          <w:p w14:paraId="7DC34730" w14:textId="77777777" w:rsidR="00BE49CE" w:rsidRPr="00B43262" w:rsidRDefault="00BE49CE" w:rsidP="00BE49CE">
            <w:pPr>
              <w:jc w:val="center"/>
              <w:rPr>
                <w:rFonts w:asciiTheme="majorHAnsi" w:hAnsiTheme="majorHAnsi"/>
              </w:rPr>
            </w:pPr>
            <w:r w:rsidRPr="00B43262">
              <w:rPr>
                <w:rFonts w:asciiTheme="majorHAnsi" w:hAnsiTheme="majorHAnsi"/>
              </w:rPr>
              <w:t>|___|</w:t>
            </w:r>
          </w:p>
        </w:tc>
      </w:tr>
      <w:tr w:rsidR="00BE49CE" w:rsidRPr="00B43262" w14:paraId="2EB36F61" w14:textId="77777777" w:rsidTr="00D43915">
        <w:trPr>
          <w:trHeight w:val="287"/>
        </w:trPr>
        <w:tc>
          <w:tcPr>
            <w:tcW w:w="816" w:type="dxa"/>
          </w:tcPr>
          <w:p w14:paraId="513D2B65" w14:textId="77777777" w:rsidR="00BE49CE" w:rsidRPr="00B43262" w:rsidRDefault="00BE49CE" w:rsidP="00BE49CE">
            <w:r w:rsidRPr="00B43262">
              <w:rPr>
                <w:rFonts w:asciiTheme="majorHAnsi" w:hAnsiTheme="majorHAnsi"/>
                <w:b/>
                <w:sz w:val="20"/>
                <w:szCs w:val="20"/>
              </w:rPr>
              <w:t>Q31.</w:t>
            </w:r>
          </w:p>
        </w:tc>
        <w:tc>
          <w:tcPr>
            <w:tcW w:w="5952" w:type="dxa"/>
            <w:gridSpan w:val="3"/>
          </w:tcPr>
          <w:p w14:paraId="32B6995C" w14:textId="77777777" w:rsidR="00BE49CE" w:rsidRPr="00B43262" w:rsidRDefault="00BE49CE" w:rsidP="00BE49CE">
            <w:pPr>
              <w:rPr>
                <w:rFonts w:asciiTheme="majorHAnsi" w:hAnsiTheme="majorHAnsi" w:cs="Arial"/>
                <w:b/>
                <w:sz w:val="20"/>
                <w:szCs w:val="20"/>
              </w:rPr>
            </w:pPr>
            <w:r w:rsidRPr="00B43262">
              <w:rPr>
                <w:rFonts w:asciiTheme="majorHAnsi" w:hAnsiTheme="majorHAnsi" w:cs="Arial"/>
                <w:b/>
                <w:sz w:val="20"/>
                <w:szCs w:val="20"/>
              </w:rPr>
              <w:t>Computer belonging to an individual</w:t>
            </w:r>
          </w:p>
        </w:tc>
        <w:tc>
          <w:tcPr>
            <w:tcW w:w="3690" w:type="dxa"/>
            <w:gridSpan w:val="2"/>
            <w:vAlign w:val="center"/>
          </w:tcPr>
          <w:p w14:paraId="222625D5" w14:textId="77777777" w:rsidR="00BE49CE" w:rsidRPr="00B43262" w:rsidRDefault="00BE49CE" w:rsidP="00BE49CE">
            <w:pPr>
              <w:jc w:val="center"/>
              <w:rPr>
                <w:rFonts w:asciiTheme="majorHAnsi" w:hAnsiTheme="majorHAnsi"/>
                <w:sz w:val="16"/>
                <w:szCs w:val="16"/>
              </w:rPr>
            </w:pPr>
            <w:r w:rsidRPr="00B43262">
              <w:rPr>
                <w:rFonts w:asciiTheme="majorHAnsi" w:hAnsiTheme="majorHAnsi"/>
              </w:rPr>
              <w:t>|___|</w:t>
            </w:r>
          </w:p>
        </w:tc>
        <w:tc>
          <w:tcPr>
            <w:tcW w:w="3603" w:type="dxa"/>
            <w:gridSpan w:val="2"/>
            <w:vAlign w:val="bottom"/>
          </w:tcPr>
          <w:p w14:paraId="2C8613D4" w14:textId="77777777" w:rsidR="00BE49CE" w:rsidRPr="00B43262" w:rsidRDefault="00BE49CE" w:rsidP="00BE49CE">
            <w:pPr>
              <w:jc w:val="center"/>
              <w:rPr>
                <w:rFonts w:asciiTheme="majorHAnsi" w:hAnsiTheme="majorHAnsi"/>
              </w:rPr>
            </w:pPr>
            <w:r w:rsidRPr="00B43262">
              <w:rPr>
                <w:rFonts w:asciiTheme="majorHAnsi" w:hAnsiTheme="majorHAnsi"/>
              </w:rPr>
              <w:t>|___|</w:t>
            </w:r>
          </w:p>
        </w:tc>
      </w:tr>
      <w:tr w:rsidR="00BE49CE" w:rsidRPr="00B43262" w14:paraId="2DDF4CD2" w14:textId="77777777" w:rsidTr="00D43915">
        <w:trPr>
          <w:trHeight w:val="287"/>
        </w:trPr>
        <w:tc>
          <w:tcPr>
            <w:tcW w:w="816" w:type="dxa"/>
          </w:tcPr>
          <w:p w14:paraId="34C49B07" w14:textId="77777777" w:rsidR="00BE49CE" w:rsidRPr="00B43262" w:rsidRDefault="00BE49CE" w:rsidP="00BE49CE">
            <w:pPr>
              <w:rPr>
                <w:rFonts w:asciiTheme="majorHAnsi" w:hAnsiTheme="majorHAnsi"/>
                <w:b/>
                <w:sz w:val="20"/>
                <w:szCs w:val="20"/>
              </w:rPr>
            </w:pPr>
            <w:r w:rsidRPr="00B43262">
              <w:rPr>
                <w:rFonts w:asciiTheme="majorHAnsi" w:hAnsiTheme="majorHAnsi"/>
                <w:b/>
                <w:sz w:val="20"/>
                <w:szCs w:val="20"/>
              </w:rPr>
              <w:t>Q32.</w:t>
            </w:r>
          </w:p>
        </w:tc>
        <w:tc>
          <w:tcPr>
            <w:tcW w:w="5952" w:type="dxa"/>
            <w:gridSpan w:val="3"/>
          </w:tcPr>
          <w:p w14:paraId="757C3D9F" w14:textId="77777777" w:rsidR="00BE49CE" w:rsidRPr="00B43262" w:rsidRDefault="00BE49CE" w:rsidP="00BE49CE">
            <w:pPr>
              <w:rPr>
                <w:rFonts w:asciiTheme="majorHAnsi" w:hAnsiTheme="majorHAnsi" w:cs="Arial"/>
                <w:b/>
                <w:sz w:val="20"/>
                <w:szCs w:val="20"/>
              </w:rPr>
            </w:pPr>
            <w:r w:rsidRPr="00B43262">
              <w:rPr>
                <w:rFonts w:asciiTheme="majorHAnsi" w:hAnsiTheme="majorHAnsi" w:cs="Arial"/>
                <w:b/>
                <w:sz w:val="20"/>
                <w:szCs w:val="20"/>
              </w:rPr>
              <w:t>Short wave radio</w:t>
            </w:r>
          </w:p>
        </w:tc>
        <w:tc>
          <w:tcPr>
            <w:tcW w:w="3690" w:type="dxa"/>
            <w:gridSpan w:val="2"/>
            <w:vAlign w:val="center"/>
          </w:tcPr>
          <w:p w14:paraId="3A54F40C" w14:textId="77777777" w:rsidR="00BE49CE" w:rsidRPr="00B43262" w:rsidRDefault="00BE49CE" w:rsidP="00BE49CE">
            <w:pPr>
              <w:jc w:val="center"/>
              <w:rPr>
                <w:rFonts w:asciiTheme="majorHAnsi" w:hAnsiTheme="majorHAnsi"/>
              </w:rPr>
            </w:pPr>
            <w:r w:rsidRPr="00B43262">
              <w:rPr>
                <w:rFonts w:asciiTheme="majorHAnsi" w:hAnsiTheme="majorHAnsi"/>
              </w:rPr>
              <w:t>|___|</w:t>
            </w:r>
          </w:p>
        </w:tc>
        <w:tc>
          <w:tcPr>
            <w:tcW w:w="3603" w:type="dxa"/>
            <w:gridSpan w:val="2"/>
            <w:vAlign w:val="bottom"/>
          </w:tcPr>
          <w:p w14:paraId="682350CA" w14:textId="77777777" w:rsidR="00BE49CE" w:rsidRPr="00B43262" w:rsidRDefault="00BE49CE" w:rsidP="00BE49CE">
            <w:pPr>
              <w:jc w:val="center"/>
              <w:rPr>
                <w:rFonts w:asciiTheme="majorHAnsi" w:hAnsiTheme="majorHAnsi"/>
              </w:rPr>
            </w:pPr>
            <w:r w:rsidRPr="00B43262">
              <w:rPr>
                <w:rFonts w:asciiTheme="majorHAnsi" w:hAnsiTheme="majorHAnsi"/>
              </w:rPr>
              <w:t>|___|</w:t>
            </w:r>
          </w:p>
        </w:tc>
      </w:tr>
      <w:tr w:rsidR="00BE49CE" w:rsidRPr="00B43262" w14:paraId="032FC4D3" w14:textId="77777777" w:rsidTr="00D43915">
        <w:trPr>
          <w:trHeight w:val="269"/>
        </w:trPr>
        <w:tc>
          <w:tcPr>
            <w:tcW w:w="816" w:type="dxa"/>
          </w:tcPr>
          <w:p w14:paraId="6A92DC4B" w14:textId="77777777" w:rsidR="00BE49CE" w:rsidRPr="00B43262" w:rsidRDefault="00BE49CE" w:rsidP="00BE49CE">
            <w:r w:rsidRPr="00B43262">
              <w:rPr>
                <w:rFonts w:asciiTheme="majorHAnsi" w:hAnsiTheme="majorHAnsi"/>
                <w:b/>
                <w:sz w:val="20"/>
                <w:szCs w:val="20"/>
              </w:rPr>
              <w:t>Q33.</w:t>
            </w:r>
          </w:p>
        </w:tc>
        <w:tc>
          <w:tcPr>
            <w:tcW w:w="5952" w:type="dxa"/>
            <w:gridSpan w:val="3"/>
          </w:tcPr>
          <w:p w14:paraId="1F1A1871" w14:textId="77777777" w:rsidR="00BE49CE" w:rsidRPr="00B43262" w:rsidRDefault="00BE49CE" w:rsidP="00BE49CE">
            <w:pPr>
              <w:rPr>
                <w:rFonts w:asciiTheme="majorHAnsi" w:hAnsiTheme="majorHAnsi" w:cs="Arial"/>
                <w:b/>
                <w:sz w:val="20"/>
                <w:szCs w:val="20"/>
              </w:rPr>
            </w:pPr>
            <w:r w:rsidRPr="00B43262">
              <w:rPr>
                <w:rFonts w:asciiTheme="majorHAnsi" w:hAnsiTheme="majorHAnsi" w:cs="Arial"/>
                <w:b/>
                <w:sz w:val="20"/>
                <w:szCs w:val="20"/>
              </w:rPr>
              <w:t>Internet access </w:t>
            </w:r>
          </w:p>
        </w:tc>
        <w:tc>
          <w:tcPr>
            <w:tcW w:w="3690" w:type="dxa"/>
            <w:gridSpan w:val="2"/>
            <w:vAlign w:val="center"/>
          </w:tcPr>
          <w:p w14:paraId="47286FCE" w14:textId="77777777" w:rsidR="00BE49CE" w:rsidRPr="00B43262" w:rsidRDefault="00BE49CE" w:rsidP="00BE49CE">
            <w:pPr>
              <w:jc w:val="center"/>
              <w:rPr>
                <w:rFonts w:asciiTheme="majorHAnsi" w:hAnsiTheme="majorHAnsi"/>
                <w:sz w:val="16"/>
                <w:szCs w:val="16"/>
              </w:rPr>
            </w:pPr>
            <w:r w:rsidRPr="00B43262">
              <w:rPr>
                <w:rFonts w:asciiTheme="majorHAnsi" w:hAnsiTheme="majorHAnsi"/>
              </w:rPr>
              <w:t>|___|</w:t>
            </w:r>
          </w:p>
        </w:tc>
        <w:tc>
          <w:tcPr>
            <w:tcW w:w="3603" w:type="dxa"/>
            <w:gridSpan w:val="2"/>
            <w:vAlign w:val="bottom"/>
          </w:tcPr>
          <w:p w14:paraId="755619FC" w14:textId="77777777" w:rsidR="00BE49CE" w:rsidRPr="00B43262" w:rsidRDefault="00BE49CE" w:rsidP="00BE49CE">
            <w:pPr>
              <w:jc w:val="center"/>
              <w:rPr>
                <w:rFonts w:asciiTheme="majorHAnsi" w:hAnsiTheme="majorHAnsi"/>
              </w:rPr>
            </w:pPr>
            <w:r w:rsidRPr="00B43262">
              <w:rPr>
                <w:rFonts w:asciiTheme="majorHAnsi" w:hAnsiTheme="majorHAnsi"/>
              </w:rPr>
              <w:t>|___|</w:t>
            </w:r>
          </w:p>
        </w:tc>
      </w:tr>
      <w:tr w:rsidR="00BE49CE" w:rsidRPr="00B43262" w14:paraId="0B845495" w14:textId="77777777" w:rsidTr="00D43915">
        <w:trPr>
          <w:trHeight w:val="303"/>
        </w:trPr>
        <w:tc>
          <w:tcPr>
            <w:tcW w:w="14061" w:type="dxa"/>
            <w:gridSpan w:val="8"/>
            <w:shd w:val="clear" w:color="auto" w:fill="D9D9D9"/>
            <w:vAlign w:val="center"/>
          </w:tcPr>
          <w:p w14:paraId="5A9E71E5" w14:textId="77777777" w:rsidR="00BE49CE" w:rsidRPr="00B43262" w:rsidRDefault="00BE49CE" w:rsidP="00BE49CE">
            <w:pPr>
              <w:rPr>
                <w:rFonts w:asciiTheme="majorHAnsi" w:hAnsiTheme="majorHAnsi"/>
                <w:b/>
              </w:rPr>
            </w:pPr>
            <w:r w:rsidRPr="00B43262">
              <w:rPr>
                <w:rFonts w:asciiTheme="majorHAnsi" w:hAnsiTheme="majorHAnsi"/>
                <w:b/>
              </w:rPr>
              <w:t>Emergency Transportation and Ambulance Services</w:t>
            </w:r>
          </w:p>
        </w:tc>
      </w:tr>
      <w:tr w:rsidR="00BE49CE" w:rsidRPr="00B43262" w14:paraId="2C80ED12" w14:textId="77777777" w:rsidTr="00D43915">
        <w:trPr>
          <w:trHeight w:val="206"/>
        </w:trPr>
        <w:tc>
          <w:tcPr>
            <w:tcW w:w="816" w:type="dxa"/>
            <w:vMerge w:val="restart"/>
          </w:tcPr>
          <w:p w14:paraId="6EADA24E" w14:textId="77777777" w:rsidR="00BE49CE" w:rsidRPr="00B43262" w:rsidRDefault="00BE49CE" w:rsidP="00BE49CE">
            <w:pPr>
              <w:rPr>
                <w:rFonts w:asciiTheme="majorHAnsi" w:hAnsiTheme="majorHAnsi"/>
                <w:b/>
                <w:sz w:val="20"/>
                <w:szCs w:val="20"/>
              </w:rPr>
            </w:pPr>
            <w:r w:rsidRPr="00B43262">
              <w:rPr>
                <w:rFonts w:asciiTheme="majorHAnsi" w:hAnsiTheme="majorHAnsi"/>
                <w:b/>
                <w:sz w:val="20"/>
                <w:szCs w:val="20"/>
              </w:rPr>
              <w:t>Q34.</w:t>
            </w:r>
          </w:p>
          <w:p w14:paraId="163883CC" w14:textId="77777777" w:rsidR="00BE49CE" w:rsidRPr="00B43262" w:rsidRDefault="00BE49CE" w:rsidP="00BE49CE">
            <w:pPr>
              <w:rPr>
                <w:rFonts w:asciiTheme="majorHAnsi" w:hAnsiTheme="majorHAnsi"/>
                <w:b/>
              </w:rPr>
            </w:pPr>
          </w:p>
        </w:tc>
        <w:tc>
          <w:tcPr>
            <w:tcW w:w="3522" w:type="dxa"/>
            <w:vMerge w:val="restart"/>
          </w:tcPr>
          <w:p w14:paraId="1124ED86" w14:textId="77777777" w:rsidR="00BE49CE" w:rsidRPr="00B43262" w:rsidRDefault="00BE49CE" w:rsidP="00BE49CE">
            <w:pPr>
              <w:rPr>
                <w:rFonts w:asciiTheme="majorHAnsi" w:hAnsiTheme="majorHAnsi" w:cs="Calibri"/>
                <w:b/>
                <w:color w:val="000000"/>
              </w:rPr>
            </w:pPr>
            <w:r w:rsidRPr="00B43262">
              <w:rPr>
                <w:rFonts w:asciiTheme="majorHAnsi" w:hAnsiTheme="majorHAnsi" w:cs="Calibri"/>
                <w:b/>
                <w:color w:val="000000"/>
              </w:rPr>
              <w:t>Does the facility have the following arrangement for emergency transport?</w:t>
            </w:r>
          </w:p>
          <w:p w14:paraId="50B8DAF0" w14:textId="77777777" w:rsidR="00BE49CE" w:rsidRPr="00B43262" w:rsidRDefault="00BE49CE" w:rsidP="00BE49CE">
            <w:pPr>
              <w:rPr>
                <w:rFonts w:asciiTheme="majorHAnsi" w:hAnsiTheme="majorHAnsi" w:cs="Calibri"/>
                <w:b/>
                <w:color w:val="000000"/>
              </w:rPr>
            </w:pPr>
            <w:r w:rsidRPr="00B43262">
              <w:rPr>
                <w:rFonts w:asciiTheme="majorHAnsi" w:hAnsiTheme="majorHAnsi" w:cs="Calibri"/>
                <w:b/>
                <w:color w:val="000000"/>
              </w:rPr>
              <w:t>[READ OUT]</w:t>
            </w:r>
          </w:p>
          <w:p w14:paraId="5EB3F7F0" w14:textId="77777777" w:rsidR="00BE49CE" w:rsidRPr="00B43262" w:rsidRDefault="00BE49CE" w:rsidP="00BE49CE">
            <w:pPr>
              <w:rPr>
                <w:rFonts w:asciiTheme="majorHAnsi" w:hAnsiTheme="majorHAnsi" w:cs="Calibri"/>
                <w:b/>
                <w:color w:val="000000"/>
              </w:rPr>
            </w:pPr>
          </w:p>
          <w:p w14:paraId="393B885B" w14:textId="77777777" w:rsidR="00BE49CE" w:rsidRPr="00B43262" w:rsidRDefault="00BE49CE" w:rsidP="00BE49CE">
            <w:pPr>
              <w:rPr>
                <w:rFonts w:asciiTheme="majorHAnsi" w:hAnsiTheme="majorHAnsi" w:cs="Calibri"/>
                <w:color w:val="000000"/>
              </w:rPr>
            </w:pPr>
            <w:r w:rsidRPr="00B43262">
              <w:rPr>
                <w:rFonts w:asciiTheme="majorHAnsi" w:hAnsiTheme="majorHAnsi" w:cs="Calibri"/>
                <w:color w:val="000000"/>
              </w:rPr>
              <w:t>Yes = 1, No = 2</w:t>
            </w:r>
          </w:p>
          <w:p w14:paraId="3BEAE08D" w14:textId="77777777" w:rsidR="00BE49CE" w:rsidRPr="00B43262" w:rsidRDefault="00BE49CE" w:rsidP="00BE49CE">
            <w:pPr>
              <w:rPr>
                <w:rFonts w:asciiTheme="majorHAnsi" w:hAnsiTheme="majorHAnsi" w:cs="Calibri"/>
                <w:color w:val="000000"/>
              </w:rPr>
            </w:pPr>
          </w:p>
        </w:tc>
        <w:tc>
          <w:tcPr>
            <w:tcW w:w="2430" w:type="dxa"/>
            <w:gridSpan w:val="2"/>
          </w:tcPr>
          <w:p w14:paraId="3CB564BA" w14:textId="77777777" w:rsidR="00BE49CE" w:rsidRPr="00B43262" w:rsidRDefault="00BE49CE" w:rsidP="00BE49CE">
            <w:pPr>
              <w:jc w:val="right"/>
              <w:rPr>
                <w:rFonts w:asciiTheme="majorHAnsi" w:hAnsiTheme="majorHAnsi" w:cs="Calibri"/>
                <w:color w:val="000000"/>
              </w:rPr>
            </w:pPr>
            <w:r w:rsidRPr="00B43262">
              <w:rPr>
                <w:rFonts w:asciiTheme="majorHAnsi" w:hAnsiTheme="majorHAnsi" w:cs="Calibri"/>
                <w:color w:val="000000"/>
              </w:rPr>
              <w:lastRenderedPageBreak/>
              <w:t>a</w:t>
            </w:r>
          </w:p>
        </w:tc>
        <w:tc>
          <w:tcPr>
            <w:tcW w:w="5670" w:type="dxa"/>
            <w:gridSpan w:val="3"/>
            <w:vAlign w:val="bottom"/>
          </w:tcPr>
          <w:p w14:paraId="15E615CE" w14:textId="77777777" w:rsidR="00BE49CE" w:rsidRPr="00B43262" w:rsidRDefault="00BE49CE" w:rsidP="00BE49CE">
            <w:pPr>
              <w:jc w:val="right"/>
              <w:rPr>
                <w:rFonts w:asciiTheme="majorHAnsi" w:hAnsiTheme="majorHAnsi"/>
                <w:sz w:val="16"/>
                <w:szCs w:val="16"/>
              </w:rPr>
            </w:pPr>
            <w:r w:rsidRPr="00B43262">
              <w:rPr>
                <w:rFonts w:asciiTheme="majorHAnsi" w:hAnsiTheme="majorHAnsi" w:cs="Calibri"/>
                <w:color w:val="000000"/>
                <w:sz w:val="16"/>
                <w:szCs w:val="16"/>
              </w:rPr>
              <w:t>Ambulance owned by the facility</w:t>
            </w:r>
          </w:p>
        </w:tc>
        <w:tc>
          <w:tcPr>
            <w:tcW w:w="1623" w:type="dxa"/>
            <w:vAlign w:val="bottom"/>
          </w:tcPr>
          <w:p w14:paraId="36DF3855" w14:textId="77777777" w:rsidR="00BE49CE" w:rsidRPr="00B43262" w:rsidRDefault="00BE49CE" w:rsidP="00BE49CE">
            <w:pPr>
              <w:jc w:val="center"/>
              <w:rPr>
                <w:rFonts w:asciiTheme="majorHAnsi" w:hAnsiTheme="majorHAnsi"/>
              </w:rPr>
            </w:pPr>
            <w:r w:rsidRPr="00B43262">
              <w:rPr>
                <w:rFonts w:asciiTheme="majorHAnsi" w:hAnsiTheme="majorHAnsi" w:cs="Calibri"/>
                <w:color w:val="000000"/>
              </w:rPr>
              <w:t>|___|</w:t>
            </w:r>
          </w:p>
        </w:tc>
      </w:tr>
      <w:tr w:rsidR="00BE49CE" w:rsidRPr="00B43262" w14:paraId="582F54D1" w14:textId="77777777" w:rsidTr="00D43915">
        <w:trPr>
          <w:trHeight w:hRule="exact" w:val="244"/>
        </w:trPr>
        <w:tc>
          <w:tcPr>
            <w:tcW w:w="816" w:type="dxa"/>
            <w:vMerge/>
          </w:tcPr>
          <w:p w14:paraId="69139D5C" w14:textId="77777777" w:rsidR="00BE49CE" w:rsidRPr="00B43262" w:rsidRDefault="00BE49CE" w:rsidP="00BE49CE">
            <w:pPr>
              <w:rPr>
                <w:rFonts w:asciiTheme="majorHAnsi" w:hAnsiTheme="majorHAnsi"/>
                <w:b/>
              </w:rPr>
            </w:pPr>
          </w:p>
        </w:tc>
        <w:tc>
          <w:tcPr>
            <w:tcW w:w="3522" w:type="dxa"/>
            <w:vMerge/>
          </w:tcPr>
          <w:p w14:paraId="3088B9C0" w14:textId="77777777" w:rsidR="00BE49CE" w:rsidRPr="00B43262" w:rsidRDefault="00BE49CE" w:rsidP="00BE49CE">
            <w:pPr>
              <w:rPr>
                <w:rFonts w:asciiTheme="majorHAnsi" w:hAnsiTheme="majorHAnsi" w:cs="Calibri"/>
                <w:b/>
                <w:color w:val="000000"/>
              </w:rPr>
            </w:pPr>
          </w:p>
        </w:tc>
        <w:tc>
          <w:tcPr>
            <w:tcW w:w="2430" w:type="dxa"/>
            <w:gridSpan w:val="2"/>
          </w:tcPr>
          <w:p w14:paraId="084AC0BD" w14:textId="77777777" w:rsidR="00BE49CE" w:rsidRPr="00B43262" w:rsidRDefault="00BE49CE" w:rsidP="00BE49CE">
            <w:pPr>
              <w:jc w:val="right"/>
              <w:rPr>
                <w:rFonts w:asciiTheme="majorHAnsi" w:hAnsiTheme="majorHAnsi" w:cs="Calibri"/>
                <w:color w:val="000000"/>
              </w:rPr>
            </w:pPr>
            <w:r w:rsidRPr="00B43262">
              <w:rPr>
                <w:rFonts w:asciiTheme="majorHAnsi" w:hAnsiTheme="majorHAnsi" w:cs="Calibri"/>
                <w:color w:val="000000"/>
              </w:rPr>
              <w:t>b</w:t>
            </w:r>
          </w:p>
        </w:tc>
        <w:tc>
          <w:tcPr>
            <w:tcW w:w="5670" w:type="dxa"/>
            <w:gridSpan w:val="3"/>
            <w:vAlign w:val="bottom"/>
          </w:tcPr>
          <w:p w14:paraId="36D0B8CD" w14:textId="77777777" w:rsidR="00BE49CE" w:rsidRPr="00B43262" w:rsidRDefault="00BE49CE" w:rsidP="00BE49CE">
            <w:pPr>
              <w:jc w:val="right"/>
              <w:rPr>
                <w:rFonts w:asciiTheme="majorHAnsi" w:hAnsiTheme="majorHAnsi"/>
                <w:sz w:val="16"/>
                <w:szCs w:val="16"/>
              </w:rPr>
            </w:pPr>
            <w:r w:rsidRPr="00B43262">
              <w:rPr>
                <w:rFonts w:asciiTheme="majorHAnsi" w:hAnsiTheme="majorHAnsi" w:cs="Calibri"/>
                <w:color w:val="000000"/>
                <w:sz w:val="16"/>
                <w:szCs w:val="16"/>
              </w:rPr>
              <w:t>Ambulance available on call</w:t>
            </w:r>
          </w:p>
        </w:tc>
        <w:tc>
          <w:tcPr>
            <w:tcW w:w="1623" w:type="dxa"/>
            <w:vAlign w:val="bottom"/>
          </w:tcPr>
          <w:p w14:paraId="004E5569" w14:textId="77777777" w:rsidR="00BE49CE" w:rsidRPr="00B43262" w:rsidRDefault="00BE49CE" w:rsidP="00BE49CE">
            <w:pPr>
              <w:jc w:val="center"/>
              <w:rPr>
                <w:rFonts w:asciiTheme="majorHAnsi" w:hAnsiTheme="majorHAnsi"/>
              </w:rPr>
            </w:pPr>
            <w:r w:rsidRPr="00B43262">
              <w:rPr>
                <w:rFonts w:asciiTheme="majorHAnsi" w:hAnsiTheme="majorHAnsi" w:cs="Calibri"/>
                <w:color w:val="000000"/>
              </w:rPr>
              <w:t>|___|</w:t>
            </w:r>
          </w:p>
        </w:tc>
      </w:tr>
      <w:tr w:rsidR="00BE49CE" w:rsidRPr="00B43262" w14:paraId="35B9A745" w14:textId="77777777" w:rsidTr="00D43915">
        <w:trPr>
          <w:trHeight w:hRule="exact" w:val="271"/>
        </w:trPr>
        <w:tc>
          <w:tcPr>
            <w:tcW w:w="816" w:type="dxa"/>
            <w:vMerge/>
          </w:tcPr>
          <w:p w14:paraId="2AD5AE32" w14:textId="77777777" w:rsidR="00BE49CE" w:rsidRPr="00B43262" w:rsidRDefault="00BE49CE" w:rsidP="00BE49CE">
            <w:pPr>
              <w:rPr>
                <w:rFonts w:asciiTheme="majorHAnsi" w:hAnsiTheme="majorHAnsi"/>
                <w:b/>
              </w:rPr>
            </w:pPr>
          </w:p>
        </w:tc>
        <w:tc>
          <w:tcPr>
            <w:tcW w:w="3522" w:type="dxa"/>
            <w:vMerge/>
          </w:tcPr>
          <w:p w14:paraId="628874FA" w14:textId="77777777" w:rsidR="00BE49CE" w:rsidRPr="00B43262" w:rsidRDefault="00BE49CE" w:rsidP="00BE49CE">
            <w:pPr>
              <w:rPr>
                <w:rFonts w:asciiTheme="majorHAnsi" w:hAnsiTheme="majorHAnsi" w:cs="Calibri"/>
                <w:b/>
                <w:color w:val="000000"/>
              </w:rPr>
            </w:pPr>
          </w:p>
        </w:tc>
        <w:tc>
          <w:tcPr>
            <w:tcW w:w="2430" w:type="dxa"/>
            <w:gridSpan w:val="2"/>
          </w:tcPr>
          <w:p w14:paraId="27FC793B" w14:textId="77777777" w:rsidR="00BE49CE" w:rsidRPr="00B43262" w:rsidRDefault="00BE49CE" w:rsidP="00BE49CE">
            <w:pPr>
              <w:jc w:val="right"/>
              <w:rPr>
                <w:rFonts w:asciiTheme="majorHAnsi" w:hAnsiTheme="majorHAnsi" w:cs="Calibri"/>
                <w:color w:val="000000"/>
              </w:rPr>
            </w:pPr>
            <w:r w:rsidRPr="00B43262">
              <w:rPr>
                <w:rFonts w:asciiTheme="majorHAnsi" w:hAnsiTheme="majorHAnsi" w:cs="Calibri"/>
                <w:color w:val="000000"/>
              </w:rPr>
              <w:t>c</w:t>
            </w:r>
          </w:p>
        </w:tc>
        <w:tc>
          <w:tcPr>
            <w:tcW w:w="5670" w:type="dxa"/>
            <w:gridSpan w:val="3"/>
            <w:vAlign w:val="bottom"/>
          </w:tcPr>
          <w:p w14:paraId="1BC3A12E" w14:textId="77777777" w:rsidR="00BE49CE" w:rsidRPr="00B43262" w:rsidRDefault="00BE49CE" w:rsidP="00BE49CE">
            <w:pPr>
              <w:jc w:val="right"/>
              <w:rPr>
                <w:rFonts w:asciiTheme="majorHAnsi" w:hAnsiTheme="majorHAnsi"/>
                <w:sz w:val="16"/>
                <w:szCs w:val="16"/>
              </w:rPr>
            </w:pPr>
            <w:r w:rsidRPr="00B43262">
              <w:rPr>
                <w:rFonts w:asciiTheme="majorHAnsi" w:hAnsiTheme="majorHAnsi" w:cs="Calibri"/>
                <w:color w:val="000000"/>
                <w:sz w:val="16"/>
                <w:szCs w:val="16"/>
              </w:rPr>
              <w:t>Official vehicle (not an ambulance) owned by facility</w:t>
            </w:r>
          </w:p>
        </w:tc>
        <w:tc>
          <w:tcPr>
            <w:tcW w:w="1623" w:type="dxa"/>
            <w:vAlign w:val="bottom"/>
          </w:tcPr>
          <w:p w14:paraId="3B0B25E5" w14:textId="77777777" w:rsidR="00BE49CE" w:rsidRPr="00B43262" w:rsidRDefault="00BE49CE" w:rsidP="00BE49CE">
            <w:pPr>
              <w:jc w:val="center"/>
              <w:rPr>
                <w:rFonts w:asciiTheme="majorHAnsi" w:hAnsiTheme="majorHAnsi"/>
              </w:rPr>
            </w:pPr>
            <w:r w:rsidRPr="00B43262">
              <w:rPr>
                <w:rFonts w:asciiTheme="majorHAnsi" w:hAnsiTheme="majorHAnsi" w:cs="Calibri"/>
                <w:color w:val="000000"/>
              </w:rPr>
              <w:t>|___|</w:t>
            </w:r>
          </w:p>
        </w:tc>
      </w:tr>
      <w:tr w:rsidR="00BE49CE" w:rsidRPr="00B43262" w14:paraId="480A5C32" w14:textId="77777777" w:rsidTr="00D43915">
        <w:trPr>
          <w:trHeight w:hRule="exact" w:val="280"/>
        </w:trPr>
        <w:tc>
          <w:tcPr>
            <w:tcW w:w="816" w:type="dxa"/>
            <w:vMerge/>
          </w:tcPr>
          <w:p w14:paraId="2E52DD2E" w14:textId="77777777" w:rsidR="00BE49CE" w:rsidRPr="00B43262" w:rsidRDefault="00BE49CE" w:rsidP="00BE49CE">
            <w:pPr>
              <w:rPr>
                <w:rFonts w:asciiTheme="majorHAnsi" w:hAnsiTheme="majorHAnsi"/>
                <w:b/>
              </w:rPr>
            </w:pPr>
          </w:p>
        </w:tc>
        <w:tc>
          <w:tcPr>
            <w:tcW w:w="3522" w:type="dxa"/>
            <w:vMerge/>
          </w:tcPr>
          <w:p w14:paraId="3BFC02C1" w14:textId="77777777" w:rsidR="00BE49CE" w:rsidRPr="00B43262" w:rsidRDefault="00BE49CE" w:rsidP="00BE49CE">
            <w:pPr>
              <w:rPr>
                <w:rFonts w:asciiTheme="majorHAnsi" w:hAnsiTheme="majorHAnsi" w:cs="Calibri"/>
                <w:b/>
                <w:color w:val="000000"/>
              </w:rPr>
            </w:pPr>
          </w:p>
        </w:tc>
        <w:tc>
          <w:tcPr>
            <w:tcW w:w="2430" w:type="dxa"/>
            <w:gridSpan w:val="2"/>
          </w:tcPr>
          <w:p w14:paraId="4E02862C" w14:textId="77777777" w:rsidR="00BE49CE" w:rsidRPr="00B43262" w:rsidRDefault="00BE49CE" w:rsidP="00BE49CE">
            <w:pPr>
              <w:jc w:val="right"/>
              <w:rPr>
                <w:rFonts w:asciiTheme="majorHAnsi" w:hAnsiTheme="majorHAnsi" w:cs="Calibri"/>
                <w:color w:val="000000"/>
              </w:rPr>
            </w:pPr>
            <w:r w:rsidRPr="00B43262">
              <w:rPr>
                <w:rFonts w:asciiTheme="majorHAnsi" w:hAnsiTheme="majorHAnsi" w:cs="Calibri"/>
                <w:color w:val="000000"/>
              </w:rPr>
              <w:t>d</w:t>
            </w:r>
          </w:p>
        </w:tc>
        <w:tc>
          <w:tcPr>
            <w:tcW w:w="5670" w:type="dxa"/>
            <w:gridSpan w:val="3"/>
            <w:vAlign w:val="bottom"/>
          </w:tcPr>
          <w:p w14:paraId="51E21A94" w14:textId="77777777" w:rsidR="00BE49CE" w:rsidRPr="00B43262" w:rsidRDefault="00BE49CE" w:rsidP="00BE49CE">
            <w:pPr>
              <w:jc w:val="right"/>
              <w:rPr>
                <w:rFonts w:asciiTheme="majorHAnsi" w:hAnsiTheme="majorHAnsi"/>
                <w:sz w:val="16"/>
                <w:szCs w:val="16"/>
              </w:rPr>
            </w:pPr>
            <w:r w:rsidRPr="00B43262">
              <w:rPr>
                <w:rFonts w:asciiTheme="majorHAnsi" w:hAnsiTheme="majorHAnsi" w:cs="Calibri"/>
                <w:color w:val="000000"/>
                <w:sz w:val="16"/>
                <w:szCs w:val="16"/>
              </w:rPr>
              <w:t>Official vehicle (not an ambulance) available on call</w:t>
            </w:r>
          </w:p>
        </w:tc>
        <w:tc>
          <w:tcPr>
            <w:tcW w:w="1623" w:type="dxa"/>
            <w:vAlign w:val="bottom"/>
          </w:tcPr>
          <w:p w14:paraId="6A227C60" w14:textId="77777777" w:rsidR="00BE49CE" w:rsidRPr="00B43262" w:rsidRDefault="00BE49CE" w:rsidP="00BE49CE">
            <w:pPr>
              <w:jc w:val="center"/>
              <w:rPr>
                <w:rFonts w:asciiTheme="majorHAnsi" w:hAnsiTheme="majorHAnsi"/>
              </w:rPr>
            </w:pPr>
            <w:r w:rsidRPr="00B43262">
              <w:rPr>
                <w:rFonts w:asciiTheme="majorHAnsi" w:hAnsiTheme="majorHAnsi" w:cs="Calibri"/>
                <w:color w:val="000000"/>
              </w:rPr>
              <w:t>|___|</w:t>
            </w:r>
          </w:p>
        </w:tc>
      </w:tr>
      <w:tr w:rsidR="00BE49CE" w:rsidRPr="00B43262" w14:paraId="2C0EFA47" w14:textId="77777777" w:rsidTr="00D43915">
        <w:trPr>
          <w:trHeight w:hRule="exact" w:val="271"/>
        </w:trPr>
        <w:tc>
          <w:tcPr>
            <w:tcW w:w="816" w:type="dxa"/>
            <w:vMerge/>
          </w:tcPr>
          <w:p w14:paraId="507FC487" w14:textId="77777777" w:rsidR="00BE49CE" w:rsidRPr="00B43262" w:rsidRDefault="00BE49CE" w:rsidP="00BE49CE">
            <w:pPr>
              <w:rPr>
                <w:rFonts w:asciiTheme="majorHAnsi" w:hAnsiTheme="majorHAnsi"/>
                <w:b/>
              </w:rPr>
            </w:pPr>
          </w:p>
        </w:tc>
        <w:tc>
          <w:tcPr>
            <w:tcW w:w="3522" w:type="dxa"/>
            <w:vMerge/>
          </w:tcPr>
          <w:p w14:paraId="50A34B21" w14:textId="77777777" w:rsidR="00BE49CE" w:rsidRPr="00B43262" w:rsidRDefault="00BE49CE" w:rsidP="00BE49CE">
            <w:pPr>
              <w:rPr>
                <w:rFonts w:asciiTheme="majorHAnsi" w:hAnsiTheme="majorHAnsi" w:cs="Calibri"/>
                <w:b/>
                <w:color w:val="000000"/>
              </w:rPr>
            </w:pPr>
          </w:p>
        </w:tc>
        <w:tc>
          <w:tcPr>
            <w:tcW w:w="2430" w:type="dxa"/>
            <w:gridSpan w:val="2"/>
          </w:tcPr>
          <w:p w14:paraId="238613E5" w14:textId="77777777" w:rsidR="00BE49CE" w:rsidRPr="00B43262" w:rsidRDefault="00BE49CE" w:rsidP="00BE49CE">
            <w:pPr>
              <w:jc w:val="right"/>
              <w:rPr>
                <w:rFonts w:asciiTheme="majorHAnsi" w:hAnsiTheme="majorHAnsi" w:cs="Calibri"/>
                <w:color w:val="000000"/>
              </w:rPr>
            </w:pPr>
            <w:r w:rsidRPr="00B43262">
              <w:rPr>
                <w:rFonts w:asciiTheme="majorHAnsi" w:hAnsiTheme="majorHAnsi" w:cs="Calibri"/>
                <w:color w:val="000000"/>
              </w:rPr>
              <w:t>e</w:t>
            </w:r>
          </w:p>
        </w:tc>
        <w:tc>
          <w:tcPr>
            <w:tcW w:w="5670" w:type="dxa"/>
            <w:gridSpan w:val="3"/>
            <w:vAlign w:val="bottom"/>
          </w:tcPr>
          <w:p w14:paraId="69B60909" w14:textId="77777777" w:rsidR="00BE49CE" w:rsidRPr="00B43262" w:rsidRDefault="00BE49CE" w:rsidP="00BE49CE">
            <w:pPr>
              <w:jc w:val="right"/>
              <w:rPr>
                <w:rFonts w:asciiTheme="majorHAnsi" w:hAnsiTheme="majorHAnsi"/>
                <w:sz w:val="16"/>
                <w:szCs w:val="16"/>
              </w:rPr>
            </w:pPr>
            <w:r w:rsidRPr="00B43262">
              <w:rPr>
                <w:rFonts w:asciiTheme="majorHAnsi" w:hAnsiTheme="majorHAnsi" w:cs="Calibri"/>
                <w:color w:val="000000"/>
                <w:sz w:val="16"/>
                <w:szCs w:val="16"/>
              </w:rPr>
              <w:t>Private vehicle (not ambulance) available on call</w:t>
            </w:r>
          </w:p>
        </w:tc>
        <w:tc>
          <w:tcPr>
            <w:tcW w:w="1623" w:type="dxa"/>
            <w:vAlign w:val="bottom"/>
          </w:tcPr>
          <w:p w14:paraId="07859E1A" w14:textId="77777777" w:rsidR="00BE49CE" w:rsidRPr="00B43262" w:rsidRDefault="00BE49CE" w:rsidP="00BE49CE">
            <w:pPr>
              <w:jc w:val="center"/>
              <w:rPr>
                <w:rFonts w:asciiTheme="majorHAnsi" w:hAnsiTheme="majorHAnsi"/>
              </w:rPr>
            </w:pPr>
            <w:r w:rsidRPr="00B43262">
              <w:rPr>
                <w:rFonts w:asciiTheme="majorHAnsi" w:hAnsiTheme="majorHAnsi" w:cs="Calibri"/>
                <w:color w:val="000000"/>
              </w:rPr>
              <w:t>|___|</w:t>
            </w:r>
          </w:p>
        </w:tc>
      </w:tr>
      <w:tr w:rsidR="00BE49CE" w:rsidRPr="00B43262" w14:paraId="59FF23B7" w14:textId="77777777" w:rsidTr="00D43915">
        <w:trPr>
          <w:trHeight w:hRule="exact" w:val="244"/>
        </w:trPr>
        <w:tc>
          <w:tcPr>
            <w:tcW w:w="816" w:type="dxa"/>
            <w:vMerge/>
          </w:tcPr>
          <w:p w14:paraId="55A43D6C" w14:textId="77777777" w:rsidR="00BE49CE" w:rsidRPr="00B43262" w:rsidRDefault="00BE49CE" w:rsidP="00BE49CE">
            <w:pPr>
              <w:rPr>
                <w:rFonts w:asciiTheme="majorHAnsi" w:hAnsiTheme="majorHAnsi"/>
                <w:b/>
              </w:rPr>
            </w:pPr>
          </w:p>
        </w:tc>
        <w:tc>
          <w:tcPr>
            <w:tcW w:w="3522" w:type="dxa"/>
            <w:vMerge/>
          </w:tcPr>
          <w:p w14:paraId="18D54AF4" w14:textId="77777777" w:rsidR="00BE49CE" w:rsidRPr="00B43262" w:rsidRDefault="00BE49CE" w:rsidP="00BE49CE">
            <w:pPr>
              <w:rPr>
                <w:rFonts w:asciiTheme="majorHAnsi" w:hAnsiTheme="majorHAnsi" w:cs="Calibri"/>
                <w:b/>
                <w:color w:val="000000"/>
              </w:rPr>
            </w:pPr>
          </w:p>
        </w:tc>
        <w:tc>
          <w:tcPr>
            <w:tcW w:w="2430" w:type="dxa"/>
            <w:gridSpan w:val="2"/>
          </w:tcPr>
          <w:p w14:paraId="49A929A3" w14:textId="77777777" w:rsidR="00BE49CE" w:rsidRPr="00B43262" w:rsidRDefault="00BE49CE" w:rsidP="00BE49CE">
            <w:pPr>
              <w:jc w:val="right"/>
              <w:rPr>
                <w:rFonts w:asciiTheme="majorHAnsi" w:hAnsiTheme="majorHAnsi" w:cs="Calibri"/>
                <w:color w:val="000000"/>
              </w:rPr>
            </w:pPr>
            <w:r w:rsidRPr="00B43262">
              <w:rPr>
                <w:rFonts w:asciiTheme="majorHAnsi" w:hAnsiTheme="majorHAnsi" w:cs="Calibri"/>
                <w:color w:val="000000"/>
              </w:rPr>
              <w:t>f</w:t>
            </w:r>
          </w:p>
        </w:tc>
        <w:tc>
          <w:tcPr>
            <w:tcW w:w="5670" w:type="dxa"/>
            <w:gridSpan w:val="3"/>
            <w:vAlign w:val="bottom"/>
          </w:tcPr>
          <w:p w14:paraId="79AF387D" w14:textId="77777777" w:rsidR="00BE49CE" w:rsidRPr="00B43262" w:rsidRDefault="00BE49CE" w:rsidP="00BE49CE">
            <w:pPr>
              <w:jc w:val="right"/>
              <w:rPr>
                <w:rFonts w:asciiTheme="majorHAnsi" w:hAnsiTheme="majorHAnsi"/>
                <w:sz w:val="16"/>
                <w:szCs w:val="16"/>
              </w:rPr>
            </w:pPr>
            <w:r w:rsidRPr="00B43262">
              <w:rPr>
                <w:rFonts w:asciiTheme="majorHAnsi" w:hAnsiTheme="majorHAnsi" w:cs="Calibri"/>
                <w:color w:val="000000"/>
                <w:sz w:val="16"/>
                <w:szCs w:val="16"/>
              </w:rPr>
              <w:t>Self-arranged by patient</w:t>
            </w:r>
          </w:p>
        </w:tc>
        <w:tc>
          <w:tcPr>
            <w:tcW w:w="1623" w:type="dxa"/>
            <w:vAlign w:val="bottom"/>
          </w:tcPr>
          <w:p w14:paraId="5217114A" w14:textId="77777777" w:rsidR="00BE49CE" w:rsidRPr="00B43262" w:rsidRDefault="00BE49CE" w:rsidP="00BE49CE">
            <w:pPr>
              <w:jc w:val="center"/>
              <w:rPr>
                <w:rFonts w:asciiTheme="majorHAnsi" w:hAnsiTheme="majorHAnsi"/>
              </w:rPr>
            </w:pPr>
            <w:r w:rsidRPr="00B43262">
              <w:rPr>
                <w:rFonts w:asciiTheme="majorHAnsi" w:hAnsiTheme="majorHAnsi" w:cs="Calibri"/>
                <w:color w:val="000000"/>
              </w:rPr>
              <w:t>|___|</w:t>
            </w:r>
          </w:p>
        </w:tc>
      </w:tr>
      <w:tr w:rsidR="00BE49CE" w:rsidRPr="00B43262" w14:paraId="117C4BAC" w14:textId="77777777" w:rsidTr="00D43915">
        <w:trPr>
          <w:trHeight w:hRule="exact" w:val="271"/>
        </w:trPr>
        <w:tc>
          <w:tcPr>
            <w:tcW w:w="816" w:type="dxa"/>
            <w:vMerge/>
          </w:tcPr>
          <w:p w14:paraId="2C0A0989" w14:textId="77777777" w:rsidR="00BE49CE" w:rsidRPr="00B43262" w:rsidRDefault="00BE49CE" w:rsidP="00BE49CE">
            <w:pPr>
              <w:rPr>
                <w:rFonts w:asciiTheme="majorHAnsi" w:hAnsiTheme="majorHAnsi"/>
                <w:b/>
              </w:rPr>
            </w:pPr>
          </w:p>
        </w:tc>
        <w:tc>
          <w:tcPr>
            <w:tcW w:w="3522" w:type="dxa"/>
            <w:vMerge/>
          </w:tcPr>
          <w:p w14:paraId="181C8F62" w14:textId="77777777" w:rsidR="00BE49CE" w:rsidRPr="00B43262" w:rsidRDefault="00BE49CE" w:rsidP="00BE49CE">
            <w:pPr>
              <w:rPr>
                <w:rFonts w:asciiTheme="majorHAnsi" w:hAnsiTheme="majorHAnsi" w:cs="Calibri"/>
                <w:b/>
                <w:color w:val="000000"/>
              </w:rPr>
            </w:pPr>
          </w:p>
        </w:tc>
        <w:tc>
          <w:tcPr>
            <w:tcW w:w="2430" w:type="dxa"/>
            <w:gridSpan w:val="2"/>
          </w:tcPr>
          <w:p w14:paraId="1AB56870" w14:textId="77777777" w:rsidR="00BE49CE" w:rsidRPr="00B43262" w:rsidRDefault="00BE49CE" w:rsidP="00BE49CE">
            <w:pPr>
              <w:jc w:val="right"/>
              <w:rPr>
                <w:rFonts w:asciiTheme="majorHAnsi" w:hAnsiTheme="majorHAnsi" w:cs="Calibri"/>
                <w:color w:val="000000"/>
              </w:rPr>
            </w:pPr>
            <w:r w:rsidRPr="00B43262">
              <w:rPr>
                <w:rFonts w:asciiTheme="majorHAnsi" w:hAnsiTheme="majorHAnsi" w:cs="Calibri"/>
                <w:color w:val="000000"/>
              </w:rPr>
              <w:t>g</w:t>
            </w:r>
          </w:p>
        </w:tc>
        <w:tc>
          <w:tcPr>
            <w:tcW w:w="5670" w:type="dxa"/>
            <w:gridSpan w:val="3"/>
            <w:vAlign w:val="bottom"/>
          </w:tcPr>
          <w:p w14:paraId="3C744F41" w14:textId="77777777" w:rsidR="00BE49CE" w:rsidRPr="00B43262" w:rsidRDefault="00BE49CE" w:rsidP="00BE49CE">
            <w:pPr>
              <w:jc w:val="right"/>
              <w:rPr>
                <w:rFonts w:asciiTheme="majorHAnsi" w:hAnsiTheme="majorHAnsi"/>
                <w:sz w:val="16"/>
                <w:szCs w:val="16"/>
              </w:rPr>
            </w:pPr>
            <w:r w:rsidRPr="00B43262">
              <w:rPr>
                <w:rFonts w:asciiTheme="majorHAnsi" w:hAnsiTheme="majorHAnsi" w:cs="Calibri"/>
                <w:color w:val="000000"/>
                <w:sz w:val="16"/>
                <w:szCs w:val="16"/>
              </w:rPr>
              <w:t>Any other (Specify)</w:t>
            </w:r>
          </w:p>
        </w:tc>
        <w:tc>
          <w:tcPr>
            <w:tcW w:w="1623" w:type="dxa"/>
            <w:vAlign w:val="bottom"/>
          </w:tcPr>
          <w:p w14:paraId="55113DCA" w14:textId="77777777" w:rsidR="00BE49CE" w:rsidRPr="00B43262" w:rsidRDefault="00BE49CE" w:rsidP="00BE49CE">
            <w:pPr>
              <w:jc w:val="center"/>
              <w:rPr>
                <w:rFonts w:asciiTheme="majorHAnsi" w:hAnsiTheme="majorHAnsi"/>
              </w:rPr>
            </w:pPr>
            <w:r w:rsidRPr="00B43262">
              <w:rPr>
                <w:rFonts w:asciiTheme="majorHAnsi" w:hAnsiTheme="majorHAnsi" w:cs="Calibri"/>
                <w:color w:val="000000"/>
              </w:rPr>
              <w:t>|___|</w:t>
            </w:r>
          </w:p>
        </w:tc>
      </w:tr>
      <w:tr w:rsidR="00BE49CE" w:rsidRPr="00B43262" w14:paraId="21E95D9A" w14:textId="77777777" w:rsidTr="00D43915">
        <w:trPr>
          <w:trHeight w:hRule="exact" w:val="505"/>
        </w:trPr>
        <w:tc>
          <w:tcPr>
            <w:tcW w:w="14061" w:type="dxa"/>
            <w:gridSpan w:val="8"/>
          </w:tcPr>
          <w:p w14:paraId="7D43F406" w14:textId="77777777" w:rsidR="00FA5320" w:rsidRPr="00FA5320" w:rsidRDefault="00BE49CE" w:rsidP="00BE49CE">
            <w:pPr>
              <w:rPr>
                <w:rFonts w:asciiTheme="majorHAnsi" w:hAnsiTheme="majorHAnsi" w:cs="Calibri"/>
                <w:i/>
                <w:color w:val="000000"/>
              </w:rPr>
            </w:pPr>
            <w:r w:rsidRPr="00FA5320">
              <w:rPr>
                <w:rFonts w:asciiTheme="majorHAnsi" w:hAnsiTheme="majorHAnsi" w:cs="Calibri"/>
                <w:i/>
                <w:color w:val="000000"/>
              </w:rPr>
              <w:t xml:space="preserve">IF THERE IS NO AMBULANCE OR OFFICIAL VEHICLE i.e. if answered ‘No’ to A-D above, </w:t>
            </w:r>
            <w:r w:rsidRPr="00FA5320">
              <w:rPr>
                <w:rFonts w:asciiTheme="majorHAnsi" w:hAnsiTheme="majorHAnsi" w:cs="Calibri"/>
                <w:i/>
                <w:color w:val="000000"/>
              </w:rPr>
              <w:sym w:font="Wingdings" w:char="F0E0"/>
            </w:r>
            <w:r w:rsidRPr="00FA5320">
              <w:rPr>
                <w:rFonts w:asciiTheme="majorHAnsi" w:hAnsiTheme="majorHAnsi" w:cs="Calibri"/>
                <w:i/>
                <w:color w:val="000000"/>
              </w:rPr>
              <w:t>Section D</w:t>
            </w:r>
            <w:r w:rsidR="00FA5320" w:rsidRPr="00FA5320">
              <w:rPr>
                <w:rFonts w:asciiTheme="majorHAnsi" w:hAnsiTheme="majorHAnsi" w:cs="Calibri"/>
                <w:i/>
                <w:color w:val="000000"/>
              </w:rPr>
              <w:t xml:space="preserve">; </w:t>
            </w:r>
          </w:p>
          <w:p w14:paraId="686FBE6E" w14:textId="5BC6EE29" w:rsidR="00BE49CE" w:rsidRPr="00F1039C" w:rsidRDefault="00FA5320" w:rsidP="00BE49CE">
            <w:pPr>
              <w:rPr>
                <w:rFonts w:asciiTheme="majorHAnsi" w:hAnsiTheme="majorHAnsi" w:cs="Calibri"/>
                <w:i/>
                <w:color w:val="000000"/>
                <w:highlight w:val="green"/>
              </w:rPr>
            </w:pPr>
            <w:r>
              <w:rPr>
                <w:rFonts w:asciiTheme="majorHAnsi" w:hAnsiTheme="majorHAnsi" w:cs="Calibri"/>
                <w:i/>
                <w:color w:val="000000"/>
                <w:highlight w:val="green"/>
              </w:rPr>
              <w:t xml:space="preserve">if answered ‘Yes’ to B, D, E, </w:t>
            </w:r>
            <w:r w:rsidRPr="00F1039C">
              <w:rPr>
                <w:rFonts w:asciiTheme="majorHAnsi" w:hAnsiTheme="majorHAnsi" w:cs="Calibri"/>
                <w:i/>
                <w:color w:val="000000"/>
                <w:highlight w:val="green"/>
              </w:rPr>
              <w:sym w:font="Wingdings" w:char="F0E0"/>
            </w:r>
            <w:r w:rsidRPr="00F1039C">
              <w:rPr>
                <w:rFonts w:asciiTheme="majorHAnsi" w:hAnsiTheme="majorHAnsi" w:cs="Calibri"/>
                <w:i/>
                <w:color w:val="000000"/>
                <w:highlight w:val="green"/>
              </w:rPr>
              <w:t>Section D</w:t>
            </w:r>
            <w:r>
              <w:rPr>
                <w:rFonts w:asciiTheme="majorHAnsi" w:hAnsiTheme="majorHAnsi" w:cs="Calibri"/>
                <w:i/>
                <w:color w:val="000000"/>
                <w:highlight w:val="green"/>
              </w:rPr>
              <w:t>;</w:t>
            </w:r>
          </w:p>
        </w:tc>
      </w:tr>
      <w:tr w:rsidR="00BE49CE" w:rsidRPr="00B43262" w14:paraId="2DA69320" w14:textId="77777777" w:rsidTr="00D43915">
        <w:trPr>
          <w:trHeight w:hRule="exact" w:val="532"/>
        </w:trPr>
        <w:tc>
          <w:tcPr>
            <w:tcW w:w="816" w:type="dxa"/>
          </w:tcPr>
          <w:p w14:paraId="10B8960B" w14:textId="77777777" w:rsidR="00BE49CE" w:rsidRPr="00B43262" w:rsidRDefault="00BE49CE" w:rsidP="00BE49CE">
            <w:r w:rsidRPr="00B43262">
              <w:rPr>
                <w:rFonts w:asciiTheme="majorHAnsi" w:hAnsiTheme="majorHAnsi"/>
                <w:b/>
                <w:sz w:val="20"/>
                <w:szCs w:val="20"/>
              </w:rPr>
              <w:t>Q35.</w:t>
            </w:r>
          </w:p>
        </w:tc>
        <w:tc>
          <w:tcPr>
            <w:tcW w:w="5952" w:type="dxa"/>
            <w:gridSpan w:val="3"/>
          </w:tcPr>
          <w:p w14:paraId="1460E736" w14:textId="77777777" w:rsidR="00BE49CE" w:rsidRPr="00B43262" w:rsidRDefault="00BE49CE" w:rsidP="00BE49CE">
            <w:pPr>
              <w:rPr>
                <w:rFonts w:asciiTheme="majorHAnsi" w:hAnsiTheme="majorHAnsi" w:cs="Arial"/>
                <w:b/>
                <w:sz w:val="20"/>
              </w:rPr>
            </w:pPr>
            <w:r w:rsidRPr="00B43262">
              <w:rPr>
                <w:rFonts w:asciiTheme="majorHAnsi" w:hAnsiTheme="majorHAnsi" w:cs="Calibri"/>
                <w:b/>
                <w:color w:val="000000"/>
              </w:rPr>
              <w:t>Is fuel for the ambulance or other vehicle available today?</w:t>
            </w:r>
          </w:p>
        </w:tc>
        <w:tc>
          <w:tcPr>
            <w:tcW w:w="5670" w:type="dxa"/>
            <w:gridSpan w:val="3"/>
            <w:tcBorders>
              <w:bottom w:val="single" w:sz="4" w:space="0" w:color="auto"/>
            </w:tcBorders>
            <w:vAlign w:val="bottom"/>
          </w:tcPr>
          <w:p w14:paraId="6492B378" w14:textId="77777777" w:rsidR="00BE49CE" w:rsidRPr="00B43262" w:rsidRDefault="00BE49CE" w:rsidP="00BE49CE">
            <w:pPr>
              <w:jc w:val="right"/>
              <w:rPr>
                <w:rFonts w:asciiTheme="majorHAnsi" w:hAnsiTheme="majorHAnsi"/>
                <w:sz w:val="16"/>
                <w:szCs w:val="16"/>
              </w:rPr>
            </w:pPr>
            <w:r w:rsidRPr="00B43262">
              <w:rPr>
                <w:rFonts w:asciiTheme="majorHAnsi" w:hAnsiTheme="majorHAnsi"/>
                <w:sz w:val="16"/>
                <w:szCs w:val="16"/>
              </w:rPr>
              <w:t>Yes = 1</w:t>
            </w:r>
          </w:p>
          <w:p w14:paraId="6AFBECEA" w14:textId="77777777" w:rsidR="00BE49CE" w:rsidRPr="00B43262" w:rsidRDefault="00BE49CE" w:rsidP="00BE49CE">
            <w:pPr>
              <w:jc w:val="right"/>
              <w:rPr>
                <w:rFonts w:asciiTheme="majorHAnsi" w:hAnsiTheme="majorHAnsi"/>
                <w:sz w:val="16"/>
                <w:szCs w:val="16"/>
              </w:rPr>
            </w:pPr>
            <w:r w:rsidRPr="00B43262">
              <w:rPr>
                <w:rFonts w:asciiTheme="majorHAnsi" w:hAnsiTheme="majorHAnsi"/>
                <w:sz w:val="16"/>
                <w:szCs w:val="16"/>
              </w:rPr>
              <w:t>No =2</w:t>
            </w:r>
          </w:p>
        </w:tc>
        <w:tc>
          <w:tcPr>
            <w:tcW w:w="1623" w:type="dxa"/>
            <w:vAlign w:val="bottom"/>
          </w:tcPr>
          <w:p w14:paraId="5DBCC38B" w14:textId="77777777" w:rsidR="00BE49CE" w:rsidRPr="00B43262" w:rsidRDefault="00BE49CE" w:rsidP="00BE49CE">
            <w:pPr>
              <w:jc w:val="center"/>
              <w:rPr>
                <w:rFonts w:asciiTheme="majorHAnsi" w:hAnsiTheme="majorHAnsi"/>
              </w:rPr>
            </w:pPr>
            <w:r w:rsidRPr="00B43262">
              <w:rPr>
                <w:rFonts w:asciiTheme="majorHAnsi" w:hAnsiTheme="majorHAnsi"/>
              </w:rPr>
              <w:t>|___|</w:t>
            </w:r>
          </w:p>
        </w:tc>
      </w:tr>
      <w:tr w:rsidR="00BE49CE" w:rsidRPr="00B43262" w14:paraId="452E4CF9" w14:textId="77777777" w:rsidTr="00D43915">
        <w:trPr>
          <w:trHeight w:hRule="exact" w:val="1174"/>
        </w:trPr>
        <w:tc>
          <w:tcPr>
            <w:tcW w:w="816" w:type="dxa"/>
          </w:tcPr>
          <w:p w14:paraId="6A66EE1E" w14:textId="77777777" w:rsidR="00BE49CE" w:rsidRPr="00B43262" w:rsidRDefault="00BE49CE" w:rsidP="00BE49CE">
            <w:r w:rsidRPr="00B43262">
              <w:rPr>
                <w:rFonts w:asciiTheme="majorHAnsi" w:hAnsiTheme="majorHAnsi"/>
                <w:b/>
                <w:sz w:val="20"/>
                <w:szCs w:val="20"/>
              </w:rPr>
              <w:t>Q36.</w:t>
            </w:r>
          </w:p>
        </w:tc>
        <w:tc>
          <w:tcPr>
            <w:tcW w:w="5952" w:type="dxa"/>
            <w:gridSpan w:val="3"/>
            <w:tcBorders>
              <w:right w:val="single" w:sz="4" w:space="0" w:color="auto"/>
            </w:tcBorders>
          </w:tcPr>
          <w:p w14:paraId="09C9D748" w14:textId="77777777" w:rsidR="00BE49CE" w:rsidRPr="00B43262" w:rsidRDefault="00BE49CE" w:rsidP="00BE49CE">
            <w:pPr>
              <w:rPr>
                <w:rFonts w:asciiTheme="majorHAnsi" w:hAnsiTheme="majorHAnsi" w:cs="Arial"/>
                <w:b/>
                <w:sz w:val="20"/>
              </w:rPr>
            </w:pPr>
            <w:r w:rsidRPr="00B43262">
              <w:rPr>
                <w:rFonts w:asciiTheme="majorHAnsi" w:hAnsiTheme="majorHAnsi" w:cs="Calibri"/>
                <w:b/>
                <w:color w:val="000000"/>
              </w:rPr>
              <w:t>What was the purpose of the last trip that the vehicle or ambulance made?</w:t>
            </w:r>
          </w:p>
        </w:tc>
        <w:tc>
          <w:tcPr>
            <w:tcW w:w="2880" w:type="dxa"/>
            <w:tcBorders>
              <w:top w:val="single" w:sz="4" w:space="0" w:color="auto"/>
              <w:left w:val="single" w:sz="4" w:space="0" w:color="auto"/>
              <w:bottom w:val="single" w:sz="4" w:space="0" w:color="auto"/>
              <w:right w:val="nil"/>
            </w:tcBorders>
            <w:vAlign w:val="center"/>
          </w:tcPr>
          <w:p w14:paraId="1F54AB97" w14:textId="77777777" w:rsidR="00BE49CE" w:rsidRPr="00B43262" w:rsidRDefault="00BE49CE" w:rsidP="00BE49CE">
            <w:pPr>
              <w:jc w:val="right"/>
              <w:rPr>
                <w:rFonts w:asciiTheme="majorHAnsi" w:hAnsiTheme="majorHAnsi"/>
                <w:sz w:val="16"/>
                <w:szCs w:val="16"/>
              </w:rPr>
            </w:pPr>
            <w:r w:rsidRPr="00B43262">
              <w:rPr>
                <w:rFonts w:asciiTheme="majorHAnsi" w:hAnsiTheme="majorHAnsi"/>
                <w:sz w:val="16"/>
                <w:szCs w:val="16"/>
              </w:rPr>
              <w:t>To transport a patient = 1</w:t>
            </w:r>
          </w:p>
          <w:p w14:paraId="0E478FCF" w14:textId="77777777" w:rsidR="00BE49CE" w:rsidRPr="00B43262" w:rsidRDefault="00BE49CE" w:rsidP="00BE49CE">
            <w:pPr>
              <w:jc w:val="right"/>
              <w:rPr>
                <w:rFonts w:asciiTheme="majorHAnsi" w:hAnsiTheme="majorHAnsi"/>
                <w:sz w:val="16"/>
                <w:szCs w:val="16"/>
              </w:rPr>
            </w:pPr>
            <w:r w:rsidRPr="00B43262">
              <w:rPr>
                <w:rFonts w:asciiTheme="majorHAnsi" w:hAnsiTheme="majorHAnsi"/>
                <w:sz w:val="16"/>
                <w:szCs w:val="16"/>
              </w:rPr>
              <w:t>To pick up medicines and supplies= 2</w:t>
            </w:r>
          </w:p>
        </w:tc>
        <w:tc>
          <w:tcPr>
            <w:tcW w:w="2790" w:type="dxa"/>
            <w:gridSpan w:val="2"/>
            <w:tcBorders>
              <w:top w:val="single" w:sz="4" w:space="0" w:color="auto"/>
              <w:left w:val="nil"/>
              <w:bottom w:val="single" w:sz="4" w:space="0" w:color="auto"/>
              <w:right w:val="single" w:sz="4" w:space="0" w:color="auto"/>
            </w:tcBorders>
            <w:vAlign w:val="center"/>
          </w:tcPr>
          <w:p w14:paraId="6A64A468" w14:textId="77777777" w:rsidR="00BE49CE" w:rsidRPr="00B43262" w:rsidRDefault="00BE49CE" w:rsidP="00BE49CE">
            <w:pPr>
              <w:jc w:val="right"/>
              <w:rPr>
                <w:rFonts w:asciiTheme="majorHAnsi" w:hAnsiTheme="majorHAnsi"/>
                <w:sz w:val="16"/>
                <w:szCs w:val="16"/>
              </w:rPr>
            </w:pPr>
            <w:r w:rsidRPr="00B43262">
              <w:rPr>
                <w:rFonts w:asciiTheme="majorHAnsi" w:hAnsiTheme="majorHAnsi"/>
                <w:sz w:val="16"/>
                <w:szCs w:val="16"/>
              </w:rPr>
              <w:t>To transport a health worker to another post = 3</w:t>
            </w:r>
          </w:p>
          <w:p w14:paraId="32040A11" w14:textId="77777777" w:rsidR="00BE49CE" w:rsidRPr="00B43262" w:rsidRDefault="00BE49CE" w:rsidP="00BE49CE">
            <w:pPr>
              <w:jc w:val="right"/>
              <w:rPr>
                <w:rFonts w:asciiTheme="majorHAnsi" w:hAnsiTheme="majorHAnsi"/>
                <w:sz w:val="16"/>
                <w:szCs w:val="16"/>
              </w:rPr>
            </w:pPr>
          </w:p>
          <w:p w14:paraId="6002F14F" w14:textId="77777777" w:rsidR="00BE49CE" w:rsidRPr="00B43262" w:rsidRDefault="00BE49CE" w:rsidP="00BE49CE">
            <w:pPr>
              <w:jc w:val="right"/>
              <w:rPr>
                <w:rFonts w:asciiTheme="majorHAnsi" w:hAnsiTheme="majorHAnsi"/>
                <w:sz w:val="16"/>
                <w:szCs w:val="16"/>
              </w:rPr>
            </w:pPr>
            <w:r w:rsidRPr="00B43262">
              <w:rPr>
                <w:rFonts w:asciiTheme="majorHAnsi" w:hAnsiTheme="majorHAnsi"/>
                <w:sz w:val="16"/>
                <w:szCs w:val="16"/>
              </w:rPr>
              <w:t>Other (specify) = 9</w:t>
            </w:r>
          </w:p>
          <w:p w14:paraId="6BF05A4F" w14:textId="77777777" w:rsidR="00BE49CE" w:rsidRPr="00B43262" w:rsidRDefault="00BE49CE" w:rsidP="00BE49CE">
            <w:pPr>
              <w:jc w:val="right"/>
              <w:rPr>
                <w:rFonts w:asciiTheme="majorHAnsi" w:hAnsiTheme="majorHAnsi"/>
                <w:sz w:val="16"/>
                <w:szCs w:val="16"/>
              </w:rPr>
            </w:pPr>
            <w:r w:rsidRPr="00B43262">
              <w:rPr>
                <w:rFonts w:asciiTheme="majorHAnsi" w:hAnsiTheme="majorHAnsi"/>
                <w:sz w:val="16"/>
                <w:szCs w:val="16"/>
              </w:rPr>
              <w:t>Don’t know = -8</w:t>
            </w:r>
          </w:p>
        </w:tc>
        <w:tc>
          <w:tcPr>
            <w:tcW w:w="1623" w:type="dxa"/>
            <w:tcBorders>
              <w:left w:val="single" w:sz="4" w:space="0" w:color="auto"/>
            </w:tcBorders>
            <w:vAlign w:val="bottom"/>
          </w:tcPr>
          <w:p w14:paraId="7EC57724" w14:textId="77777777" w:rsidR="00BE49CE" w:rsidRPr="00B43262" w:rsidRDefault="00BE49CE" w:rsidP="00BE49CE">
            <w:pPr>
              <w:jc w:val="center"/>
              <w:rPr>
                <w:rFonts w:asciiTheme="majorHAnsi" w:hAnsiTheme="majorHAnsi"/>
              </w:rPr>
            </w:pPr>
            <w:r w:rsidRPr="00B43262">
              <w:rPr>
                <w:rFonts w:asciiTheme="majorHAnsi" w:hAnsiTheme="majorHAnsi"/>
              </w:rPr>
              <w:t>|___|</w:t>
            </w:r>
          </w:p>
          <w:p w14:paraId="78789663" w14:textId="77777777" w:rsidR="00BE49CE" w:rsidRPr="00B43262" w:rsidRDefault="00BE49CE" w:rsidP="00BE49CE">
            <w:pPr>
              <w:jc w:val="center"/>
              <w:rPr>
                <w:rFonts w:asciiTheme="majorHAnsi" w:hAnsiTheme="majorHAnsi"/>
              </w:rPr>
            </w:pPr>
            <w:r w:rsidRPr="00B43262">
              <w:rPr>
                <w:rFonts w:asciiTheme="majorHAnsi" w:hAnsiTheme="majorHAnsi"/>
              </w:rPr>
              <w:t>__________________________________</w:t>
            </w:r>
          </w:p>
        </w:tc>
      </w:tr>
    </w:tbl>
    <w:p w14:paraId="1C4BD3C9" w14:textId="77777777" w:rsidR="0041417B" w:rsidRPr="00B43262" w:rsidRDefault="0041417B" w:rsidP="0041417B">
      <w:pPr>
        <w:rPr>
          <w:rFonts w:asciiTheme="majorHAnsi" w:hAnsiTheme="majorHAnsi"/>
        </w:rPr>
      </w:pPr>
    </w:p>
    <w:tbl>
      <w:tblPr>
        <w:tblW w:w="97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3"/>
        <w:gridCol w:w="115"/>
        <w:gridCol w:w="1163"/>
        <w:gridCol w:w="816"/>
        <w:gridCol w:w="1231"/>
        <w:gridCol w:w="1231"/>
        <w:gridCol w:w="492"/>
        <w:gridCol w:w="53"/>
        <w:gridCol w:w="1078"/>
        <w:gridCol w:w="470"/>
        <w:gridCol w:w="1"/>
        <w:gridCol w:w="1353"/>
        <w:gridCol w:w="1"/>
        <w:gridCol w:w="1347"/>
        <w:gridCol w:w="1"/>
        <w:gridCol w:w="4"/>
      </w:tblGrid>
      <w:tr w:rsidR="0041417B" w:rsidRPr="00B43262" w14:paraId="68DFDF95" w14:textId="77777777" w:rsidTr="002C02FE">
        <w:trPr>
          <w:trHeight w:val="296"/>
        </w:trPr>
        <w:tc>
          <w:tcPr>
            <w:tcW w:w="9799" w:type="dxa"/>
            <w:gridSpan w:val="16"/>
            <w:shd w:val="clear" w:color="auto" w:fill="auto"/>
            <w:vAlign w:val="center"/>
          </w:tcPr>
          <w:bookmarkStart w:id="25" w:name="_GoBack"/>
          <w:p w14:paraId="24088C01" w14:textId="77777777" w:rsidR="0041417B" w:rsidRPr="00B43262" w:rsidRDefault="0041417B" w:rsidP="00D43915">
            <w:pPr>
              <w:jc w:val="center"/>
              <w:rPr>
                <w:rFonts w:asciiTheme="majorHAnsi" w:hAnsiTheme="majorHAnsi"/>
                <w:b/>
                <w:bCs/>
                <w:iCs/>
              </w:rPr>
            </w:pPr>
            <w:r w:rsidRPr="00B43262">
              <w:rPr>
                <w:rFonts w:asciiTheme="majorHAnsi" w:hAnsiTheme="majorHAnsi"/>
              </w:rPr>
              <w:fldChar w:fldCharType="begin"/>
            </w:r>
            <w:r w:rsidRPr="00B43262">
              <w:rPr>
                <w:rFonts w:asciiTheme="majorHAnsi" w:hAnsiTheme="majorHAnsi"/>
              </w:rPr>
              <w:instrText xml:space="preserve"> REF _Ref332075438 \h  \* MERGEFORMAT </w:instrText>
            </w:r>
            <w:r w:rsidRPr="00B43262">
              <w:rPr>
                <w:rFonts w:asciiTheme="majorHAnsi" w:hAnsiTheme="majorHAnsi"/>
              </w:rPr>
            </w:r>
            <w:r w:rsidRPr="00B43262">
              <w:rPr>
                <w:rFonts w:asciiTheme="majorHAnsi" w:hAnsiTheme="majorHAnsi"/>
              </w:rPr>
              <w:fldChar w:fldCharType="separate"/>
            </w:r>
            <w:r w:rsidRPr="00B43262">
              <w:rPr>
                <w:rFonts w:asciiTheme="majorHAnsi" w:hAnsiTheme="majorHAnsi"/>
                <w:b/>
                <w:sz w:val="32"/>
              </w:rPr>
              <w:t>Module 1:</w:t>
            </w:r>
            <w:r w:rsidRPr="00B43262">
              <w:rPr>
                <w:rFonts w:asciiTheme="majorHAnsi" w:hAnsiTheme="majorHAnsi"/>
              </w:rPr>
              <w:fldChar w:fldCharType="end"/>
            </w:r>
          </w:p>
          <w:p w14:paraId="76EFCEDD" w14:textId="77777777" w:rsidR="0041417B" w:rsidRPr="00B43262" w:rsidRDefault="0041417B" w:rsidP="00D43915">
            <w:pPr>
              <w:pStyle w:val="Heading2"/>
              <w:rPr>
                <w:rFonts w:asciiTheme="majorHAnsi" w:hAnsiTheme="majorHAnsi"/>
              </w:rPr>
            </w:pPr>
            <w:bookmarkStart w:id="26" w:name="_Ref201392762"/>
            <w:bookmarkStart w:id="27" w:name="_Toc377656809"/>
            <w:r w:rsidRPr="00B43262">
              <w:rPr>
                <w:rFonts w:asciiTheme="majorHAnsi" w:hAnsiTheme="majorHAnsi"/>
              </w:rPr>
              <w:t xml:space="preserve">Section </w:t>
            </w:r>
            <w:r w:rsidRPr="00B43262">
              <w:rPr>
                <w:rFonts w:asciiTheme="majorHAnsi" w:hAnsiTheme="majorHAnsi"/>
              </w:rPr>
              <w:fldChar w:fldCharType="begin"/>
            </w:r>
            <w:r w:rsidRPr="00B43262">
              <w:rPr>
                <w:rFonts w:asciiTheme="majorHAnsi" w:hAnsiTheme="majorHAnsi"/>
              </w:rPr>
              <w:instrText xml:space="preserve"> SEQ Section \* ALPHABETIC </w:instrText>
            </w:r>
            <w:r w:rsidRPr="00B43262">
              <w:rPr>
                <w:rFonts w:asciiTheme="majorHAnsi" w:hAnsiTheme="majorHAnsi"/>
              </w:rPr>
              <w:fldChar w:fldCharType="separate"/>
            </w:r>
            <w:r w:rsidRPr="00B43262">
              <w:rPr>
                <w:rFonts w:asciiTheme="majorHAnsi" w:hAnsiTheme="majorHAnsi"/>
              </w:rPr>
              <w:t>D</w:t>
            </w:r>
            <w:r w:rsidRPr="00B43262">
              <w:rPr>
                <w:rFonts w:asciiTheme="majorHAnsi" w:hAnsiTheme="majorHAnsi"/>
              </w:rPr>
              <w:fldChar w:fldCharType="end"/>
            </w:r>
            <w:r w:rsidRPr="00B43262">
              <w:rPr>
                <w:rFonts w:asciiTheme="majorHAnsi" w:hAnsiTheme="majorHAnsi"/>
              </w:rPr>
              <w:t xml:space="preserve">: </w:t>
            </w:r>
            <w:bookmarkEnd w:id="26"/>
            <w:r w:rsidRPr="00B43262">
              <w:rPr>
                <w:rFonts w:asciiTheme="majorHAnsi" w:hAnsiTheme="majorHAnsi"/>
              </w:rPr>
              <w:t>Equipment, Materials and Supplies</w:t>
            </w:r>
            <w:bookmarkEnd w:id="27"/>
          </w:p>
        </w:tc>
      </w:tr>
      <w:tr w:rsidR="0041417B" w:rsidRPr="00B43262" w14:paraId="30B16486" w14:textId="77777777" w:rsidTr="002C02FE">
        <w:trPr>
          <w:trHeight w:val="915"/>
        </w:trPr>
        <w:tc>
          <w:tcPr>
            <w:tcW w:w="9799" w:type="dxa"/>
            <w:gridSpan w:val="16"/>
            <w:tcBorders>
              <w:bottom w:val="single" w:sz="4" w:space="0" w:color="auto"/>
            </w:tcBorders>
            <w:shd w:val="clear" w:color="auto" w:fill="auto"/>
            <w:vAlign w:val="center"/>
          </w:tcPr>
          <w:p w14:paraId="6F913529" w14:textId="77777777" w:rsidR="0041417B" w:rsidRPr="00B43262" w:rsidRDefault="0041417B" w:rsidP="00D43915">
            <w:pPr>
              <w:rPr>
                <w:rFonts w:asciiTheme="majorHAnsi" w:hAnsiTheme="majorHAnsi" w:cs="Calibri"/>
                <w:b/>
                <w:sz w:val="20"/>
                <w:szCs w:val="20"/>
              </w:rPr>
            </w:pPr>
            <w:r w:rsidRPr="00B43262">
              <w:rPr>
                <w:rFonts w:asciiTheme="majorHAnsi" w:hAnsiTheme="majorHAnsi" w:cs="Calibri"/>
                <w:b/>
                <w:color w:val="000000"/>
              </w:rPr>
              <w:t>Could you please tell me more about the materials and resources available in this facility? I am interested in knowing if the following basic equipment and supplies used in the provision of client services are available in the general outpatient area of this facility. Please tell me if the following is available today and is functioning.</w:t>
            </w:r>
            <w:r w:rsidRPr="00B43262">
              <w:rPr>
                <w:rFonts w:asciiTheme="majorHAnsi" w:hAnsiTheme="majorHAnsi" w:cs="Calibri"/>
                <w:b/>
                <w:i/>
                <w:color w:val="000000"/>
              </w:rPr>
              <w:t xml:space="preserve"> </w:t>
            </w:r>
            <w:r w:rsidRPr="00B43262">
              <w:rPr>
                <w:rFonts w:asciiTheme="majorHAnsi" w:hAnsiTheme="majorHAnsi" w:cs="Calibri"/>
                <w:b/>
                <w:color w:val="000000"/>
              </w:rPr>
              <w:t>[A</w:t>
            </w:r>
            <w:r w:rsidRPr="00B43262">
              <w:rPr>
                <w:rFonts w:asciiTheme="majorHAnsi" w:hAnsiTheme="majorHAnsi" w:cs="Calibri"/>
                <w:b/>
                <w:bCs/>
                <w:color w:val="000000"/>
              </w:rPr>
              <w:t>SK TO SEE THE ITEMS]</w:t>
            </w:r>
            <w:r w:rsidRPr="00B43262">
              <w:rPr>
                <w:rFonts w:asciiTheme="majorHAnsi" w:hAnsiTheme="majorHAnsi" w:cs="Calibri"/>
                <w:b/>
                <w:color w:val="000000"/>
              </w:rPr>
              <w:t xml:space="preserve"> </w:t>
            </w:r>
            <w:r w:rsidRPr="00B43262">
              <w:rPr>
                <w:rFonts w:asciiTheme="majorHAnsi" w:hAnsiTheme="majorHAnsi" w:cs="Calibri"/>
                <w:b/>
                <w:noProof/>
                <w:color w:val="000000"/>
                <w:lang w:val="en-US"/>
              </w:rPr>
              <w:drawing>
                <wp:inline distT="0" distB="0" distL="0" distR="0" wp14:anchorId="41D82661" wp14:editId="1C453FEA">
                  <wp:extent cx="284480" cy="189865"/>
                  <wp:effectExtent l="0" t="0" r="1270" b="635"/>
                  <wp:docPr id="25" name="Picture 25" descr="MCj0403893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Cj04038930000[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4480" cy="189865"/>
                          </a:xfrm>
                          <a:prstGeom prst="rect">
                            <a:avLst/>
                          </a:prstGeom>
                          <a:noFill/>
                          <a:ln>
                            <a:noFill/>
                          </a:ln>
                        </pic:spPr>
                      </pic:pic>
                    </a:graphicData>
                  </a:graphic>
                </wp:inline>
              </w:drawing>
            </w:r>
          </w:p>
        </w:tc>
      </w:tr>
      <w:tr w:rsidR="0041417B" w:rsidRPr="00B43262" w14:paraId="27643B8B" w14:textId="77777777" w:rsidTr="002C02FE">
        <w:trPr>
          <w:trHeight w:val="296"/>
        </w:trPr>
        <w:tc>
          <w:tcPr>
            <w:tcW w:w="9799" w:type="dxa"/>
            <w:gridSpan w:val="16"/>
            <w:tcBorders>
              <w:bottom w:val="single" w:sz="4" w:space="0" w:color="auto"/>
            </w:tcBorders>
            <w:shd w:val="clear" w:color="auto" w:fill="D9D9D9"/>
            <w:vAlign w:val="center"/>
          </w:tcPr>
          <w:p w14:paraId="206A419F" w14:textId="77777777" w:rsidR="0041417B" w:rsidRPr="00B43262" w:rsidRDefault="0041417B" w:rsidP="00D43915">
            <w:pPr>
              <w:rPr>
                <w:rFonts w:asciiTheme="majorHAnsi" w:hAnsiTheme="majorHAnsi" w:cs="Arial"/>
                <w:b/>
              </w:rPr>
            </w:pPr>
            <w:r w:rsidRPr="00B43262">
              <w:rPr>
                <w:rFonts w:asciiTheme="majorHAnsi" w:hAnsiTheme="majorHAnsi" w:cs="Arial"/>
                <w:b/>
              </w:rPr>
              <w:t>Basic Equipment</w:t>
            </w:r>
          </w:p>
        </w:tc>
      </w:tr>
      <w:tr w:rsidR="0041417B" w:rsidRPr="00B43262" w14:paraId="6443ADC3" w14:textId="77777777" w:rsidTr="002C02FE">
        <w:trPr>
          <w:trHeight w:hRule="exact" w:val="432"/>
        </w:trPr>
        <w:tc>
          <w:tcPr>
            <w:tcW w:w="9799" w:type="dxa"/>
            <w:gridSpan w:val="16"/>
            <w:vAlign w:val="center"/>
          </w:tcPr>
          <w:p w14:paraId="4B4D019C" w14:textId="77777777" w:rsidR="0041417B" w:rsidRPr="00B43262" w:rsidRDefault="0041417B" w:rsidP="00D43915">
            <w:pPr>
              <w:keepNext/>
              <w:keepLines/>
              <w:outlineLvl w:val="6"/>
              <w:rPr>
                <w:rFonts w:asciiTheme="majorHAnsi" w:hAnsiTheme="majorHAnsi" w:cs="Calibri"/>
                <w:b/>
                <w:bCs/>
                <w:color w:val="000000"/>
              </w:rPr>
            </w:pPr>
            <w:r w:rsidRPr="00B43262">
              <w:rPr>
                <w:rFonts w:asciiTheme="majorHAnsi" w:hAnsiTheme="majorHAnsi" w:cs="Calibri"/>
                <w:b/>
                <w:bCs/>
                <w:color w:val="000000"/>
              </w:rPr>
              <w:t>Which of the following items are used?  [If available, ask to verify functioning]</w:t>
            </w:r>
          </w:p>
        </w:tc>
      </w:tr>
      <w:tr w:rsidR="0041417B" w:rsidRPr="00B43262" w14:paraId="30A0FD82" w14:textId="77777777" w:rsidTr="002C02FE">
        <w:trPr>
          <w:gridAfter w:val="1"/>
          <w:trHeight w:val="1249"/>
        </w:trPr>
        <w:tc>
          <w:tcPr>
            <w:tcW w:w="2537" w:type="dxa"/>
            <w:gridSpan w:val="4"/>
            <w:tcBorders>
              <w:top w:val="single" w:sz="4" w:space="0" w:color="auto"/>
              <w:left w:val="single" w:sz="4" w:space="0" w:color="auto"/>
              <w:right w:val="single" w:sz="4" w:space="0" w:color="auto"/>
            </w:tcBorders>
          </w:tcPr>
          <w:p w14:paraId="136E07DB" w14:textId="77777777" w:rsidR="0041417B" w:rsidRPr="00B43262" w:rsidRDefault="0041417B" w:rsidP="00D43915">
            <w:pPr>
              <w:widowControl w:val="0"/>
              <w:autoSpaceDE w:val="0"/>
              <w:autoSpaceDN w:val="0"/>
              <w:adjustRightInd w:val="0"/>
              <w:rPr>
                <w:rFonts w:asciiTheme="majorHAnsi" w:hAnsiTheme="majorHAnsi" w:cs="Calibri"/>
                <w:i/>
                <w:sz w:val="18"/>
              </w:rPr>
            </w:pPr>
            <w:r w:rsidRPr="00B43262">
              <w:rPr>
                <w:rFonts w:asciiTheme="majorHAnsi" w:hAnsiTheme="majorHAnsi" w:cs="Calibri"/>
                <w:i/>
                <w:sz w:val="18"/>
              </w:rPr>
              <w:t xml:space="preserve">If A =3 </w:t>
            </w:r>
            <w:r w:rsidRPr="00B43262">
              <w:rPr>
                <w:rFonts w:asciiTheme="majorHAnsi" w:hAnsiTheme="majorHAnsi" w:cs="Calibri"/>
                <w:i/>
                <w:sz w:val="18"/>
              </w:rPr>
              <w:sym w:font="Wingdings" w:char="F0E0"/>
            </w:r>
            <w:r w:rsidRPr="00B43262">
              <w:rPr>
                <w:rFonts w:asciiTheme="majorHAnsi" w:hAnsiTheme="majorHAnsi" w:cs="Calibri"/>
                <w:i/>
                <w:sz w:val="18"/>
              </w:rPr>
              <w:t xml:space="preserve"> next item</w:t>
            </w:r>
          </w:p>
          <w:p w14:paraId="7F301341" w14:textId="77777777" w:rsidR="0041417B" w:rsidRPr="00B43262" w:rsidRDefault="0041417B" w:rsidP="00D43915">
            <w:pPr>
              <w:widowControl w:val="0"/>
              <w:autoSpaceDE w:val="0"/>
              <w:autoSpaceDN w:val="0"/>
              <w:adjustRightInd w:val="0"/>
              <w:rPr>
                <w:rFonts w:asciiTheme="majorHAnsi" w:hAnsiTheme="majorHAnsi" w:cs="Calibri"/>
                <w:i/>
                <w:sz w:val="18"/>
              </w:rPr>
            </w:pPr>
          </w:p>
          <w:p w14:paraId="725F9561" w14:textId="77777777" w:rsidR="0041417B" w:rsidRPr="00B43262" w:rsidRDefault="0041417B" w:rsidP="00D43915">
            <w:pPr>
              <w:widowControl w:val="0"/>
              <w:autoSpaceDE w:val="0"/>
              <w:autoSpaceDN w:val="0"/>
              <w:adjustRightInd w:val="0"/>
              <w:rPr>
                <w:rFonts w:asciiTheme="majorHAnsi" w:hAnsiTheme="majorHAnsi" w:cs="Calibri"/>
                <w:sz w:val="18"/>
              </w:rPr>
            </w:pPr>
            <w:r w:rsidRPr="00B43262">
              <w:rPr>
                <w:rFonts w:asciiTheme="majorHAnsi" w:hAnsiTheme="majorHAnsi" w:cs="Calibri"/>
                <w:b/>
                <w:noProof/>
                <w:color w:val="000000"/>
                <w:lang w:val="en-US"/>
              </w:rPr>
              <w:drawing>
                <wp:inline distT="0" distB="0" distL="0" distR="0" wp14:anchorId="27B1C455" wp14:editId="69C5BFED">
                  <wp:extent cx="284480" cy="189865"/>
                  <wp:effectExtent l="0" t="0" r="1270" b="635"/>
                  <wp:docPr id="1" name="Picture 1" descr="MCj0403893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Cj04038930000[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4480" cy="189865"/>
                          </a:xfrm>
                          <a:prstGeom prst="rect">
                            <a:avLst/>
                          </a:prstGeom>
                          <a:noFill/>
                          <a:ln>
                            <a:noFill/>
                          </a:ln>
                        </pic:spPr>
                      </pic:pic>
                    </a:graphicData>
                  </a:graphic>
                </wp:inline>
              </w:drawing>
            </w:r>
          </w:p>
        </w:tc>
        <w:tc>
          <w:tcPr>
            <w:tcW w:w="1231" w:type="dxa"/>
            <w:tcBorders>
              <w:left w:val="single" w:sz="4" w:space="0" w:color="auto"/>
            </w:tcBorders>
            <w:vAlign w:val="center"/>
          </w:tcPr>
          <w:p w14:paraId="57F29250" w14:textId="77777777" w:rsidR="0041417B" w:rsidRPr="00B43262" w:rsidRDefault="0041417B" w:rsidP="00D43915">
            <w:pPr>
              <w:widowControl w:val="0"/>
              <w:autoSpaceDE w:val="0"/>
              <w:autoSpaceDN w:val="0"/>
              <w:adjustRightInd w:val="0"/>
              <w:jc w:val="center"/>
              <w:rPr>
                <w:rFonts w:asciiTheme="majorHAnsi" w:hAnsiTheme="majorHAnsi"/>
                <w:b/>
                <w:sz w:val="16"/>
              </w:rPr>
            </w:pPr>
            <w:r w:rsidRPr="00B43262">
              <w:rPr>
                <w:rFonts w:asciiTheme="majorHAnsi" w:hAnsiTheme="majorHAnsi"/>
                <w:b/>
                <w:sz w:val="16"/>
              </w:rPr>
              <w:t>(A)</w:t>
            </w:r>
          </w:p>
          <w:p w14:paraId="0FE3EC72" w14:textId="77777777" w:rsidR="0041417B" w:rsidRPr="00B43262" w:rsidRDefault="0041417B" w:rsidP="00D43915">
            <w:pPr>
              <w:widowControl w:val="0"/>
              <w:autoSpaceDE w:val="0"/>
              <w:autoSpaceDN w:val="0"/>
              <w:adjustRightInd w:val="0"/>
              <w:jc w:val="center"/>
              <w:rPr>
                <w:rFonts w:asciiTheme="majorHAnsi" w:hAnsiTheme="majorHAnsi"/>
                <w:b/>
                <w:sz w:val="16"/>
              </w:rPr>
            </w:pPr>
            <w:r w:rsidRPr="00B43262">
              <w:rPr>
                <w:rFonts w:asciiTheme="majorHAnsi" w:hAnsiTheme="majorHAnsi"/>
                <w:b/>
                <w:sz w:val="16"/>
              </w:rPr>
              <w:t>Available</w:t>
            </w:r>
          </w:p>
          <w:p w14:paraId="35F27BAD" w14:textId="77777777" w:rsidR="0041417B" w:rsidRPr="00B43262" w:rsidRDefault="0041417B" w:rsidP="00D43915">
            <w:pPr>
              <w:widowControl w:val="0"/>
              <w:autoSpaceDE w:val="0"/>
              <w:autoSpaceDN w:val="0"/>
              <w:adjustRightInd w:val="0"/>
              <w:rPr>
                <w:rFonts w:asciiTheme="majorHAnsi" w:hAnsiTheme="majorHAnsi"/>
                <w:b/>
                <w:sz w:val="16"/>
              </w:rPr>
            </w:pPr>
          </w:p>
          <w:p w14:paraId="327F6068" w14:textId="77777777" w:rsidR="0041417B" w:rsidRPr="00B43262" w:rsidRDefault="0041417B" w:rsidP="00D43915">
            <w:pPr>
              <w:widowControl w:val="0"/>
              <w:autoSpaceDE w:val="0"/>
              <w:autoSpaceDN w:val="0"/>
              <w:adjustRightInd w:val="0"/>
              <w:rPr>
                <w:rFonts w:asciiTheme="majorHAnsi" w:hAnsiTheme="majorHAnsi"/>
                <w:sz w:val="16"/>
              </w:rPr>
            </w:pPr>
            <w:r w:rsidRPr="00B43262">
              <w:rPr>
                <w:rFonts w:asciiTheme="majorHAnsi" w:hAnsiTheme="majorHAnsi"/>
                <w:sz w:val="16"/>
              </w:rPr>
              <w:t>Yes (observed) =1</w:t>
            </w:r>
          </w:p>
          <w:p w14:paraId="5BA25756" w14:textId="77777777" w:rsidR="0041417B" w:rsidRPr="00B43262" w:rsidRDefault="0041417B" w:rsidP="00D43915">
            <w:pPr>
              <w:widowControl w:val="0"/>
              <w:autoSpaceDE w:val="0"/>
              <w:autoSpaceDN w:val="0"/>
              <w:adjustRightInd w:val="0"/>
              <w:rPr>
                <w:rFonts w:asciiTheme="majorHAnsi" w:hAnsiTheme="majorHAnsi"/>
                <w:sz w:val="16"/>
              </w:rPr>
            </w:pPr>
            <w:r w:rsidRPr="00B43262">
              <w:rPr>
                <w:rFonts w:asciiTheme="majorHAnsi" w:hAnsiTheme="majorHAnsi"/>
                <w:sz w:val="16"/>
              </w:rPr>
              <w:t>Yes (not observed) =2</w:t>
            </w:r>
          </w:p>
          <w:p w14:paraId="7DFD6B1C" w14:textId="77777777" w:rsidR="0041417B" w:rsidRPr="00B43262" w:rsidRDefault="0041417B" w:rsidP="00D43915">
            <w:pPr>
              <w:widowControl w:val="0"/>
              <w:autoSpaceDE w:val="0"/>
              <w:autoSpaceDN w:val="0"/>
              <w:adjustRightInd w:val="0"/>
              <w:rPr>
                <w:rFonts w:asciiTheme="majorHAnsi" w:hAnsiTheme="majorHAnsi"/>
                <w:sz w:val="16"/>
              </w:rPr>
            </w:pPr>
            <w:r w:rsidRPr="00B43262">
              <w:rPr>
                <w:rFonts w:asciiTheme="majorHAnsi" w:hAnsiTheme="majorHAnsi"/>
                <w:sz w:val="16"/>
              </w:rPr>
              <w:t>No = 3</w:t>
            </w:r>
          </w:p>
        </w:tc>
        <w:tc>
          <w:tcPr>
            <w:tcW w:w="1231" w:type="dxa"/>
            <w:tcBorders>
              <w:left w:val="single" w:sz="4" w:space="0" w:color="auto"/>
              <w:right w:val="single" w:sz="4" w:space="0" w:color="auto"/>
            </w:tcBorders>
            <w:vAlign w:val="center"/>
          </w:tcPr>
          <w:p w14:paraId="7E030E73" w14:textId="77777777" w:rsidR="0041417B" w:rsidRPr="00B43262" w:rsidRDefault="0041417B" w:rsidP="00D43915">
            <w:pPr>
              <w:widowControl w:val="0"/>
              <w:autoSpaceDE w:val="0"/>
              <w:autoSpaceDN w:val="0"/>
              <w:adjustRightInd w:val="0"/>
              <w:jc w:val="center"/>
              <w:rPr>
                <w:rFonts w:asciiTheme="majorHAnsi" w:hAnsiTheme="majorHAnsi"/>
                <w:b/>
                <w:sz w:val="16"/>
              </w:rPr>
            </w:pPr>
            <w:r w:rsidRPr="00B43262">
              <w:rPr>
                <w:rFonts w:asciiTheme="majorHAnsi" w:hAnsiTheme="majorHAnsi"/>
                <w:b/>
                <w:sz w:val="16"/>
              </w:rPr>
              <w:t>(B)</w:t>
            </w:r>
          </w:p>
          <w:p w14:paraId="564E4697" w14:textId="77777777" w:rsidR="0041417B" w:rsidRPr="00B43262" w:rsidRDefault="0041417B" w:rsidP="00D43915">
            <w:pPr>
              <w:widowControl w:val="0"/>
              <w:autoSpaceDE w:val="0"/>
              <w:autoSpaceDN w:val="0"/>
              <w:adjustRightInd w:val="0"/>
              <w:jc w:val="center"/>
              <w:rPr>
                <w:rFonts w:asciiTheme="majorHAnsi" w:hAnsiTheme="majorHAnsi"/>
                <w:b/>
                <w:sz w:val="16"/>
              </w:rPr>
            </w:pPr>
            <w:r w:rsidRPr="00B43262">
              <w:rPr>
                <w:rFonts w:asciiTheme="majorHAnsi" w:hAnsiTheme="majorHAnsi"/>
                <w:b/>
                <w:sz w:val="16"/>
              </w:rPr>
              <w:t>Functioning</w:t>
            </w:r>
          </w:p>
          <w:p w14:paraId="13F6EF97" w14:textId="77777777" w:rsidR="0041417B" w:rsidRPr="00B43262" w:rsidRDefault="0041417B" w:rsidP="00D43915">
            <w:pPr>
              <w:widowControl w:val="0"/>
              <w:autoSpaceDE w:val="0"/>
              <w:autoSpaceDN w:val="0"/>
              <w:adjustRightInd w:val="0"/>
              <w:rPr>
                <w:rFonts w:asciiTheme="majorHAnsi" w:hAnsiTheme="majorHAnsi"/>
                <w:b/>
                <w:sz w:val="16"/>
              </w:rPr>
            </w:pPr>
          </w:p>
          <w:p w14:paraId="03523A71" w14:textId="77777777" w:rsidR="0041417B" w:rsidRPr="00B43262" w:rsidRDefault="0041417B" w:rsidP="00D43915">
            <w:pPr>
              <w:widowControl w:val="0"/>
              <w:autoSpaceDE w:val="0"/>
              <w:autoSpaceDN w:val="0"/>
              <w:adjustRightInd w:val="0"/>
              <w:rPr>
                <w:rFonts w:asciiTheme="majorHAnsi" w:hAnsiTheme="majorHAnsi"/>
                <w:sz w:val="16"/>
              </w:rPr>
            </w:pPr>
            <w:r w:rsidRPr="00B43262">
              <w:rPr>
                <w:rFonts w:asciiTheme="majorHAnsi" w:hAnsiTheme="majorHAnsi"/>
                <w:sz w:val="16"/>
              </w:rPr>
              <w:t>Yes (observed) =1</w:t>
            </w:r>
          </w:p>
          <w:p w14:paraId="0498B894" w14:textId="77777777" w:rsidR="0041417B" w:rsidRPr="00B43262" w:rsidRDefault="0041417B" w:rsidP="00D43915">
            <w:pPr>
              <w:widowControl w:val="0"/>
              <w:autoSpaceDE w:val="0"/>
              <w:autoSpaceDN w:val="0"/>
              <w:adjustRightInd w:val="0"/>
              <w:rPr>
                <w:rFonts w:asciiTheme="majorHAnsi" w:hAnsiTheme="majorHAnsi"/>
                <w:sz w:val="16"/>
              </w:rPr>
            </w:pPr>
            <w:r w:rsidRPr="00B43262">
              <w:rPr>
                <w:rFonts w:asciiTheme="majorHAnsi" w:hAnsiTheme="majorHAnsi"/>
                <w:sz w:val="16"/>
              </w:rPr>
              <w:t>Yes (not observed) =2</w:t>
            </w:r>
          </w:p>
          <w:p w14:paraId="71EDA9BB" w14:textId="77777777" w:rsidR="0041417B" w:rsidRPr="00B43262" w:rsidRDefault="0041417B" w:rsidP="00D43915">
            <w:pPr>
              <w:widowControl w:val="0"/>
              <w:autoSpaceDE w:val="0"/>
              <w:autoSpaceDN w:val="0"/>
              <w:adjustRightInd w:val="0"/>
              <w:rPr>
                <w:rFonts w:asciiTheme="majorHAnsi" w:hAnsiTheme="majorHAnsi"/>
                <w:sz w:val="16"/>
              </w:rPr>
            </w:pPr>
            <w:r w:rsidRPr="00B43262">
              <w:rPr>
                <w:rFonts w:asciiTheme="majorHAnsi" w:hAnsiTheme="majorHAnsi"/>
                <w:sz w:val="16"/>
              </w:rPr>
              <w:t>No = 3</w:t>
            </w:r>
          </w:p>
        </w:tc>
        <w:tc>
          <w:tcPr>
            <w:tcW w:w="2094" w:type="dxa"/>
            <w:gridSpan w:val="5"/>
            <w:tcBorders>
              <w:top w:val="single" w:sz="4" w:space="0" w:color="auto"/>
              <w:left w:val="single" w:sz="4" w:space="0" w:color="auto"/>
              <w:right w:val="single" w:sz="4" w:space="0" w:color="auto"/>
            </w:tcBorders>
            <w:shd w:val="clear" w:color="auto" w:fill="auto"/>
            <w:vAlign w:val="center"/>
          </w:tcPr>
          <w:p w14:paraId="459562F6" w14:textId="77777777" w:rsidR="0041417B" w:rsidRPr="00B43262" w:rsidRDefault="0041417B" w:rsidP="00D43915">
            <w:pPr>
              <w:widowControl w:val="0"/>
              <w:autoSpaceDE w:val="0"/>
              <w:autoSpaceDN w:val="0"/>
              <w:adjustRightInd w:val="0"/>
              <w:rPr>
                <w:rFonts w:asciiTheme="majorHAnsi" w:hAnsiTheme="majorHAnsi" w:cs="Calibri"/>
                <w:b/>
                <w:i/>
              </w:rPr>
            </w:pPr>
          </w:p>
        </w:tc>
        <w:tc>
          <w:tcPr>
            <w:tcW w:w="1354" w:type="dxa"/>
            <w:gridSpan w:val="2"/>
            <w:tcBorders>
              <w:left w:val="single" w:sz="4" w:space="0" w:color="auto"/>
            </w:tcBorders>
            <w:vAlign w:val="center"/>
          </w:tcPr>
          <w:p w14:paraId="0F0241A0" w14:textId="77777777" w:rsidR="0041417B" w:rsidRPr="00B43262" w:rsidRDefault="0041417B" w:rsidP="00D43915">
            <w:pPr>
              <w:widowControl w:val="0"/>
              <w:autoSpaceDE w:val="0"/>
              <w:autoSpaceDN w:val="0"/>
              <w:adjustRightInd w:val="0"/>
              <w:jc w:val="center"/>
              <w:rPr>
                <w:rFonts w:asciiTheme="majorHAnsi" w:hAnsiTheme="majorHAnsi"/>
                <w:b/>
                <w:sz w:val="16"/>
              </w:rPr>
            </w:pPr>
            <w:r w:rsidRPr="00B43262">
              <w:rPr>
                <w:rFonts w:asciiTheme="majorHAnsi" w:hAnsiTheme="majorHAnsi"/>
                <w:b/>
                <w:sz w:val="16"/>
              </w:rPr>
              <w:t>(A)</w:t>
            </w:r>
          </w:p>
          <w:p w14:paraId="649C4AD3" w14:textId="77777777" w:rsidR="0041417B" w:rsidRPr="00B43262" w:rsidRDefault="0041417B" w:rsidP="00D43915">
            <w:pPr>
              <w:widowControl w:val="0"/>
              <w:autoSpaceDE w:val="0"/>
              <w:autoSpaceDN w:val="0"/>
              <w:adjustRightInd w:val="0"/>
              <w:jc w:val="center"/>
              <w:rPr>
                <w:rFonts w:asciiTheme="majorHAnsi" w:hAnsiTheme="majorHAnsi"/>
                <w:b/>
                <w:sz w:val="16"/>
              </w:rPr>
            </w:pPr>
            <w:r w:rsidRPr="00B43262">
              <w:rPr>
                <w:rFonts w:asciiTheme="majorHAnsi" w:hAnsiTheme="majorHAnsi"/>
                <w:b/>
                <w:sz w:val="16"/>
              </w:rPr>
              <w:t>Available</w:t>
            </w:r>
          </w:p>
          <w:p w14:paraId="5AEF673A" w14:textId="77777777" w:rsidR="0041417B" w:rsidRPr="00B43262" w:rsidRDefault="0041417B" w:rsidP="00D43915">
            <w:pPr>
              <w:widowControl w:val="0"/>
              <w:autoSpaceDE w:val="0"/>
              <w:autoSpaceDN w:val="0"/>
              <w:adjustRightInd w:val="0"/>
              <w:rPr>
                <w:rFonts w:asciiTheme="majorHAnsi" w:hAnsiTheme="majorHAnsi"/>
                <w:b/>
                <w:sz w:val="16"/>
              </w:rPr>
            </w:pPr>
          </w:p>
          <w:p w14:paraId="2D580F76" w14:textId="77777777" w:rsidR="0041417B" w:rsidRPr="00B43262" w:rsidRDefault="0041417B" w:rsidP="00D43915">
            <w:pPr>
              <w:widowControl w:val="0"/>
              <w:autoSpaceDE w:val="0"/>
              <w:autoSpaceDN w:val="0"/>
              <w:adjustRightInd w:val="0"/>
              <w:rPr>
                <w:rFonts w:asciiTheme="majorHAnsi" w:hAnsiTheme="majorHAnsi"/>
                <w:sz w:val="16"/>
              </w:rPr>
            </w:pPr>
            <w:r w:rsidRPr="00B43262">
              <w:rPr>
                <w:rFonts w:asciiTheme="majorHAnsi" w:hAnsiTheme="majorHAnsi"/>
                <w:sz w:val="16"/>
              </w:rPr>
              <w:t>Yes (observed) =1</w:t>
            </w:r>
          </w:p>
          <w:p w14:paraId="2655F138" w14:textId="77777777" w:rsidR="0041417B" w:rsidRPr="00B43262" w:rsidRDefault="0041417B" w:rsidP="00D43915">
            <w:pPr>
              <w:widowControl w:val="0"/>
              <w:autoSpaceDE w:val="0"/>
              <w:autoSpaceDN w:val="0"/>
              <w:adjustRightInd w:val="0"/>
              <w:rPr>
                <w:rFonts w:asciiTheme="majorHAnsi" w:hAnsiTheme="majorHAnsi"/>
                <w:sz w:val="16"/>
              </w:rPr>
            </w:pPr>
            <w:r w:rsidRPr="00B43262">
              <w:rPr>
                <w:rFonts w:asciiTheme="majorHAnsi" w:hAnsiTheme="majorHAnsi"/>
                <w:sz w:val="16"/>
              </w:rPr>
              <w:t>Yes (not observed) =2</w:t>
            </w:r>
          </w:p>
          <w:p w14:paraId="4A13B288" w14:textId="77777777" w:rsidR="0041417B" w:rsidRPr="00B43262" w:rsidRDefault="0041417B" w:rsidP="00D43915">
            <w:pPr>
              <w:widowControl w:val="0"/>
              <w:autoSpaceDE w:val="0"/>
              <w:autoSpaceDN w:val="0"/>
              <w:adjustRightInd w:val="0"/>
              <w:rPr>
                <w:rFonts w:asciiTheme="majorHAnsi" w:hAnsiTheme="majorHAnsi"/>
                <w:sz w:val="16"/>
              </w:rPr>
            </w:pPr>
            <w:r w:rsidRPr="00B43262">
              <w:rPr>
                <w:rFonts w:asciiTheme="majorHAnsi" w:hAnsiTheme="majorHAnsi"/>
                <w:sz w:val="16"/>
              </w:rPr>
              <w:t>No = 3</w:t>
            </w:r>
          </w:p>
        </w:tc>
        <w:tc>
          <w:tcPr>
            <w:tcW w:w="1348" w:type="dxa"/>
            <w:gridSpan w:val="2"/>
            <w:tcBorders>
              <w:left w:val="single" w:sz="4" w:space="0" w:color="auto"/>
            </w:tcBorders>
            <w:vAlign w:val="center"/>
          </w:tcPr>
          <w:p w14:paraId="70B4E64B" w14:textId="77777777" w:rsidR="0041417B" w:rsidRPr="00B43262" w:rsidRDefault="0041417B" w:rsidP="00D43915">
            <w:pPr>
              <w:widowControl w:val="0"/>
              <w:autoSpaceDE w:val="0"/>
              <w:autoSpaceDN w:val="0"/>
              <w:adjustRightInd w:val="0"/>
              <w:jc w:val="center"/>
              <w:rPr>
                <w:rFonts w:asciiTheme="majorHAnsi" w:hAnsiTheme="majorHAnsi"/>
                <w:b/>
                <w:sz w:val="16"/>
              </w:rPr>
            </w:pPr>
            <w:r w:rsidRPr="00B43262">
              <w:rPr>
                <w:rFonts w:asciiTheme="majorHAnsi" w:hAnsiTheme="majorHAnsi"/>
                <w:b/>
                <w:sz w:val="16"/>
              </w:rPr>
              <w:t>(B)</w:t>
            </w:r>
          </w:p>
          <w:p w14:paraId="66F3B1BF" w14:textId="77777777" w:rsidR="0041417B" w:rsidRPr="00B43262" w:rsidRDefault="0041417B" w:rsidP="00D43915">
            <w:pPr>
              <w:widowControl w:val="0"/>
              <w:autoSpaceDE w:val="0"/>
              <w:autoSpaceDN w:val="0"/>
              <w:adjustRightInd w:val="0"/>
              <w:jc w:val="center"/>
              <w:rPr>
                <w:rFonts w:asciiTheme="majorHAnsi" w:hAnsiTheme="majorHAnsi"/>
                <w:b/>
                <w:sz w:val="16"/>
              </w:rPr>
            </w:pPr>
            <w:r w:rsidRPr="00B43262">
              <w:rPr>
                <w:rFonts w:asciiTheme="majorHAnsi" w:hAnsiTheme="majorHAnsi"/>
                <w:b/>
                <w:sz w:val="16"/>
              </w:rPr>
              <w:t>Functioning</w:t>
            </w:r>
          </w:p>
          <w:p w14:paraId="2DF6D8CF" w14:textId="77777777" w:rsidR="0041417B" w:rsidRPr="00B43262" w:rsidRDefault="0041417B" w:rsidP="00D43915">
            <w:pPr>
              <w:widowControl w:val="0"/>
              <w:autoSpaceDE w:val="0"/>
              <w:autoSpaceDN w:val="0"/>
              <w:adjustRightInd w:val="0"/>
              <w:jc w:val="center"/>
              <w:rPr>
                <w:rFonts w:asciiTheme="majorHAnsi" w:hAnsiTheme="majorHAnsi"/>
                <w:b/>
                <w:sz w:val="16"/>
              </w:rPr>
            </w:pPr>
          </w:p>
          <w:p w14:paraId="71E850AB" w14:textId="77777777" w:rsidR="0041417B" w:rsidRPr="00B43262" w:rsidRDefault="0041417B" w:rsidP="00D43915">
            <w:pPr>
              <w:widowControl w:val="0"/>
              <w:autoSpaceDE w:val="0"/>
              <w:autoSpaceDN w:val="0"/>
              <w:adjustRightInd w:val="0"/>
              <w:rPr>
                <w:rFonts w:asciiTheme="majorHAnsi" w:hAnsiTheme="majorHAnsi"/>
                <w:sz w:val="16"/>
              </w:rPr>
            </w:pPr>
            <w:r w:rsidRPr="00B43262">
              <w:rPr>
                <w:rFonts w:asciiTheme="majorHAnsi" w:hAnsiTheme="majorHAnsi"/>
                <w:sz w:val="16"/>
              </w:rPr>
              <w:t>Yes (observed) =1</w:t>
            </w:r>
          </w:p>
          <w:p w14:paraId="786B974B" w14:textId="77777777" w:rsidR="0041417B" w:rsidRPr="00B43262" w:rsidRDefault="0041417B" w:rsidP="00D43915">
            <w:pPr>
              <w:widowControl w:val="0"/>
              <w:autoSpaceDE w:val="0"/>
              <w:autoSpaceDN w:val="0"/>
              <w:adjustRightInd w:val="0"/>
              <w:rPr>
                <w:rFonts w:asciiTheme="majorHAnsi" w:hAnsiTheme="majorHAnsi"/>
                <w:sz w:val="16"/>
              </w:rPr>
            </w:pPr>
            <w:r w:rsidRPr="00B43262">
              <w:rPr>
                <w:rFonts w:asciiTheme="majorHAnsi" w:hAnsiTheme="majorHAnsi"/>
                <w:sz w:val="16"/>
              </w:rPr>
              <w:t>Yes (not observed) =2</w:t>
            </w:r>
          </w:p>
          <w:p w14:paraId="52981D18" w14:textId="77777777" w:rsidR="0041417B" w:rsidRPr="00B43262" w:rsidRDefault="0041417B" w:rsidP="00D43915">
            <w:pPr>
              <w:widowControl w:val="0"/>
              <w:autoSpaceDE w:val="0"/>
              <w:autoSpaceDN w:val="0"/>
              <w:adjustRightInd w:val="0"/>
              <w:rPr>
                <w:rFonts w:asciiTheme="majorHAnsi" w:hAnsiTheme="majorHAnsi"/>
                <w:b/>
                <w:sz w:val="16"/>
              </w:rPr>
            </w:pPr>
            <w:r w:rsidRPr="00B43262">
              <w:rPr>
                <w:rFonts w:asciiTheme="majorHAnsi" w:hAnsiTheme="majorHAnsi"/>
                <w:sz w:val="16"/>
              </w:rPr>
              <w:t>No = 3</w:t>
            </w:r>
          </w:p>
        </w:tc>
      </w:tr>
      <w:tr w:rsidR="0041417B" w:rsidRPr="00B43262" w14:paraId="7E6EAD3A" w14:textId="77777777" w:rsidTr="002C02FE">
        <w:trPr>
          <w:gridAfter w:val="1"/>
          <w:trHeight w:val="401"/>
        </w:trPr>
        <w:tc>
          <w:tcPr>
            <w:tcW w:w="443" w:type="dxa"/>
            <w:tcBorders>
              <w:top w:val="single" w:sz="4" w:space="0" w:color="auto"/>
            </w:tcBorders>
            <w:vAlign w:val="bottom"/>
          </w:tcPr>
          <w:p w14:paraId="2B2A2B43" w14:textId="77777777" w:rsidR="0041417B" w:rsidRPr="00B43262" w:rsidRDefault="0041417B" w:rsidP="00D43915">
            <w:pPr>
              <w:rPr>
                <w:rFonts w:asciiTheme="majorHAnsi" w:hAnsiTheme="majorHAnsi"/>
                <w:b/>
              </w:rPr>
            </w:pPr>
            <w:r w:rsidRPr="00B43262">
              <w:rPr>
                <w:rFonts w:asciiTheme="majorHAnsi" w:hAnsiTheme="majorHAnsi"/>
                <w:b/>
              </w:rPr>
              <w:t xml:space="preserve">Q1. </w:t>
            </w:r>
          </w:p>
        </w:tc>
        <w:tc>
          <w:tcPr>
            <w:tcW w:w="2094" w:type="dxa"/>
            <w:gridSpan w:val="3"/>
            <w:tcBorders>
              <w:top w:val="single" w:sz="4" w:space="0" w:color="auto"/>
            </w:tcBorders>
            <w:vAlign w:val="bottom"/>
          </w:tcPr>
          <w:p w14:paraId="0BCA6450" w14:textId="77777777" w:rsidR="0041417B" w:rsidRPr="00B43262" w:rsidRDefault="0041417B" w:rsidP="00D43915">
            <w:pPr>
              <w:widowControl w:val="0"/>
              <w:autoSpaceDE w:val="0"/>
              <w:autoSpaceDN w:val="0"/>
              <w:adjustRightInd w:val="0"/>
              <w:rPr>
                <w:rFonts w:asciiTheme="majorHAnsi" w:hAnsiTheme="majorHAnsi" w:cs="Calibri"/>
                <w:b/>
              </w:rPr>
            </w:pPr>
            <w:r w:rsidRPr="00B43262">
              <w:rPr>
                <w:rFonts w:asciiTheme="majorHAnsi" w:hAnsiTheme="majorHAnsi" w:cs="Calibri"/>
                <w:b/>
                <w:color w:val="000000"/>
              </w:rPr>
              <w:t>Adult weighing scale</w:t>
            </w:r>
          </w:p>
        </w:tc>
        <w:tc>
          <w:tcPr>
            <w:tcW w:w="1231" w:type="dxa"/>
            <w:vAlign w:val="bottom"/>
          </w:tcPr>
          <w:p w14:paraId="6E7702AA" w14:textId="77777777" w:rsidR="0041417B" w:rsidRPr="00B43262" w:rsidRDefault="0041417B" w:rsidP="00D43915">
            <w:pPr>
              <w:widowControl w:val="0"/>
              <w:autoSpaceDE w:val="0"/>
              <w:autoSpaceDN w:val="0"/>
              <w:adjustRightInd w:val="0"/>
              <w:jc w:val="center"/>
              <w:rPr>
                <w:rFonts w:asciiTheme="majorHAnsi" w:hAnsiTheme="majorHAnsi" w:cs="Calibri"/>
                <w:b/>
              </w:rPr>
            </w:pPr>
            <w:r w:rsidRPr="00B43262">
              <w:rPr>
                <w:rFonts w:asciiTheme="majorHAnsi" w:hAnsiTheme="majorHAnsi"/>
              </w:rPr>
              <w:t>|___|</w:t>
            </w:r>
          </w:p>
        </w:tc>
        <w:tc>
          <w:tcPr>
            <w:tcW w:w="1231" w:type="dxa"/>
            <w:vAlign w:val="bottom"/>
          </w:tcPr>
          <w:p w14:paraId="66AE1709" w14:textId="77777777" w:rsidR="0041417B" w:rsidRPr="00B43262" w:rsidRDefault="0041417B" w:rsidP="00D43915">
            <w:pPr>
              <w:widowControl w:val="0"/>
              <w:autoSpaceDE w:val="0"/>
              <w:autoSpaceDN w:val="0"/>
              <w:adjustRightInd w:val="0"/>
              <w:jc w:val="center"/>
              <w:rPr>
                <w:rFonts w:asciiTheme="majorHAnsi" w:hAnsiTheme="majorHAnsi" w:cs="Calibri"/>
                <w:b/>
              </w:rPr>
            </w:pPr>
            <w:r w:rsidRPr="00B43262">
              <w:rPr>
                <w:rFonts w:asciiTheme="majorHAnsi" w:hAnsiTheme="majorHAnsi"/>
              </w:rPr>
              <w:t>|___|</w:t>
            </w:r>
          </w:p>
        </w:tc>
        <w:tc>
          <w:tcPr>
            <w:tcW w:w="492" w:type="dxa"/>
            <w:vAlign w:val="bottom"/>
          </w:tcPr>
          <w:p w14:paraId="3FB6A809" w14:textId="77777777" w:rsidR="0041417B" w:rsidRPr="00B43262" w:rsidRDefault="0041417B" w:rsidP="00D43915">
            <w:pPr>
              <w:rPr>
                <w:rFonts w:asciiTheme="majorHAnsi" w:hAnsiTheme="majorHAnsi"/>
                <w:b/>
              </w:rPr>
            </w:pPr>
            <w:r w:rsidRPr="00B43262">
              <w:rPr>
                <w:rFonts w:asciiTheme="majorHAnsi" w:hAnsiTheme="majorHAnsi"/>
                <w:b/>
              </w:rPr>
              <w:t>Q2.</w:t>
            </w:r>
          </w:p>
        </w:tc>
        <w:tc>
          <w:tcPr>
            <w:tcW w:w="1602" w:type="dxa"/>
            <w:gridSpan w:val="4"/>
            <w:vAlign w:val="bottom"/>
          </w:tcPr>
          <w:p w14:paraId="5D592D18" w14:textId="77777777" w:rsidR="0041417B" w:rsidRPr="00B43262" w:rsidRDefault="0041417B" w:rsidP="00D43915">
            <w:pPr>
              <w:widowControl w:val="0"/>
              <w:autoSpaceDE w:val="0"/>
              <w:autoSpaceDN w:val="0"/>
              <w:adjustRightInd w:val="0"/>
              <w:rPr>
                <w:rFonts w:asciiTheme="majorHAnsi" w:hAnsiTheme="majorHAnsi" w:cs="Calibri"/>
                <w:b/>
              </w:rPr>
            </w:pPr>
            <w:r w:rsidRPr="00B43262">
              <w:rPr>
                <w:rFonts w:asciiTheme="majorHAnsi" w:hAnsiTheme="majorHAnsi" w:cs="Calibri"/>
                <w:b/>
              </w:rPr>
              <w:t>Thermometer</w:t>
            </w:r>
          </w:p>
        </w:tc>
        <w:tc>
          <w:tcPr>
            <w:tcW w:w="1354" w:type="dxa"/>
            <w:gridSpan w:val="2"/>
            <w:vAlign w:val="bottom"/>
          </w:tcPr>
          <w:p w14:paraId="4123EB07" w14:textId="77777777" w:rsidR="0041417B" w:rsidRPr="00B43262" w:rsidRDefault="0041417B" w:rsidP="00D43915">
            <w:pPr>
              <w:widowControl w:val="0"/>
              <w:autoSpaceDE w:val="0"/>
              <w:autoSpaceDN w:val="0"/>
              <w:adjustRightInd w:val="0"/>
              <w:jc w:val="center"/>
              <w:rPr>
                <w:rFonts w:asciiTheme="majorHAnsi" w:hAnsiTheme="majorHAnsi" w:cs="Calibri"/>
                <w:b/>
              </w:rPr>
            </w:pPr>
            <w:r w:rsidRPr="00B43262">
              <w:rPr>
                <w:rFonts w:asciiTheme="majorHAnsi" w:hAnsiTheme="majorHAnsi"/>
              </w:rPr>
              <w:t>|___|</w:t>
            </w:r>
          </w:p>
        </w:tc>
        <w:tc>
          <w:tcPr>
            <w:tcW w:w="1348" w:type="dxa"/>
            <w:gridSpan w:val="2"/>
            <w:vAlign w:val="bottom"/>
          </w:tcPr>
          <w:p w14:paraId="19FC484F" w14:textId="77777777" w:rsidR="0041417B" w:rsidRPr="00B43262" w:rsidRDefault="0041417B" w:rsidP="00D43915">
            <w:pPr>
              <w:widowControl w:val="0"/>
              <w:autoSpaceDE w:val="0"/>
              <w:autoSpaceDN w:val="0"/>
              <w:adjustRightInd w:val="0"/>
              <w:jc w:val="center"/>
              <w:rPr>
                <w:rFonts w:asciiTheme="majorHAnsi" w:hAnsiTheme="majorHAnsi" w:cs="Calibri"/>
                <w:b/>
              </w:rPr>
            </w:pPr>
            <w:r w:rsidRPr="00B43262">
              <w:rPr>
                <w:rFonts w:asciiTheme="majorHAnsi" w:hAnsiTheme="majorHAnsi"/>
              </w:rPr>
              <w:t>|___|</w:t>
            </w:r>
          </w:p>
        </w:tc>
      </w:tr>
      <w:tr w:rsidR="0041417B" w:rsidRPr="00B43262" w14:paraId="3136FC99" w14:textId="77777777" w:rsidTr="002C02FE">
        <w:trPr>
          <w:gridAfter w:val="1"/>
          <w:trHeight w:val="401"/>
        </w:trPr>
        <w:tc>
          <w:tcPr>
            <w:tcW w:w="443" w:type="dxa"/>
          </w:tcPr>
          <w:p w14:paraId="76F8828D" w14:textId="77777777" w:rsidR="0041417B" w:rsidRPr="00B43262" w:rsidRDefault="0041417B" w:rsidP="00D43915">
            <w:r w:rsidRPr="00B43262">
              <w:rPr>
                <w:rFonts w:asciiTheme="majorHAnsi" w:hAnsiTheme="majorHAnsi"/>
                <w:b/>
              </w:rPr>
              <w:t>Q3.</w:t>
            </w:r>
          </w:p>
        </w:tc>
        <w:tc>
          <w:tcPr>
            <w:tcW w:w="2094" w:type="dxa"/>
            <w:gridSpan w:val="3"/>
            <w:vAlign w:val="bottom"/>
          </w:tcPr>
          <w:p w14:paraId="36B55E6C" w14:textId="77777777" w:rsidR="0041417B" w:rsidRPr="007C0917" w:rsidRDefault="0041417B" w:rsidP="00D43915">
            <w:pPr>
              <w:widowControl w:val="0"/>
              <w:autoSpaceDE w:val="0"/>
              <w:autoSpaceDN w:val="0"/>
              <w:adjustRightInd w:val="0"/>
              <w:rPr>
                <w:rFonts w:asciiTheme="majorHAnsi" w:hAnsiTheme="majorHAnsi" w:cs="Calibri"/>
                <w:b/>
              </w:rPr>
            </w:pPr>
            <w:r w:rsidRPr="007C0917">
              <w:rPr>
                <w:rFonts w:asciiTheme="majorHAnsi" w:hAnsiTheme="majorHAnsi" w:cs="Calibri"/>
                <w:b/>
                <w:color w:val="000000"/>
              </w:rPr>
              <w:t xml:space="preserve">Child weighing scale </w:t>
            </w:r>
            <w:r w:rsidRPr="007C0917">
              <w:rPr>
                <w:rFonts w:asciiTheme="majorHAnsi" w:hAnsiTheme="majorHAnsi" w:cs="Calibri"/>
                <w:color w:val="000000"/>
                <w:sz w:val="16"/>
              </w:rPr>
              <w:t>(250g gradation)</w:t>
            </w:r>
          </w:p>
        </w:tc>
        <w:tc>
          <w:tcPr>
            <w:tcW w:w="1231" w:type="dxa"/>
            <w:vAlign w:val="bottom"/>
          </w:tcPr>
          <w:p w14:paraId="66F4312B" w14:textId="77777777" w:rsidR="0041417B" w:rsidRPr="00B43262" w:rsidRDefault="0041417B" w:rsidP="00D43915">
            <w:pPr>
              <w:widowControl w:val="0"/>
              <w:autoSpaceDE w:val="0"/>
              <w:autoSpaceDN w:val="0"/>
              <w:adjustRightInd w:val="0"/>
              <w:jc w:val="center"/>
              <w:rPr>
                <w:rFonts w:asciiTheme="majorHAnsi" w:hAnsiTheme="majorHAnsi" w:cs="Calibri"/>
                <w:b/>
              </w:rPr>
            </w:pPr>
            <w:r w:rsidRPr="00B43262">
              <w:rPr>
                <w:rFonts w:asciiTheme="majorHAnsi" w:hAnsiTheme="majorHAnsi"/>
              </w:rPr>
              <w:t>|___|</w:t>
            </w:r>
          </w:p>
        </w:tc>
        <w:tc>
          <w:tcPr>
            <w:tcW w:w="1231" w:type="dxa"/>
            <w:vAlign w:val="bottom"/>
          </w:tcPr>
          <w:p w14:paraId="410F39F4" w14:textId="77777777" w:rsidR="0041417B" w:rsidRPr="00B43262" w:rsidRDefault="0041417B" w:rsidP="00D43915">
            <w:pPr>
              <w:widowControl w:val="0"/>
              <w:autoSpaceDE w:val="0"/>
              <w:autoSpaceDN w:val="0"/>
              <w:adjustRightInd w:val="0"/>
              <w:jc w:val="center"/>
              <w:rPr>
                <w:rFonts w:asciiTheme="majorHAnsi" w:hAnsiTheme="majorHAnsi" w:cs="Calibri"/>
                <w:b/>
              </w:rPr>
            </w:pPr>
            <w:r w:rsidRPr="00B43262">
              <w:rPr>
                <w:rFonts w:asciiTheme="majorHAnsi" w:hAnsiTheme="majorHAnsi"/>
              </w:rPr>
              <w:t>|___|</w:t>
            </w:r>
          </w:p>
        </w:tc>
        <w:tc>
          <w:tcPr>
            <w:tcW w:w="492" w:type="dxa"/>
            <w:tcBorders>
              <w:bottom w:val="single" w:sz="4" w:space="0" w:color="auto"/>
            </w:tcBorders>
          </w:tcPr>
          <w:p w14:paraId="002F1EBC" w14:textId="77777777" w:rsidR="0041417B" w:rsidRPr="00B43262" w:rsidRDefault="0041417B" w:rsidP="00D43915">
            <w:r w:rsidRPr="00B43262">
              <w:rPr>
                <w:rFonts w:asciiTheme="majorHAnsi" w:hAnsiTheme="majorHAnsi"/>
                <w:b/>
              </w:rPr>
              <w:t>Q4.</w:t>
            </w:r>
          </w:p>
        </w:tc>
        <w:tc>
          <w:tcPr>
            <w:tcW w:w="1602" w:type="dxa"/>
            <w:gridSpan w:val="4"/>
            <w:tcBorders>
              <w:bottom w:val="single" w:sz="4" w:space="0" w:color="auto"/>
            </w:tcBorders>
            <w:vAlign w:val="bottom"/>
          </w:tcPr>
          <w:p w14:paraId="2ABAC4A6" w14:textId="77777777" w:rsidR="0041417B" w:rsidRPr="00B43262" w:rsidRDefault="0041417B" w:rsidP="00D43915">
            <w:pPr>
              <w:widowControl w:val="0"/>
              <w:autoSpaceDE w:val="0"/>
              <w:autoSpaceDN w:val="0"/>
              <w:adjustRightInd w:val="0"/>
              <w:rPr>
                <w:rFonts w:asciiTheme="majorHAnsi" w:hAnsiTheme="majorHAnsi" w:cs="Calibri"/>
                <w:b/>
              </w:rPr>
            </w:pPr>
            <w:r w:rsidRPr="00B43262">
              <w:rPr>
                <w:rFonts w:asciiTheme="majorHAnsi" w:hAnsiTheme="majorHAnsi" w:cs="Calibri"/>
                <w:b/>
              </w:rPr>
              <w:t>Stethoscope</w:t>
            </w:r>
          </w:p>
        </w:tc>
        <w:tc>
          <w:tcPr>
            <w:tcW w:w="1354" w:type="dxa"/>
            <w:gridSpan w:val="2"/>
            <w:tcBorders>
              <w:bottom w:val="single" w:sz="4" w:space="0" w:color="auto"/>
            </w:tcBorders>
            <w:vAlign w:val="bottom"/>
          </w:tcPr>
          <w:p w14:paraId="5A16F08B" w14:textId="77777777" w:rsidR="0041417B" w:rsidRPr="00B43262" w:rsidRDefault="0041417B" w:rsidP="00D43915">
            <w:pPr>
              <w:widowControl w:val="0"/>
              <w:autoSpaceDE w:val="0"/>
              <w:autoSpaceDN w:val="0"/>
              <w:adjustRightInd w:val="0"/>
              <w:jc w:val="center"/>
              <w:rPr>
                <w:rFonts w:asciiTheme="majorHAnsi" w:hAnsiTheme="majorHAnsi" w:cs="Calibri"/>
                <w:b/>
              </w:rPr>
            </w:pPr>
            <w:r w:rsidRPr="00B43262">
              <w:rPr>
                <w:rFonts w:asciiTheme="majorHAnsi" w:hAnsiTheme="majorHAnsi"/>
              </w:rPr>
              <w:t>|___|</w:t>
            </w:r>
          </w:p>
        </w:tc>
        <w:tc>
          <w:tcPr>
            <w:tcW w:w="1348" w:type="dxa"/>
            <w:gridSpan w:val="2"/>
            <w:tcBorders>
              <w:bottom w:val="single" w:sz="4" w:space="0" w:color="auto"/>
            </w:tcBorders>
            <w:vAlign w:val="bottom"/>
          </w:tcPr>
          <w:p w14:paraId="3D16DD5D" w14:textId="77777777" w:rsidR="0041417B" w:rsidRPr="00B43262" w:rsidRDefault="0041417B" w:rsidP="00D43915">
            <w:pPr>
              <w:widowControl w:val="0"/>
              <w:autoSpaceDE w:val="0"/>
              <w:autoSpaceDN w:val="0"/>
              <w:adjustRightInd w:val="0"/>
              <w:jc w:val="center"/>
              <w:rPr>
                <w:rFonts w:asciiTheme="majorHAnsi" w:hAnsiTheme="majorHAnsi" w:cs="Calibri"/>
                <w:b/>
              </w:rPr>
            </w:pPr>
            <w:r w:rsidRPr="00B43262">
              <w:rPr>
                <w:rFonts w:asciiTheme="majorHAnsi" w:hAnsiTheme="majorHAnsi"/>
              </w:rPr>
              <w:t>|___|</w:t>
            </w:r>
          </w:p>
        </w:tc>
      </w:tr>
      <w:tr w:rsidR="0041417B" w:rsidRPr="00B43262" w14:paraId="1925A7D0" w14:textId="77777777" w:rsidTr="002C02FE">
        <w:trPr>
          <w:gridAfter w:val="1"/>
          <w:trHeight w:val="401"/>
        </w:trPr>
        <w:tc>
          <w:tcPr>
            <w:tcW w:w="443" w:type="dxa"/>
          </w:tcPr>
          <w:p w14:paraId="25853BD2" w14:textId="77777777" w:rsidR="0041417B" w:rsidRPr="00B43262" w:rsidRDefault="0041417B" w:rsidP="00D43915">
            <w:r w:rsidRPr="00B43262">
              <w:rPr>
                <w:rFonts w:asciiTheme="majorHAnsi" w:hAnsiTheme="majorHAnsi"/>
                <w:b/>
              </w:rPr>
              <w:t>Q5.</w:t>
            </w:r>
          </w:p>
        </w:tc>
        <w:tc>
          <w:tcPr>
            <w:tcW w:w="2094" w:type="dxa"/>
            <w:gridSpan w:val="3"/>
            <w:vAlign w:val="bottom"/>
          </w:tcPr>
          <w:p w14:paraId="0354B0A6" w14:textId="77777777" w:rsidR="0041417B" w:rsidRPr="00F65BAE" w:rsidRDefault="0041417B" w:rsidP="00D43915">
            <w:pPr>
              <w:widowControl w:val="0"/>
              <w:autoSpaceDE w:val="0"/>
              <w:autoSpaceDN w:val="0"/>
              <w:adjustRightInd w:val="0"/>
              <w:rPr>
                <w:rFonts w:asciiTheme="majorHAnsi" w:hAnsiTheme="majorHAnsi" w:cs="Calibri"/>
                <w:b/>
              </w:rPr>
            </w:pPr>
            <w:r w:rsidRPr="00F65BAE">
              <w:rPr>
                <w:rFonts w:asciiTheme="majorHAnsi" w:hAnsiTheme="majorHAnsi" w:cs="Calibri"/>
                <w:b/>
              </w:rPr>
              <w:t xml:space="preserve">Infant weighing scale </w:t>
            </w:r>
            <w:r w:rsidRPr="00F65BAE">
              <w:rPr>
                <w:rFonts w:asciiTheme="majorHAnsi" w:hAnsiTheme="majorHAnsi" w:cs="Calibri"/>
                <w:sz w:val="16"/>
              </w:rPr>
              <w:t>(100g gradation)</w:t>
            </w:r>
          </w:p>
        </w:tc>
        <w:tc>
          <w:tcPr>
            <w:tcW w:w="1231" w:type="dxa"/>
            <w:vAlign w:val="bottom"/>
          </w:tcPr>
          <w:p w14:paraId="63097D1C" w14:textId="77777777" w:rsidR="0041417B" w:rsidRPr="00F65BAE" w:rsidRDefault="0041417B" w:rsidP="00D43915">
            <w:pPr>
              <w:widowControl w:val="0"/>
              <w:autoSpaceDE w:val="0"/>
              <w:autoSpaceDN w:val="0"/>
              <w:adjustRightInd w:val="0"/>
              <w:jc w:val="center"/>
              <w:rPr>
                <w:rFonts w:asciiTheme="majorHAnsi" w:hAnsiTheme="majorHAnsi" w:cs="Calibri"/>
                <w:b/>
              </w:rPr>
            </w:pPr>
            <w:r w:rsidRPr="00F65BAE">
              <w:rPr>
                <w:rFonts w:asciiTheme="majorHAnsi" w:hAnsiTheme="majorHAnsi"/>
              </w:rPr>
              <w:t>|___|</w:t>
            </w:r>
          </w:p>
        </w:tc>
        <w:tc>
          <w:tcPr>
            <w:tcW w:w="1231" w:type="dxa"/>
            <w:vAlign w:val="bottom"/>
          </w:tcPr>
          <w:p w14:paraId="7E118CD6" w14:textId="77777777" w:rsidR="0041417B" w:rsidRPr="00F65BAE" w:rsidRDefault="0041417B" w:rsidP="00D43915">
            <w:pPr>
              <w:widowControl w:val="0"/>
              <w:autoSpaceDE w:val="0"/>
              <w:autoSpaceDN w:val="0"/>
              <w:adjustRightInd w:val="0"/>
              <w:jc w:val="center"/>
              <w:rPr>
                <w:rFonts w:asciiTheme="majorHAnsi" w:hAnsiTheme="majorHAnsi" w:cs="Calibri"/>
                <w:b/>
              </w:rPr>
            </w:pPr>
            <w:r w:rsidRPr="00F65BAE">
              <w:rPr>
                <w:rFonts w:asciiTheme="majorHAnsi" w:hAnsiTheme="majorHAnsi"/>
              </w:rPr>
              <w:t>|___|</w:t>
            </w:r>
          </w:p>
        </w:tc>
        <w:tc>
          <w:tcPr>
            <w:tcW w:w="492" w:type="dxa"/>
          </w:tcPr>
          <w:p w14:paraId="0254F3A5" w14:textId="77777777" w:rsidR="0041417B" w:rsidRPr="00F65BAE" w:rsidRDefault="0041417B" w:rsidP="00D43915">
            <w:r w:rsidRPr="00F65BAE">
              <w:rPr>
                <w:rFonts w:asciiTheme="majorHAnsi" w:hAnsiTheme="majorHAnsi"/>
                <w:b/>
              </w:rPr>
              <w:t>Q6.</w:t>
            </w:r>
          </w:p>
        </w:tc>
        <w:tc>
          <w:tcPr>
            <w:tcW w:w="1602" w:type="dxa"/>
            <w:gridSpan w:val="4"/>
            <w:vAlign w:val="bottom"/>
          </w:tcPr>
          <w:p w14:paraId="1013A4D6" w14:textId="77777777" w:rsidR="0041417B" w:rsidRPr="00F65BAE" w:rsidRDefault="0041417B" w:rsidP="00D43915">
            <w:pPr>
              <w:widowControl w:val="0"/>
              <w:autoSpaceDE w:val="0"/>
              <w:autoSpaceDN w:val="0"/>
              <w:adjustRightInd w:val="0"/>
              <w:rPr>
                <w:rFonts w:asciiTheme="majorHAnsi" w:hAnsiTheme="majorHAnsi" w:cs="Calibri"/>
                <w:b/>
              </w:rPr>
            </w:pPr>
            <w:r w:rsidRPr="00F65BAE">
              <w:rPr>
                <w:rFonts w:asciiTheme="majorHAnsi" w:hAnsiTheme="majorHAnsi" w:cs="Calibri"/>
                <w:b/>
              </w:rPr>
              <w:t>Sphygmomanometer</w:t>
            </w:r>
          </w:p>
        </w:tc>
        <w:tc>
          <w:tcPr>
            <w:tcW w:w="1354" w:type="dxa"/>
            <w:gridSpan w:val="2"/>
            <w:vAlign w:val="bottom"/>
          </w:tcPr>
          <w:p w14:paraId="5CA75972" w14:textId="77777777" w:rsidR="0041417B" w:rsidRPr="00B43262" w:rsidRDefault="0041417B" w:rsidP="00D43915">
            <w:pPr>
              <w:widowControl w:val="0"/>
              <w:autoSpaceDE w:val="0"/>
              <w:autoSpaceDN w:val="0"/>
              <w:adjustRightInd w:val="0"/>
              <w:jc w:val="center"/>
              <w:rPr>
                <w:rFonts w:asciiTheme="majorHAnsi" w:hAnsiTheme="majorHAnsi" w:cs="Calibri"/>
                <w:b/>
              </w:rPr>
            </w:pPr>
            <w:r w:rsidRPr="00B43262">
              <w:rPr>
                <w:rFonts w:asciiTheme="majorHAnsi" w:hAnsiTheme="majorHAnsi"/>
              </w:rPr>
              <w:t>|___|</w:t>
            </w:r>
          </w:p>
        </w:tc>
        <w:tc>
          <w:tcPr>
            <w:tcW w:w="1348" w:type="dxa"/>
            <w:gridSpan w:val="2"/>
            <w:vAlign w:val="bottom"/>
          </w:tcPr>
          <w:p w14:paraId="1B1F41A2" w14:textId="77777777" w:rsidR="0041417B" w:rsidRPr="00B43262" w:rsidRDefault="0041417B" w:rsidP="00D43915">
            <w:pPr>
              <w:widowControl w:val="0"/>
              <w:autoSpaceDE w:val="0"/>
              <w:autoSpaceDN w:val="0"/>
              <w:adjustRightInd w:val="0"/>
              <w:jc w:val="center"/>
              <w:rPr>
                <w:rFonts w:asciiTheme="majorHAnsi" w:hAnsiTheme="majorHAnsi" w:cs="Calibri"/>
                <w:b/>
              </w:rPr>
            </w:pPr>
            <w:r w:rsidRPr="00B43262">
              <w:rPr>
                <w:rFonts w:asciiTheme="majorHAnsi" w:hAnsiTheme="majorHAnsi"/>
              </w:rPr>
              <w:t>|___|</w:t>
            </w:r>
          </w:p>
        </w:tc>
      </w:tr>
      <w:tr w:rsidR="0041417B" w:rsidRPr="00B43262" w14:paraId="5271316E" w14:textId="77777777" w:rsidTr="002C02FE">
        <w:trPr>
          <w:gridAfter w:val="1"/>
          <w:trHeight w:val="401"/>
        </w:trPr>
        <w:tc>
          <w:tcPr>
            <w:tcW w:w="443" w:type="dxa"/>
          </w:tcPr>
          <w:p w14:paraId="54A3A6BC" w14:textId="77777777" w:rsidR="0041417B" w:rsidRPr="00B43262" w:rsidRDefault="0041417B" w:rsidP="00D43915">
            <w:r w:rsidRPr="00B43262">
              <w:rPr>
                <w:rFonts w:asciiTheme="majorHAnsi" w:hAnsiTheme="majorHAnsi"/>
                <w:b/>
              </w:rPr>
              <w:t>Q7.</w:t>
            </w:r>
          </w:p>
        </w:tc>
        <w:tc>
          <w:tcPr>
            <w:tcW w:w="2094" w:type="dxa"/>
            <w:gridSpan w:val="3"/>
            <w:vAlign w:val="bottom"/>
          </w:tcPr>
          <w:p w14:paraId="254061C6" w14:textId="77777777" w:rsidR="0041417B" w:rsidRPr="00F65BAE" w:rsidRDefault="0041417B" w:rsidP="00D43915">
            <w:pPr>
              <w:widowControl w:val="0"/>
              <w:autoSpaceDE w:val="0"/>
              <w:autoSpaceDN w:val="0"/>
              <w:adjustRightInd w:val="0"/>
              <w:rPr>
                <w:rFonts w:asciiTheme="majorHAnsi" w:hAnsiTheme="majorHAnsi" w:cs="Calibri"/>
                <w:b/>
              </w:rPr>
            </w:pPr>
            <w:r w:rsidRPr="00F65BAE">
              <w:rPr>
                <w:rFonts w:asciiTheme="majorHAnsi" w:hAnsiTheme="majorHAnsi" w:cs="Calibri"/>
                <w:b/>
              </w:rPr>
              <w:t>Bag and mask for neon</w:t>
            </w:r>
            <w:r w:rsidR="00BC58E7" w:rsidRPr="00F65BAE">
              <w:rPr>
                <w:rFonts w:asciiTheme="majorHAnsi" w:hAnsiTheme="majorHAnsi" w:cs="Calibri"/>
                <w:b/>
              </w:rPr>
              <w:t>a</w:t>
            </w:r>
            <w:r w:rsidRPr="00F65BAE">
              <w:rPr>
                <w:rFonts w:asciiTheme="majorHAnsi" w:hAnsiTheme="majorHAnsi" w:cs="Calibri"/>
                <w:b/>
              </w:rPr>
              <w:t>tal resuscitation</w:t>
            </w:r>
          </w:p>
        </w:tc>
        <w:tc>
          <w:tcPr>
            <w:tcW w:w="1231" w:type="dxa"/>
            <w:vAlign w:val="bottom"/>
          </w:tcPr>
          <w:p w14:paraId="31F3BCDA" w14:textId="77777777" w:rsidR="0041417B" w:rsidRPr="00F65BAE" w:rsidRDefault="0041417B" w:rsidP="00D43915">
            <w:pPr>
              <w:widowControl w:val="0"/>
              <w:autoSpaceDE w:val="0"/>
              <w:autoSpaceDN w:val="0"/>
              <w:adjustRightInd w:val="0"/>
              <w:jc w:val="center"/>
              <w:rPr>
                <w:rFonts w:asciiTheme="majorHAnsi" w:hAnsiTheme="majorHAnsi"/>
              </w:rPr>
            </w:pPr>
            <w:r w:rsidRPr="00F65BAE">
              <w:rPr>
                <w:rFonts w:asciiTheme="majorHAnsi" w:hAnsiTheme="majorHAnsi"/>
              </w:rPr>
              <w:t>|___|</w:t>
            </w:r>
          </w:p>
        </w:tc>
        <w:tc>
          <w:tcPr>
            <w:tcW w:w="1231" w:type="dxa"/>
            <w:vAlign w:val="bottom"/>
          </w:tcPr>
          <w:p w14:paraId="6EA0BB74" w14:textId="77777777" w:rsidR="0041417B" w:rsidRPr="00F65BAE" w:rsidRDefault="0041417B" w:rsidP="00D43915">
            <w:pPr>
              <w:widowControl w:val="0"/>
              <w:autoSpaceDE w:val="0"/>
              <w:autoSpaceDN w:val="0"/>
              <w:adjustRightInd w:val="0"/>
              <w:jc w:val="center"/>
              <w:rPr>
                <w:rFonts w:asciiTheme="majorHAnsi" w:hAnsiTheme="majorHAnsi"/>
              </w:rPr>
            </w:pPr>
            <w:r w:rsidRPr="00F65BAE">
              <w:rPr>
                <w:rFonts w:asciiTheme="majorHAnsi" w:hAnsiTheme="majorHAnsi"/>
              </w:rPr>
              <w:t>|___|</w:t>
            </w:r>
          </w:p>
        </w:tc>
        <w:tc>
          <w:tcPr>
            <w:tcW w:w="492" w:type="dxa"/>
          </w:tcPr>
          <w:p w14:paraId="27443D30" w14:textId="77777777" w:rsidR="0041417B" w:rsidRPr="00F65BAE" w:rsidRDefault="0041417B" w:rsidP="00D43915">
            <w:r w:rsidRPr="00F65BAE">
              <w:rPr>
                <w:rFonts w:asciiTheme="majorHAnsi" w:hAnsiTheme="majorHAnsi"/>
                <w:b/>
              </w:rPr>
              <w:t>Q8.</w:t>
            </w:r>
          </w:p>
        </w:tc>
        <w:tc>
          <w:tcPr>
            <w:tcW w:w="1602" w:type="dxa"/>
            <w:gridSpan w:val="4"/>
            <w:vAlign w:val="bottom"/>
          </w:tcPr>
          <w:p w14:paraId="7FEC3193" w14:textId="78783E82" w:rsidR="0041417B" w:rsidRPr="00F65BAE" w:rsidRDefault="0041417B" w:rsidP="00D43915">
            <w:pPr>
              <w:widowControl w:val="0"/>
              <w:autoSpaceDE w:val="0"/>
              <w:autoSpaceDN w:val="0"/>
              <w:adjustRightInd w:val="0"/>
              <w:rPr>
                <w:rFonts w:asciiTheme="majorHAnsi" w:hAnsiTheme="majorHAnsi"/>
                <w:b/>
              </w:rPr>
            </w:pPr>
            <w:r w:rsidRPr="00F65BAE">
              <w:rPr>
                <w:rFonts w:asciiTheme="majorHAnsi" w:hAnsiTheme="majorHAnsi"/>
                <w:b/>
              </w:rPr>
              <w:t>Instr</w:t>
            </w:r>
            <w:r w:rsidR="00BC58E7" w:rsidRPr="00F65BAE">
              <w:rPr>
                <w:rFonts w:asciiTheme="majorHAnsi" w:hAnsiTheme="majorHAnsi"/>
                <w:b/>
              </w:rPr>
              <w:t>u</w:t>
            </w:r>
            <w:r w:rsidRPr="00F65BAE">
              <w:rPr>
                <w:rFonts w:asciiTheme="majorHAnsi" w:hAnsiTheme="majorHAnsi"/>
                <w:b/>
              </w:rPr>
              <w:t xml:space="preserve">ment to clear upper </w:t>
            </w:r>
            <w:r w:rsidRPr="00F65BAE">
              <w:rPr>
                <w:rFonts w:asciiTheme="majorHAnsi" w:hAnsiTheme="majorHAnsi"/>
                <w:b/>
              </w:rPr>
              <w:lastRenderedPageBreak/>
              <w:t>airways of neonate</w:t>
            </w:r>
            <w:r w:rsidR="00BC58E7" w:rsidRPr="00F65BAE">
              <w:rPr>
                <w:rFonts w:asciiTheme="majorHAnsi" w:hAnsiTheme="majorHAnsi"/>
                <w:b/>
              </w:rPr>
              <w:t xml:space="preserve"> (</w:t>
            </w:r>
            <w:r w:rsidR="00BC2E7F" w:rsidRPr="00F65BAE">
              <w:rPr>
                <w:rFonts w:asciiTheme="majorHAnsi" w:hAnsiTheme="majorHAnsi"/>
                <w:b/>
              </w:rPr>
              <w:t>penguin</w:t>
            </w:r>
            <w:r w:rsidR="00BC58E7" w:rsidRPr="00F65BAE">
              <w:rPr>
                <w:rFonts w:asciiTheme="majorHAnsi" w:hAnsiTheme="majorHAnsi"/>
                <w:b/>
              </w:rPr>
              <w:t>]</w:t>
            </w:r>
          </w:p>
        </w:tc>
        <w:tc>
          <w:tcPr>
            <w:tcW w:w="1354" w:type="dxa"/>
            <w:gridSpan w:val="2"/>
            <w:vAlign w:val="bottom"/>
          </w:tcPr>
          <w:p w14:paraId="2336DE1F" w14:textId="77777777" w:rsidR="0041417B" w:rsidRPr="00B43262" w:rsidRDefault="0041417B" w:rsidP="00D43915">
            <w:pPr>
              <w:widowControl w:val="0"/>
              <w:autoSpaceDE w:val="0"/>
              <w:autoSpaceDN w:val="0"/>
              <w:adjustRightInd w:val="0"/>
              <w:jc w:val="center"/>
              <w:rPr>
                <w:rFonts w:asciiTheme="majorHAnsi" w:hAnsiTheme="majorHAnsi"/>
              </w:rPr>
            </w:pPr>
            <w:r w:rsidRPr="00B43262">
              <w:rPr>
                <w:rFonts w:asciiTheme="majorHAnsi" w:hAnsiTheme="majorHAnsi"/>
              </w:rPr>
              <w:lastRenderedPageBreak/>
              <w:t>|___|</w:t>
            </w:r>
          </w:p>
        </w:tc>
        <w:tc>
          <w:tcPr>
            <w:tcW w:w="1348" w:type="dxa"/>
            <w:gridSpan w:val="2"/>
            <w:vAlign w:val="bottom"/>
          </w:tcPr>
          <w:p w14:paraId="0AF41FB6" w14:textId="77777777" w:rsidR="0041417B" w:rsidRPr="00B43262" w:rsidRDefault="0041417B" w:rsidP="00D43915">
            <w:pPr>
              <w:widowControl w:val="0"/>
              <w:autoSpaceDE w:val="0"/>
              <w:autoSpaceDN w:val="0"/>
              <w:adjustRightInd w:val="0"/>
              <w:jc w:val="center"/>
              <w:rPr>
                <w:rFonts w:asciiTheme="majorHAnsi" w:hAnsiTheme="majorHAnsi"/>
              </w:rPr>
            </w:pPr>
            <w:r w:rsidRPr="00B43262">
              <w:rPr>
                <w:rFonts w:asciiTheme="majorHAnsi" w:hAnsiTheme="majorHAnsi"/>
              </w:rPr>
              <w:t>|___|</w:t>
            </w:r>
          </w:p>
        </w:tc>
      </w:tr>
      <w:tr w:rsidR="003C75D8" w:rsidRPr="00B43262" w14:paraId="30FD2810" w14:textId="77777777" w:rsidTr="002C02FE">
        <w:trPr>
          <w:gridAfter w:val="1"/>
          <w:trHeight w:val="236"/>
        </w:trPr>
        <w:tc>
          <w:tcPr>
            <w:tcW w:w="443" w:type="dxa"/>
          </w:tcPr>
          <w:p w14:paraId="5B821829" w14:textId="0ECDC4BD" w:rsidR="003C75D8" w:rsidRPr="00F65BAE" w:rsidRDefault="003C75D8" w:rsidP="003C75D8">
            <w:pPr>
              <w:rPr>
                <w:rFonts w:asciiTheme="majorHAnsi" w:hAnsiTheme="majorHAnsi"/>
                <w:b/>
              </w:rPr>
            </w:pPr>
            <w:r w:rsidRPr="00F65BAE">
              <w:rPr>
                <w:rFonts w:asciiTheme="majorHAnsi" w:hAnsiTheme="majorHAnsi"/>
                <w:b/>
              </w:rPr>
              <w:t>Q8a</w:t>
            </w:r>
          </w:p>
        </w:tc>
        <w:tc>
          <w:tcPr>
            <w:tcW w:w="2094" w:type="dxa"/>
            <w:gridSpan w:val="3"/>
            <w:vAlign w:val="bottom"/>
          </w:tcPr>
          <w:p w14:paraId="28E5B683" w14:textId="07013319" w:rsidR="003C75D8" w:rsidRPr="00F65BAE" w:rsidRDefault="003C75D8" w:rsidP="003C75D8">
            <w:pPr>
              <w:widowControl w:val="0"/>
              <w:autoSpaceDE w:val="0"/>
              <w:autoSpaceDN w:val="0"/>
              <w:adjustRightInd w:val="0"/>
              <w:rPr>
                <w:rFonts w:asciiTheme="majorHAnsi" w:hAnsiTheme="majorHAnsi" w:cs="Calibri"/>
                <w:b/>
              </w:rPr>
            </w:pPr>
            <w:r w:rsidRPr="00F65BAE">
              <w:rPr>
                <w:rFonts w:asciiTheme="majorHAnsi" w:hAnsiTheme="majorHAnsi" w:cs="Calibri"/>
                <w:b/>
              </w:rPr>
              <w:t>Resuscitation corner</w:t>
            </w:r>
          </w:p>
        </w:tc>
        <w:tc>
          <w:tcPr>
            <w:tcW w:w="1231" w:type="dxa"/>
            <w:vAlign w:val="bottom"/>
          </w:tcPr>
          <w:p w14:paraId="0F977C5C" w14:textId="0E486B15" w:rsidR="003C75D8" w:rsidRPr="00F65BAE" w:rsidRDefault="003C75D8" w:rsidP="003C75D8">
            <w:pPr>
              <w:widowControl w:val="0"/>
              <w:autoSpaceDE w:val="0"/>
              <w:autoSpaceDN w:val="0"/>
              <w:adjustRightInd w:val="0"/>
              <w:jc w:val="center"/>
              <w:rPr>
                <w:rFonts w:asciiTheme="majorHAnsi" w:hAnsiTheme="majorHAnsi"/>
              </w:rPr>
            </w:pPr>
            <w:r w:rsidRPr="00F65BAE">
              <w:rPr>
                <w:rFonts w:asciiTheme="majorHAnsi" w:hAnsiTheme="majorHAnsi"/>
              </w:rPr>
              <w:t>|___|</w:t>
            </w:r>
          </w:p>
        </w:tc>
        <w:tc>
          <w:tcPr>
            <w:tcW w:w="1231" w:type="dxa"/>
            <w:vAlign w:val="bottom"/>
          </w:tcPr>
          <w:p w14:paraId="418A94D0" w14:textId="0B40AD9E" w:rsidR="003C75D8" w:rsidRPr="00F65BAE" w:rsidRDefault="003C75D8" w:rsidP="003C75D8">
            <w:pPr>
              <w:widowControl w:val="0"/>
              <w:autoSpaceDE w:val="0"/>
              <w:autoSpaceDN w:val="0"/>
              <w:adjustRightInd w:val="0"/>
              <w:jc w:val="center"/>
              <w:rPr>
                <w:rFonts w:asciiTheme="majorHAnsi" w:hAnsiTheme="majorHAnsi"/>
              </w:rPr>
            </w:pPr>
            <w:r w:rsidRPr="00F65BAE">
              <w:rPr>
                <w:rFonts w:asciiTheme="majorHAnsi" w:hAnsiTheme="majorHAnsi"/>
              </w:rPr>
              <w:t>|___|</w:t>
            </w:r>
          </w:p>
        </w:tc>
        <w:tc>
          <w:tcPr>
            <w:tcW w:w="492" w:type="dxa"/>
          </w:tcPr>
          <w:p w14:paraId="7C7BBCA9" w14:textId="439AC908" w:rsidR="003C75D8" w:rsidRPr="00F65BAE" w:rsidRDefault="003C75D8" w:rsidP="003C75D8">
            <w:pPr>
              <w:rPr>
                <w:rFonts w:asciiTheme="majorHAnsi" w:hAnsiTheme="majorHAnsi"/>
                <w:b/>
              </w:rPr>
            </w:pPr>
          </w:p>
        </w:tc>
        <w:tc>
          <w:tcPr>
            <w:tcW w:w="1602" w:type="dxa"/>
            <w:gridSpan w:val="4"/>
            <w:vAlign w:val="bottom"/>
          </w:tcPr>
          <w:p w14:paraId="32019C14" w14:textId="45A770AF" w:rsidR="003C75D8" w:rsidRPr="00F65BAE" w:rsidRDefault="003C75D8" w:rsidP="003C75D8">
            <w:pPr>
              <w:widowControl w:val="0"/>
              <w:autoSpaceDE w:val="0"/>
              <w:autoSpaceDN w:val="0"/>
              <w:adjustRightInd w:val="0"/>
              <w:rPr>
                <w:rFonts w:asciiTheme="majorHAnsi" w:hAnsiTheme="majorHAnsi"/>
                <w:b/>
              </w:rPr>
            </w:pPr>
          </w:p>
        </w:tc>
        <w:tc>
          <w:tcPr>
            <w:tcW w:w="1354" w:type="dxa"/>
            <w:gridSpan w:val="2"/>
            <w:vAlign w:val="bottom"/>
          </w:tcPr>
          <w:p w14:paraId="02CD6856" w14:textId="1C28007D" w:rsidR="003C75D8" w:rsidRPr="00B43262" w:rsidRDefault="003C75D8" w:rsidP="003C75D8">
            <w:pPr>
              <w:widowControl w:val="0"/>
              <w:autoSpaceDE w:val="0"/>
              <w:autoSpaceDN w:val="0"/>
              <w:adjustRightInd w:val="0"/>
              <w:jc w:val="center"/>
              <w:rPr>
                <w:rFonts w:asciiTheme="majorHAnsi" w:hAnsiTheme="majorHAnsi"/>
              </w:rPr>
            </w:pPr>
          </w:p>
        </w:tc>
        <w:tc>
          <w:tcPr>
            <w:tcW w:w="1348" w:type="dxa"/>
            <w:gridSpan w:val="2"/>
            <w:vAlign w:val="bottom"/>
          </w:tcPr>
          <w:p w14:paraId="1D286025" w14:textId="3A279911" w:rsidR="003C75D8" w:rsidRPr="00B43262" w:rsidRDefault="003C75D8" w:rsidP="003C75D8">
            <w:pPr>
              <w:widowControl w:val="0"/>
              <w:autoSpaceDE w:val="0"/>
              <w:autoSpaceDN w:val="0"/>
              <w:adjustRightInd w:val="0"/>
              <w:jc w:val="center"/>
              <w:rPr>
                <w:rFonts w:asciiTheme="majorHAnsi" w:hAnsiTheme="majorHAnsi"/>
              </w:rPr>
            </w:pPr>
          </w:p>
        </w:tc>
      </w:tr>
      <w:tr w:rsidR="003C75D8" w:rsidRPr="00B43262" w14:paraId="65BB4157" w14:textId="77777777" w:rsidTr="002C02FE">
        <w:trPr>
          <w:trHeight w:hRule="exact" w:val="353"/>
        </w:trPr>
        <w:tc>
          <w:tcPr>
            <w:tcW w:w="9799" w:type="dxa"/>
            <w:gridSpan w:val="16"/>
            <w:shd w:val="clear" w:color="auto" w:fill="D9D9D9"/>
            <w:vAlign w:val="center"/>
          </w:tcPr>
          <w:p w14:paraId="7AF6B644" w14:textId="77777777" w:rsidR="003C75D8" w:rsidRPr="00B43262" w:rsidRDefault="003C75D8" w:rsidP="003C75D8">
            <w:pPr>
              <w:rPr>
                <w:rFonts w:asciiTheme="majorHAnsi" w:hAnsiTheme="majorHAnsi"/>
                <w:b/>
              </w:rPr>
            </w:pPr>
            <w:r w:rsidRPr="00B43262">
              <w:rPr>
                <w:rFonts w:asciiTheme="majorHAnsi" w:hAnsiTheme="majorHAnsi"/>
                <w:b/>
              </w:rPr>
              <w:t>Sterilization equipment</w:t>
            </w:r>
          </w:p>
        </w:tc>
      </w:tr>
      <w:tr w:rsidR="003C75D8" w:rsidRPr="00B43262" w14:paraId="6E7BAA8F" w14:textId="77777777" w:rsidTr="002C02FE">
        <w:trPr>
          <w:trHeight w:hRule="exact" w:val="432"/>
        </w:trPr>
        <w:tc>
          <w:tcPr>
            <w:tcW w:w="9799" w:type="dxa"/>
            <w:gridSpan w:val="16"/>
            <w:vAlign w:val="center"/>
          </w:tcPr>
          <w:p w14:paraId="5BC6A382" w14:textId="77777777" w:rsidR="003C75D8" w:rsidRPr="00B43262" w:rsidRDefault="003C75D8" w:rsidP="003C75D8">
            <w:pPr>
              <w:keepNext/>
              <w:keepLines/>
              <w:outlineLvl w:val="6"/>
              <w:rPr>
                <w:rFonts w:asciiTheme="majorHAnsi" w:hAnsiTheme="majorHAnsi"/>
                <w:b/>
                <w:bCs/>
              </w:rPr>
            </w:pPr>
            <w:r w:rsidRPr="00B43262">
              <w:rPr>
                <w:rFonts w:asciiTheme="majorHAnsi" w:hAnsiTheme="majorHAnsi" w:cs="Calibri"/>
                <w:b/>
                <w:bCs/>
                <w:color w:val="000000"/>
              </w:rPr>
              <w:t>Which of the following items are available?  [If available, ask to verify functioning]</w:t>
            </w:r>
          </w:p>
        </w:tc>
      </w:tr>
      <w:tr w:rsidR="003C75D8" w:rsidRPr="00B43262" w14:paraId="0E6447D4" w14:textId="77777777" w:rsidTr="002C02FE">
        <w:trPr>
          <w:gridAfter w:val="1"/>
          <w:trHeight w:val="1126"/>
        </w:trPr>
        <w:tc>
          <w:tcPr>
            <w:tcW w:w="1721" w:type="dxa"/>
            <w:gridSpan w:val="3"/>
            <w:tcBorders>
              <w:top w:val="single" w:sz="4" w:space="0" w:color="auto"/>
              <w:left w:val="single" w:sz="4" w:space="0" w:color="auto"/>
              <w:right w:val="nil"/>
            </w:tcBorders>
          </w:tcPr>
          <w:p w14:paraId="194B2537" w14:textId="77777777" w:rsidR="003C75D8" w:rsidRPr="00B43262" w:rsidRDefault="003C75D8" w:rsidP="003C75D8">
            <w:pPr>
              <w:widowControl w:val="0"/>
              <w:autoSpaceDE w:val="0"/>
              <w:autoSpaceDN w:val="0"/>
              <w:adjustRightInd w:val="0"/>
              <w:rPr>
                <w:rFonts w:asciiTheme="majorHAnsi" w:hAnsiTheme="majorHAnsi" w:cs="Calibri"/>
                <w:i/>
                <w:sz w:val="18"/>
              </w:rPr>
            </w:pPr>
            <w:r w:rsidRPr="00B43262">
              <w:rPr>
                <w:rFonts w:asciiTheme="majorHAnsi" w:hAnsiTheme="majorHAnsi" w:cs="Calibri"/>
                <w:i/>
                <w:sz w:val="18"/>
              </w:rPr>
              <w:t xml:space="preserve">If A =3 </w:t>
            </w:r>
            <w:r w:rsidRPr="00B43262">
              <w:rPr>
                <w:rFonts w:asciiTheme="majorHAnsi" w:hAnsiTheme="majorHAnsi" w:cs="Calibri"/>
                <w:i/>
                <w:sz w:val="18"/>
              </w:rPr>
              <w:sym w:font="Wingdings" w:char="F0E0"/>
            </w:r>
            <w:r w:rsidRPr="00B43262">
              <w:rPr>
                <w:rFonts w:asciiTheme="majorHAnsi" w:hAnsiTheme="majorHAnsi" w:cs="Calibri"/>
                <w:i/>
                <w:sz w:val="18"/>
              </w:rPr>
              <w:t xml:space="preserve"> next item</w:t>
            </w:r>
          </w:p>
          <w:p w14:paraId="72DF6CCB" w14:textId="77777777" w:rsidR="003C75D8" w:rsidRPr="00B43262" w:rsidRDefault="003C75D8" w:rsidP="003C75D8">
            <w:pPr>
              <w:widowControl w:val="0"/>
              <w:autoSpaceDE w:val="0"/>
              <w:autoSpaceDN w:val="0"/>
              <w:adjustRightInd w:val="0"/>
              <w:rPr>
                <w:rFonts w:asciiTheme="majorHAnsi" w:hAnsiTheme="majorHAnsi" w:cs="Calibri"/>
                <w:i/>
                <w:sz w:val="18"/>
              </w:rPr>
            </w:pPr>
          </w:p>
          <w:p w14:paraId="005DA255" w14:textId="77777777" w:rsidR="003C75D8" w:rsidRPr="00B43262" w:rsidRDefault="003C75D8" w:rsidP="003C75D8">
            <w:pPr>
              <w:widowControl w:val="0"/>
              <w:autoSpaceDE w:val="0"/>
              <w:autoSpaceDN w:val="0"/>
              <w:adjustRightInd w:val="0"/>
              <w:rPr>
                <w:rFonts w:asciiTheme="majorHAnsi" w:hAnsiTheme="majorHAnsi"/>
                <w:sz w:val="16"/>
                <w:szCs w:val="16"/>
                <w:highlight w:val="yellow"/>
              </w:rPr>
            </w:pPr>
            <w:r w:rsidRPr="00B43262">
              <w:rPr>
                <w:rFonts w:asciiTheme="majorHAnsi" w:hAnsiTheme="majorHAnsi" w:cs="Calibri"/>
                <w:sz w:val="18"/>
              </w:rPr>
              <w:t xml:space="preserve"> </w:t>
            </w:r>
            <w:r w:rsidRPr="00B43262">
              <w:rPr>
                <w:rFonts w:asciiTheme="majorHAnsi" w:hAnsiTheme="majorHAnsi" w:cs="Calibri"/>
                <w:b/>
                <w:noProof/>
                <w:color w:val="000000"/>
                <w:lang w:val="en-US"/>
              </w:rPr>
              <w:drawing>
                <wp:inline distT="0" distB="0" distL="0" distR="0" wp14:anchorId="6260D923" wp14:editId="3876FF16">
                  <wp:extent cx="284480" cy="189865"/>
                  <wp:effectExtent l="0" t="0" r="1270" b="635"/>
                  <wp:docPr id="7" name="Picture 7" descr="MCj0403893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Cj04038930000[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4480" cy="189865"/>
                          </a:xfrm>
                          <a:prstGeom prst="rect">
                            <a:avLst/>
                          </a:prstGeom>
                          <a:noFill/>
                          <a:ln>
                            <a:noFill/>
                          </a:ln>
                        </pic:spPr>
                      </pic:pic>
                    </a:graphicData>
                  </a:graphic>
                </wp:inline>
              </w:drawing>
            </w:r>
          </w:p>
        </w:tc>
        <w:tc>
          <w:tcPr>
            <w:tcW w:w="816" w:type="dxa"/>
            <w:tcBorders>
              <w:top w:val="single" w:sz="4" w:space="0" w:color="auto"/>
              <w:left w:val="nil"/>
              <w:right w:val="single" w:sz="4" w:space="0" w:color="auto"/>
            </w:tcBorders>
            <w:vAlign w:val="center"/>
          </w:tcPr>
          <w:p w14:paraId="232950A7" w14:textId="77777777" w:rsidR="003C75D8" w:rsidRPr="00B43262" w:rsidRDefault="003C75D8" w:rsidP="003C75D8">
            <w:pPr>
              <w:widowControl w:val="0"/>
              <w:autoSpaceDE w:val="0"/>
              <w:autoSpaceDN w:val="0"/>
              <w:adjustRightInd w:val="0"/>
              <w:rPr>
                <w:rFonts w:asciiTheme="majorHAnsi" w:hAnsiTheme="majorHAnsi" w:cs="Calibri"/>
                <w:b/>
                <w:highlight w:val="yellow"/>
              </w:rPr>
            </w:pPr>
          </w:p>
        </w:tc>
        <w:tc>
          <w:tcPr>
            <w:tcW w:w="1231" w:type="dxa"/>
            <w:tcBorders>
              <w:left w:val="single" w:sz="4" w:space="0" w:color="auto"/>
            </w:tcBorders>
            <w:vAlign w:val="center"/>
          </w:tcPr>
          <w:p w14:paraId="0307CBDF" w14:textId="77777777" w:rsidR="003C75D8" w:rsidRPr="00B43262" w:rsidRDefault="003C75D8" w:rsidP="003C75D8">
            <w:pPr>
              <w:widowControl w:val="0"/>
              <w:autoSpaceDE w:val="0"/>
              <w:autoSpaceDN w:val="0"/>
              <w:adjustRightInd w:val="0"/>
              <w:jc w:val="center"/>
              <w:rPr>
                <w:rFonts w:asciiTheme="majorHAnsi" w:hAnsiTheme="majorHAnsi"/>
                <w:b/>
                <w:sz w:val="16"/>
              </w:rPr>
            </w:pPr>
            <w:r w:rsidRPr="00B43262">
              <w:rPr>
                <w:rFonts w:asciiTheme="majorHAnsi" w:hAnsiTheme="majorHAnsi"/>
                <w:b/>
                <w:sz w:val="16"/>
              </w:rPr>
              <w:t>(A)</w:t>
            </w:r>
          </w:p>
          <w:p w14:paraId="5D24EA86" w14:textId="77777777" w:rsidR="003C75D8" w:rsidRPr="00B43262" w:rsidRDefault="003C75D8" w:rsidP="003C75D8">
            <w:pPr>
              <w:widowControl w:val="0"/>
              <w:autoSpaceDE w:val="0"/>
              <w:autoSpaceDN w:val="0"/>
              <w:adjustRightInd w:val="0"/>
              <w:jc w:val="center"/>
              <w:rPr>
                <w:rFonts w:asciiTheme="majorHAnsi" w:hAnsiTheme="majorHAnsi"/>
                <w:b/>
                <w:sz w:val="16"/>
              </w:rPr>
            </w:pPr>
            <w:r w:rsidRPr="00B43262">
              <w:rPr>
                <w:rFonts w:asciiTheme="majorHAnsi" w:hAnsiTheme="majorHAnsi"/>
                <w:b/>
                <w:sz w:val="16"/>
              </w:rPr>
              <w:t>Available</w:t>
            </w:r>
          </w:p>
          <w:p w14:paraId="6C45FF94" w14:textId="77777777" w:rsidR="003C75D8" w:rsidRPr="00B43262" w:rsidRDefault="003C75D8" w:rsidP="003C75D8">
            <w:pPr>
              <w:widowControl w:val="0"/>
              <w:autoSpaceDE w:val="0"/>
              <w:autoSpaceDN w:val="0"/>
              <w:adjustRightInd w:val="0"/>
              <w:rPr>
                <w:rFonts w:asciiTheme="majorHAnsi" w:hAnsiTheme="majorHAnsi"/>
                <w:b/>
                <w:sz w:val="16"/>
              </w:rPr>
            </w:pPr>
          </w:p>
          <w:p w14:paraId="546ACCFF" w14:textId="77777777" w:rsidR="003C75D8" w:rsidRPr="00B43262" w:rsidRDefault="003C75D8" w:rsidP="003C75D8">
            <w:pPr>
              <w:widowControl w:val="0"/>
              <w:autoSpaceDE w:val="0"/>
              <w:autoSpaceDN w:val="0"/>
              <w:adjustRightInd w:val="0"/>
              <w:rPr>
                <w:rFonts w:asciiTheme="majorHAnsi" w:hAnsiTheme="majorHAnsi"/>
                <w:sz w:val="16"/>
              </w:rPr>
            </w:pPr>
            <w:r w:rsidRPr="00B43262">
              <w:rPr>
                <w:rFonts w:asciiTheme="majorHAnsi" w:hAnsiTheme="majorHAnsi"/>
                <w:sz w:val="16"/>
              </w:rPr>
              <w:t>Yes (observed) =1</w:t>
            </w:r>
          </w:p>
          <w:p w14:paraId="204732C6" w14:textId="77777777" w:rsidR="003C75D8" w:rsidRPr="00B43262" w:rsidRDefault="003C75D8" w:rsidP="003C75D8">
            <w:pPr>
              <w:widowControl w:val="0"/>
              <w:autoSpaceDE w:val="0"/>
              <w:autoSpaceDN w:val="0"/>
              <w:adjustRightInd w:val="0"/>
              <w:rPr>
                <w:rFonts w:asciiTheme="majorHAnsi" w:hAnsiTheme="majorHAnsi"/>
                <w:sz w:val="16"/>
              </w:rPr>
            </w:pPr>
            <w:r w:rsidRPr="00B43262">
              <w:rPr>
                <w:rFonts w:asciiTheme="majorHAnsi" w:hAnsiTheme="majorHAnsi"/>
                <w:sz w:val="16"/>
              </w:rPr>
              <w:t>Yes (not observed) =2</w:t>
            </w:r>
          </w:p>
          <w:p w14:paraId="66738B20" w14:textId="77777777" w:rsidR="003C75D8" w:rsidRPr="00B43262" w:rsidRDefault="003C75D8" w:rsidP="003C75D8">
            <w:pPr>
              <w:widowControl w:val="0"/>
              <w:autoSpaceDE w:val="0"/>
              <w:autoSpaceDN w:val="0"/>
              <w:adjustRightInd w:val="0"/>
              <w:rPr>
                <w:rFonts w:asciiTheme="majorHAnsi" w:hAnsiTheme="majorHAnsi"/>
                <w:sz w:val="16"/>
                <w:highlight w:val="yellow"/>
              </w:rPr>
            </w:pPr>
            <w:r w:rsidRPr="00B43262">
              <w:rPr>
                <w:rFonts w:asciiTheme="majorHAnsi" w:hAnsiTheme="majorHAnsi"/>
                <w:sz w:val="16"/>
              </w:rPr>
              <w:t>No = 3</w:t>
            </w:r>
          </w:p>
        </w:tc>
        <w:tc>
          <w:tcPr>
            <w:tcW w:w="1231" w:type="dxa"/>
            <w:tcBorders>
              <w:right w:val="single" w:sz="4" w:space="0" w:color="auto"/>
            </w:tcBorders>
            <w:vAlign w:val="center"/>
          </w:tcPr>
          <w:p w14:paraId="79AD497A" w14:textId="77777777" w:rsidR="003C75D8" w:rsidRPr="00B43262" w:rsidRDefault="003C75D8" w:rsidP="003C75D8">
            <w:pPr>
              <w:widowControl w:val="0"/>
              <w:autoSpaceDE w:val="0"/>
              <w:autoSpaceDN w:val="0"/>
              <w:adjustRightInd w:val="0"/>
              <w:jc w:val="center"/>
              <w:rPr>
                <w:rFonts w:asciiTheme="majorHAnsi" w:hAnsiTheme="majorHAnsi"/>
                <w:b/>
                <w:sz w:val="16"/>
              </w:rPr>
            </w:pPr>
            <w:r w:rsidRPr="00B43262">
              <w:rPr>
                <w:rFonts w:asciiTheme="majorHAnsi" w:hAnsiTheme="majorHAnsi"/>
                <w:b/>
                <w:sz w:val="16"/>
              </w:rPr>
              <w:t>(B)</w:t>
            </w:r>
          </w:p>
          <w:p w14:paraId="07E8BB05" w14:textId="77777777" w:rsidR="003C75D8" w:rsidRPr="00B43262" w:rsidRDefault="003C75D8" w:rsidP="003C75D8">
            <w:pPr>
              <w:widowControl w:val="0"/>
              <w:autoSpaceDE w:val="0"/>
              <w:autoSpaceDN w:val="0"/>
              <w:adjustRightInd w:val="0"/>
              <w:jc w:val="center"/>
              <w:rPr>
                <w:rFonts w:asciiTheme="majorHAnsi" w:hAnsiTheme="majorHAnsi"/>
                <w:b/>
                <w:sz w:val="16"/>
              </w:rPr>
            </w:pPr>
            <w:r w:rsidRPr="00B43262">
              <w:rPr>
                <w:rFonts w:asciiTheme="majorHAnsi" w:hAnsiTheme="majorHAnsi"/>
                <w:b/>
                <w:sz w:val="16"/>
              </w:rPr>
              <w:t>Functioning</w:t>
            </w:r>
          </w:p>
          <w:p w14:paraId="065B5F4D" w14:textId="77777777" w:rsidR="003C75D8" w:rsidRPr="00B43262" w:rsidRDefault="003C75D8" w:rsidP="003C75D8">
            <w:pPr>
              <w:widowControl w:val="0"/>
              <w:autoSpaceDE w:val="0"/>
              <w:autoSpaceDN w:val="0"/>
              <w:adjustRightInd w:val="0"/>
              <w:rPr>
                <w:rFonts w:asciiTheme="majorHAnsi" w:hAnsiTheme="majorHAnsi"/>
                <w:sz w:val="16"/>
              </w:rPr>
            </w:pPr>
            <w:r w:rsidRPr="00B43262">
              <w:rPr>
                <w:rFonts w:asciiTheme="majorHAnsi" w:hAnsiTheme="majorHAnsi"/>
                <w:sz w:val="16"/>
              </w:rPr>
              <w:t>Yes (observed) =1</w:t>
            </w:r>
          </w:p>
          <w:p w14:paraId="7A63AE16" w14:textId="77777777" w:rsidR="003C75D8" w:rsidRPr="00B43262" w:rsidRDefault="003C75D8" w:rsidP="003C75D8">
            <w:pPr>
              <w:widowControl w:val="0"/>
              <w:autoSpaceDE w:val="0"/>
              <w:autoSpaceDN w:val="0"/>
              <w:adjustRightInd w:val="0"/>
              <w:rPr>
                <w:rFonts w:asciiTheme="majorHAnsi" w:hAnsiTheme="majorHAnsi"/>
                <w:sz w:val="16"/>
              </w:rPr>
            </w:pPr>
            <w:r w:rsidRPr="00B43262">
              <w:rPr>
                <w:rFonts w:asciiTheme="majorHAnsi" w:hAnsiTheme="majorHAnsi"/>
                <w:sz w:val="16"/>
              </w:rPr>
              <w:t>Yes (not observed) =2</w:t>
            </w:r>
          </w:p>
          <w:p w14:paraId="5D1A8D22" w14:textId="77777777" w:rsidR="003C75D8" w:rsidRPr="00B43262" w:rsidRDefault="003C75D8" w:rsidP="003C75D8">
            <w:pPr>
              <w:widowControl w:val="0"/>
              <w:autoSpaceDE w:val="0"/>
              <w:autoSpaceDN w:val="0"/>
              <w:adjustRightInd w:val="0"/>
              <w:rPr>
                <w:rFonts w:asciiTheme="majorHAnsi" w:hAnsiTheme="majorHAnsi"/>
                <w:b/>
                <w:sz w:val="16"/>
              </w:rPr>
            </w:pPr>
            <w:r w:rsidRPr="00B43262">
              <w:rPr>
                <w:rFonts w:asciiTheme="majorHAnsi" w:hAnsiTheme="majorHAnsi"/>
                <w:sz w:val="16"/>
              </w:rPr>
              <w:t>No = 3</w:t>
            </w:r>
          </w:p>
          <w:p w14:paraId="5EA53707" w14:textId="77777777" w:rsidR="003C75D8" w:rsidRPr="00B43262" w:rsidRDefault="003C75D8" w:rsidP="003C75D8">
            <w:pPr>
              <w:widowControl w:val="0"/>
              <w:autoSpaceDE w:val="0"/>
              <w:autoSpaceDN w:val="0"/>
              <w:adjustRightInd w:val="0"/>
              <w:jc w:val="center"/>
              <w:rPr>
                <w:rFonts w:asciiTheme="majorHAnsi" w:hAnsiTheme="majorHAnsi"/>
                <w:sz w:val="16"/>
                <w:highlight w:val="yellow"/>
              </w:rPr>
            </w:pPr>
          </w:p>
        </w:tc>
        <w:tc>
          <w:tcPr>
            <w:tcW w:w="1623" w:type="dxa"/>
            <w:gridSpan w:val="3"/>
            <w:tcBorders>
              <w:top w:val="single" w:sz="4" w:space="0" w:color="auto"/>
              <w:left w:val="single" w:sz="4" w:space="0" w:color="auto"/>
              <w:right w:val="nil"/>
            </w:tcBorders>
            <w:vAlign w:val="center"/>
          </w:tcPr>
          <w:p w14:paraId="033CF40B" w14:textId="77777777" w:rsidR="003C75D8" w:rsidRPr="00B43262" w:rsidRDefault="003C75D8" w:rsidP="003C75D8">
            <w:pPr>
              <w:widowControl w:val="0"/>
              <w:autoSpaceDE w:val="0"/>
              <w:autoSpaceDN w:val="0"/>
              <w:adjustRightInd w:val="0"/>
              <w:rPr>
                <w:rFonts w:asciiTheme="majorHAnsi" w:hAnsiTheme="majorHAnsi"/>
                <w:sz w:val="16"/>
                <w:szCs w:val="16"/>
              </w:rPr>
            </w:pPr>
          </w:p>
        </w:tc>
        <w:tc>
          <w:tcPr>
            <w:tcW w:w="471" w:type="dxa"/>
            <w:gridSpan w:val="2"/>
            <w:tcBorders>
              <w:top w:val="single" w:sz="4" w:space="0" w:color="auto"/>
              <w:left w:val="nil"/>
              <w:right w:val="single" w:sz="4" w:space="0" w:color="auto"/>
            </w:tcBorders>
            <w:vAlign w:val="center"/>
          </w:tcPr>
          <w:p w14:paraId="546AFE12" w14:textId="77777777" w:rsidR="003C75D8" w:rsidRPr="00B43262" w:rsidRDefault="003C75D8" w:rsidP="003C75D8">
            <w:pPr>
              <w:widowControl w:val="0"/>
              <w:autoSpaceDE w:val="0"/>
              <w:autoSpaceDN w:val="0"/>
              <w:adjustRightInd w:val="0"/>
              <w:jc w:val="right"/>
              <w:rPr>
                <w:rFonts w:asciiTheme="majorHAnsi" w:hAnsiTheme="majorHAnsi" w:cs="Calibri"/>
                <w:b/>
              </w:rPr>
            </w:pPr>
          </w:p>
        </w:tc>
        <w:tc>
          <w:tcPr>
            <w:tcW w:w="1354" w:type="dxa"/>
            <w:gridSpan w:val="2"/>
            <w:tcBorders>
              <w:left w:val="single" w:sz="4" w:space="0" w:color="auto"/>
            </w:tcBorders>
            <w:vAlign w:val="center"/>
          </w:tcPr>
          <w:p w14:paraId="27A1DB99" w14:textId="77777777" w:rsidR="003C75D8" w:rsidRPr="00B43262" w:rsidRDefault="003C75D8" w:rsidP="003C75D8">
            <w:pPr>
              <w:widowControl w:val="0"/>
              <w:autoSpaceDE w:val="0"/>
              <w:autoSpaceDN w:val="0"/>
              <w:adjustRightInd w:val="0"/>
              <w:jc w:val="center"/>
              <w:rPr>
                <w:rFonts w:asciiTheme="majorHAnsi" w:hAnsiTheme="majorHAnsi"/>
                <w:b/>
                <w:sz w:val="16"/>
              </w:rPr>
            </w:pPr>
            <w:r w:rsidRPr="00B43262">
              <w:rPr>
                <w:rFonts w:asciiTheme="majorHAnsi" w:hAnsiTheme="majorHAnsi"/>
                <w:b/>
                <w:sz w:val="16"/>
              </w:rPr>
              <w:t>(A)</w:t>
            </w:r>
          </w:p>
          <w:p w14:paraId="07724C03" w14:textId="77777777" w:rsidR="003C75D8" w:rsidRPr="00B43262" w:rsidRDefault="003C75D8" w:rsidP="003C75D8">
            <w:pPr>
              <w:widowControl w:val="0"/>
              <w:autoSpaceDE w:val="0"/>
              <w:autoSpaceDN w:val="0"/>
              <w:adjustRightInd w:val="0"/>
              <w:jc w:val="center"/>
              <w:rPr>
                <w:rFonts w:asciiTheme="majorHAnsi" w:hAnsiTheme="majorHAnsi"/>
                <w:b/>
                <w:sz w:val="16"/>
              </w:rPr>
            </w:pPr>
            <w:r w:rsidRPr="00B43262">
              <w:rPr>
                <w:rFonts w:asciiTheme="majorHAnsi" w:hAnsiTheme="majorHAnsi"/>
                <w:b/>
                <w:sz w:val="16"/>
              </w:rPr>
              <w:t>Available</w:t>
            </w:r>
          </w:p>
          <w:p w14:paraId="46DAB0E2" w14:textId="77777777" w:rsidR="003C75D8" w:rsidRPr="00B43262" w:rsidRDefault="003C75D8" w:rsidP="003C75D8">
            <w:pPr>
              <w:widowControl w:val="0"/>
              <w:autoSpaceDE w:val="0"/>
              <w:autoSpaceDN w:val="0"/>
              <w:adjustRightInd w:val="0"/>
              <w:rPr>
                <w:rFonts w:asciiTheme="majorHAnsi" w:hAnsiTheme="majorHAnsi"/>
                <w:b/>
                <w:sz w:val="16"/>
              </w:rPr>
            </w:pPr>
          </w:p>
          <w:p w14:paraId="4EC0A4DE" w14:textId="77777777" w:rsidR="003C75D8" w:rsidRPr="00B43262" w:rsidRDefault="003C75D8" w:rsidP="003C75D8">
            <w:pPr>
              <w:widowControl w:val="0"/>
              <w:autoSpaceDE w:val="0"/>
              <w:autoSpaceDN w:val="0"/>
              <w:adjustRightInd w:val="0"/>
              <w:rPr>
                <w:rFonts w:asciiTheme="majorHAnsi" w:hAnsiTheme="majorHAnsi"/>
                <w:sz w:val="16"/>
              </w:rPr>
            </w:pPr>
            <w:r w:rsidRPr="00B43262">
              <w:rPr>
                <w:rFonts w:asciiTheme="majorHAnsi" w:hAnsiTheme="majorHAnsi"/>
                <w:sz w:val="16"/>
              </w:rPr>
              <w:t>Yes (observed) =1</w:t>
            </w:r>
          </w:p>
          <w:p w14:paraId="4F81BF86" w14:textId="77777777" w:rsidR="003C75D8" w:rsidRPr="00B43262" w:rsidRDefault="003C75D8" w:rsidP="003C75D8">
            <w:pPr>
              <w:widowControl w:val="0"/>
              <w:autoSpaceDE w:val="0"/>
              <w:autoSpaceDN w:val="0"/>
              <w:adjustRightInd w:val="0"/>
              <w:rPr>
                <w:rFonts w:asciiTheme="majorHAnsi" w:hAnsiTheme="majorHAnsi"/>
                <w:sz w:val="16"/>
              </w:rPr>
            </w:pPr>
            <w:r w:rsidRPr="00B43262">
              <w:rPr>
                <w:rFonts w:asciiTheme="majorHAnsi" w:hAnsiTheme="majorHAnsi"/>
                <w:sz w:val="16"/>
              </w:rPr>
              <w:t>Yes (not observed) =2</w:t>
            </w:r>
          </w:p>
          <w:p w14:paraId="3F9D6094" w14:textId="77777777" w:rsidR="003C75D8" w:rsidRPr="00B43262" w:rsidRDefault="003C75D8" w:rsidP="003C75D8">
            <w:pPr>
              <w:widowControl w:val="0"/>
              <w:autoSpaceDE w:val="0"/>
              <w:autoSpaceDN w:val="0"/>
              <w:adjustRightInd w:val="0"/>
              <w:rPr>
                <w:rFonts w:asciiTheme="majorHAnsi" w:hAnsiTheme="majorHAnsi"/>
                <w:sz w:val="16"/>
                <w:highlight w:val="yellow"/>
              </w:rPr>
            </w:pPr>
            <w:r w:rsidRPr="00B43262">
              <w:rPr>
                <w:rFonts w:asciiTheme="majorHAnsi" w:hAnsiTheme="majorHAnsi"/>
                <w:sz w:val="16"/>
              </w:rPr>
              <w:t>No = 3</w:t>
            </w:r>
          </w:p>
        </w:tc>
        <w:tc>
          <w:tcPr>
            <w:tcW w:w="1348" w:type="dxa"/>
            <w:gridSpan w:val="2"/>
            <w:vAlign w:val="center"/>
          </w:tcPr>
          <w:p w14:paraId="138EF2FF" w14:textId="77777777" w:rsidR="003C75D8" w:rsidRPr="00B43262" w:rsidRDefault="003C75D8" w:rsidP="003C75D8">
            <w:pPr>
              <w:widowControl w:val="0"/>
              <w:autoSpaceDE w:val="0"/>
              <w:autoSpaceDN w:val="0"/>
              <w:adjustRightInd w:val="0"/>
              <w:jc w:val="center"/>
              <w:rPr>
                <w:rFonts w:asciiTheme="majorHAnsi" w:hAnsiTheme="majorHAnsi"/>
                <w:b/>
                <w:sz w:val="16"/>
              </w:rPr>
            </w:pPr>
            <w:r w:rsidRPr="00B43262">
              <w:rPr>
                <w:rFonts w:asciiTheme="majorHAnsi" w:hAnsiTheme="majorHAnsi"/>
                <w:b/>
                <w:sz w:val="16"/>
              </w:rPr>
              <w:t>(B)</w:t>
            </w:r>
          </w:p>
          <w:p w14:paraId="6E0CE352" w14:textId="77777777" w:rsidR="003C75D8" w:rsidRPr="00B43262" w:rsidRDefault="003C75D8" w:rsidP="003C75D8">
            <w:pPr>
              <w:widowControl w:val="0"/>
              <w:autoSpaceDE w:val="0"/>
              <w:autoSpaceDN w:val="0"/>
              <w:adjustRightInd w:val="0"/>
              <w:jc w:val="center"/>
              <w:rPr>
                <w:rFonts w:asciiTheme="majorHAnsi" w:hAnsiTheme="majorHAnsi"/>
                <w:b/>
                <w:sz w:val="16"/>
              </w:rPr>
            </w:pPr>
            <w:r w:rsidRPr="00B43262">
              <w:rPr>
                <w:rFonts w:asciiTheme="majorHAnsi" w:hAnsiTheme="majorHAnsi"/>
                <w:b/>
                <w:sz w:val="16"/>
              </w:rPr>
              <w:t>Functioning</w:t>
            </w:r>
          </w:p>
          <w:p w14:paraId="7F79B3F3" w14:textId="77777777" w:rsidR="003C75D8" w:rsidRPr="00B43262" w:rsidRDefault="003C75D8" w:rsidP="003C75D8">
            <w:pPr>
              <w:widowControl w:val="0"/>
              <w:autoSpaceDE w:val="0"/>
              <w:autoSpaceDN w:val="0"/>
              <w:adjustRightInd w:val="0"/>
              <w:rPr>
                <w:rFonts w:asciiTheme="majorHAnsi" w:hAnsiTheme="majorHAnsi"/>
                <w:b/>
                <w:sz w:val="16"/>
              </w:rPr>
            </w:pPr>
          </w:p>
          <w:p w14:paraId="7AF97885" w14:textId="77777777" w:rsidR="003C75D8" w:rsidRPr="00B43262" w:rsidRDefault="003C75D8" w:rsidP="003C75D8">
            <w:pPr>
              <w:widowControl w:val="0"/>
              <w:autoSpaceDE w:val="0"/>
              <w:autoSpaceDN w:val="0"/>
              <w:adjustRightInd w:val="0"/>
              <w:rPr>
                <w:rFonts w:asciiTheme="majorHAnsi" w:hAnsiTheme="majorHAnsi"/>
                <w:sz w:val="16"/>
              </w:rPr>
            </w:pPr>
            <w:r w:rsidRPr="00B43262">
              <w:rPr>
                <w:rFonts w:asciiTheme="majorHAnsi" w:hAnsiTheme="majorHAnsi"/>
                <w:sz w:val="16"/>
              </w:rPr>
              <w:t>Yes (observed) =1</w:t>
            </w:r>
          </w:p>
          <w:p w14:paraId="4F918146" w14:textId="77777777" w:rsidR="003C75D8" w:rsidRPr="00B43262" w:rsidRDefault="003C75D8" w:rsidP="003C75D8">
            <w:pPr>
              <w:widowControl w:val="0"/>
              <w:autoSpaceDE w:val="0"/>
              <w:autoSpaceDN w:val="0"/>
              <w:adjustRightInd w:val="0"/>
              <w:rPr>
                <w:rFonts w:asciiTheme="majorHAnsi" w:hAnsiTheme="majorHAnsi"/>
                <w:sz w:val="16"/>
              </w:rPr>
            </w:pPr>
            <w:r w:rsidRPr="00B43262">
              <w:rPr>
                <w:rFonts w:asciiTheme="majorHAnsi" w:hAnsiTheme="majorHAnsi"/>
                <w:sz w:val="16"/>
              </w:rPr>
              <w:t>Yes (not observed) =2</w:t>
            </w:r>
          </w:p>
          <w:p w14:paraId="1C19371E" w14:textId="77777777" w:rsidR="003C75D8" w:rsidRPr="00B43262" w:rsidRDefault="003C75D8" w:rsidP="003C75D8">
            <w:pPr>
              <w:widowControl w:val="0"/>
              <w:autoSpaceDE w:val="0"/>
              <w:autoSpaceDN w:val="0"/>
              <w:adjustRightInd w:val="0"/>
              <w:rPr>
                <w:rFonts w:asciiTheme="majorHAnsi" w:hAnsiTheme="majorHAnsi"/>
                <w:sz w:val="16"/>
                <w:highlight w:val="yellow"/>
              </w:rPr>
            </w:pPr>
            <w:r w:rsidRPr="00B43262">
              <w:rPr>
                <w:rFonts w:asciiTheme="majorHAnsi" w:hAnsiTheme="majorHAnsi"/>
                <w:sz w:val="16"/>
              </w:rPr>
              <w:t>No = 3</w:t>
            </w:r>
          </w:p>
        </w:tc>
      </w:tr>
      <w:tr w:rsidR="003C75D8" w:rsidRPr="00B43262" w14:paraId="1E355B99" w14:textId="77777777" w:rsidTr="002C02FE">
        <w:trPr>
          <w:gridAfter w:val="2"/>
          <w:trHeight w:val="401"/>
        </w:trPr>
        <w:tc>
          <w:tcPr>
            <w:tcW w:w="558" w:type="dxa"/>
            <w:gridSpan w:val="2"/>
            <w:tcBorders>
              <w:top w:val="single" w:sz="4" w:space="0" w:color="auto"/>
            </w:tcBorders>
          </w:tcPr>
          <w:p w14:paraId="38243FE5" w14:textId="77777777" w:rsidR="003C75D8" w:rsidRPr="00B43262" w:rsidRDefault="003C75D8" w:rsidP="003C75D8">
            <w:r w:rsidRPr="00B43262">
              <w:rPr>
                <w:rFonts w:asciiTheme="majorHAnsi" w:hAnsiTheme="majorHAnsi"/>
                <w:b/>
              </w:rPr>
              <w:t>Q9.</w:t>
            </w:r>
          </w:p>
        </w:tc>
        <w:tc>
          <w:tcPr>
            <w:tcW w:w="1979" w:type="dxa"/>
            <w:gridSpan w:val="2"/>
            <w:tcBorders>
              <w:top w:val="single" w:sz="4" w:space="0" w:color="auto"/>
            </w:tcBorders>
            <w:vAlign w:val="bottom"/>
          </w:tcPr>
          <w:p w14:paraId="61B410A7" w14:textId="77777777" w:rsidR="003C75D8" w:rsidRPr="00B43262" w:rsidRDefault="003C75D8" w:rsidP="003C75D8">
            <w:pPr>
              <w:widowControl w:val="0"/>
              <w:autoSpaceDE w:val="0"/>
              <w:autoSpaceDN w:val="0"/>
              <w:adjustRightInd w:val="0"/>
              <w:rPr>
                <w:rFonts w:asciiTheme="majorHAnsi" w:hAnsiTheme="majorHAnsi" w:cs="Calibri"/>
                <w:b/>
              </w:rPr>
            </w:pPr>
            <w:r w:rsidRPr="00B43262">
              <w:rPr>
                <w:rFonts w:asciiTheme="majorHAnsi" w:hAnsiTheme="majorHAnsi" w:cs="Calibri"/>
                <w:b/>
                <w:color w:val="000000"/>
              </w:rPr>
              <w:t xml:space="preserve">Autoclave </w:t>
            </w:r>
            <w:r w:rsidRPr="00B43262">
              <w:rPr>
                <w:rFonts w:asciiTheme="majorHAnsi" w:hAnsiTheme="majorHAnsi" w:cs="Calibri"/>
                <w:color w:val="000000"/>
                <w:sz w:val="16"/>
              </w:rPr>
              <w:t>(pressure and wet heat)</w:t>
            </w:r>
          </w:p>
        </w:tc>
        <w:tc>
          <w:tcPr>
            <w:tcW w:w="1231" w:type="dxa"/>
            <w:vAlign w:val="bottom"/>
          </w:tcPr>
          <w:p w14:paraId="53EFB60D" w14:textId="77777777" w:rsidR="003C75D8" w:rsidRPr="00B43262" w:rsidRDefault="003C75D8" w:rsidP="003C75D8">
            <w:pPr>
              <w:widowControl w:val="0"/>
              <w:autoSpaceDE w:val="0"/>
              <w:autoSpaceDN w:val="0"/>
              <w:adjustRightInd w:val="0"/>
              <w:jc w:val="center"/>
              <w:rPr>
                <w:rFonts w:asciiTheme="majorHAnsi" w:hAnsiTheme="majorHAnsi" w:cs="Calibri"/>
                <w:b/>
              </w:rPr>
            </w:pPr>
            <w:r w:rsidRPr="00B43262">
              <w:rPr>
                <w:rFonts w:asciiTheme="majorHAnsi" w:hAnsiTheme="majorHAnsi"/>
              </w:rPr>
              <w:t>|___|</w:t>
            </w:r>
          </w:p>
        </w:tc>
        <w:tc>
          <w:tcPr>
            <w:tcW w:w="1231" w:type="dxa"/>
            <w:vAlign w:val="bottom"/>
          </w:tcPr>
          <w:p w14:paraId="2E27F354" w14:textId="77777777" w:rsidR="003C75D8" w:rsidRPr="00B43262" w:rsidRDefault="003C75D8" w:rsidP="003C75D8">
            <w:pPr>
              <w:widowControl w:val="0"/>
              <w:autoSpaceDE w:val="0"/>
              <w:autoSpaceDN w:val="0"/>
              <w:adjustRightInd w:val="0"/>
              <w:jc w:val="center"/>
              <w:rPr>
                <w:rFonts w:asciiTheme="majorHAnsi" w:hAnsiTheme="majorHAnsi" w:cs="Calibri"/>
                <w:b/>
              </w:rPr>
            </w:pPr>
          </w:p>
          <w:p w14:paraId="4DAEB8DA" w14:textId="77777777" w:rsidR="003C75D8" w:rsidRPr="00B43262" w:rsidRDefault="003C75D8" w:rsidP="003C75D8">
            <w:pPr>
              <w:widowControl w:val="0"/>
              <w:autoSpaceDE w:val="0"/>
              <w:autoSpaceDN w:val="0"/>
              <w:adjustRightInd w:val="0"/>
              <w:jc w:val="center"/>
              <w:rPr>
                <w:rFonts w:asciiTheme="majorHAnsi" w:hAnsiTheme="majorHAnsi" w:cs="Calibri"/>
                <w:b/>
              </w:rPr>
            </w:pPr>
            <w:r w:rsidRPr="00B43262">
              <w:rPr>
                <w:rFonts w:asciiTheme="majorHAnsi" w:hAnsiTheme="majorHAnsi"/>
              </w:rPr>
              <w:t>|___|</w:t>
            </w:r>
          </w:p>
        </w:tc>
        <w:tc>
          <w:tcPr>
            <w:tcW w:w="545" w:type="dxa"/>
            <w:gridSpan w:val="2"/>
          </w:tcPr>
          <w:p w14:paraId="42F66D25" w14:textId="77777777" w:rsidR="003C75D8" w:rsidRPr="00B43262" w:rsidRDefault="003C75D8" w:rsidP="003C75D8">
            <w:r w:rsidRPr="00B43262">
              <w:rPr>
                <w:rFonts w:asciiTheme="majorHAnsi" w:hAnsiTheme="majorHAnsi"/>
                <w:b/>
              </w:rPr>
              <w:t>Q10.</w:t>
            </w:r>
          </w:p>
        </w:tc>
        <w:tc>
          <w:tcPr>
            <w:tcW w:w="1548" w:type="dxa"/>
            <w:gridSpan w:val="2"/>
            <w:vAlign w:val="bottom"/>
          </w:tcPr>
          <w:p w14:paraId="02C5F824" w14:textId="77777777" w:rsidR="003C75D8" w:rsidRPr="00B43262" w:rsidRDefault="003C75D8" w:rsidP="003C75D8">
            <w:pPr>
              <w:widowControl w:val="0"/>
              <w:autoSpaceDE w:val="0"/>
              <w:autoSpaceDN w:val="0"/>
              <w:adjustRightInd w:val="0"/>
              <w:rPr>
                <w:rFonts w:asciiTheme="majorHAnsi" w:hAnsiTheme="majorHAnsi" w:cs="Calibri"/>
                <w:b/>
              </w:rPr>
            </w:pPr>
            <w:r w:rsidRPr="00B43262">
              <w:rPr>
                <w:rFonts w:asciiTheme="majorHAnsi" w:hAnsiTheme="majorHAnsi" w:cs="Calibri"/>
                <w:b/>
                <w:color w:val="000000"/>
              </w:rPr>
              <w:t xml:space="preserve">Electric boiler or steamer </w:t>
            </w:r>
            <w:r w:rsidRPr="00B43262">
              <w:rPr>
                <w:rFonts w:asciiTheme="majorHAnsi" w:hAnsiTheme="majorHAnsi" w:cs="Calibri"/>
                <w:color w:val="000000"/>
                <w:sz w:val="16"/>
              </w:rPr>
              <w:t>(no pressure)</w:t>
            </w:r>
          </w:p>
        </w:tc>
        <w:tc>
          <w:tcPr>
            <w:tcW w:w="1354" w:type="dxa"/>
            <w:gridSpan w:val="2"/>
            <w:vAlign w:val="bottom"/>
          </w:tcPr>
          <w:p w14:paraId="7FCD2C6E" w14:textId="77777777" w:rsidR="003C75D8" w:rsidRPr="00B43262" w:rsidRDefault="003C75D8" w:rsidP="003C75D8">
            <w:pPr>
              <w:widowControl w:val="0"/>
              <w:autoSpaceDE w:val="0"/>
              <w:autoSpaceDN w:val="0"/>
              <w:adjustRightInd w:val="0"/>
              <w:jc w:val="center"/>
              <w:rPr>
                <w:rFonts w:asciiTheme="majorHAnsi" w:hAnsiTheme="majorHAnsi" w:cs="Calibri"/>
                <w:b/>
              </w:rPr>
            </w:pPr>
            <w:r w:rsidRPr="00B43262">
              <w:rPr>
                <w:rFonts w:asciiTheme="majorHAnsi" w:hAnsiTheme="majorHAnsi"/>
              </w:rPr>
              <w:t>|___|</w:t>
            </w:r>
          </w:p>
        </w:tc>
        <w:tc>
          <w:tcPr>
            <w:tcW w:w="1348" w:type="dxa"/>
            <w:gridSpan w:val="2"/>
            <w:vAlign w:val="bottom"/>
          </w:tcPr>
          <w:p w14:paraId="7D2E705F" w14:textId="77777777" w:rsidR="003C75D8" w:rsidRPr="00B43262" w:rsidRDefault="003C75D8" w:rsidP="003C75D8">
            <w:pPr>
              <w:widowControl w:val="0"/>
              <w:autoSpaceDE w:val="0"/>
              <w:autoSpaceDN w:val="0"/>
              <w:adjustRightInd w:val="0"/>
              <w:jc w:val="center"/>
              <w:rPr>
                <w:rFonts w:asciiTheme="majorHAnsi" w:hAnsiTheme="majorHAnsi" w:cs="Calibri"/>
                <w:b/>
              </w:rPr>
            </w:pPr>
          </w:p>
          <w:p w14:paraId="7999D961" w14:textId="77777777" w:rsidR="003C75D8" w:rsidRPr="00B43262" w:rsidRDefault="003C75D8" w:rsidP="003C75D8">
            <w:pPr>
              <w:widowControl w:val="0"/>
              <w:autoSpaceDE w:val="0"/>
              <w:autoSpaceDN w:val="0"/>
              <w:adjustRightInd w:val="0"/>
              <w:jc w:val="center"/>
              <w:rPr>
                <w:rFonts w:asciiTheme="majorHAnsi" w:hAnsiTheme="majorHAnsi" w:cs="Calibri"/>
                <w:b/>
              </w:rPr>
            </w:pPr>
            <w:r w:rsidRPr="00B43262">
              <w:rPr>
                <w:rFonts w:asciiTheme="majorHAnsi" w:hAnsiTheme="majorHAnsi"/>
              </w:rPr>
              <w:t>|___|</w:t>
            </w:r>
          </w:p>
        </w:tc>
      </w:tr>
      <w:tr w:rsidR="003C75D8" w:rsidRPr="00B43262" w14:paraId="0B65AA80" w14:textId="77777777" w:rsidTr="002C02FE">
        <w:trPr>
          <w:gridAfter w:val="2"/>
          <w:trHeight w:val="757"/>
        </w:trPr>
        <w:tc>
          <w:tcPr>
            <w:tcW w:w="558" w:type="dxa"/>
            <w:gridSpan w:val="2"/>
          </w:tcPr>
          <w:p w14:paraId="0007ABB7" w14:textId="77777777" w:rsidR="003C75D8" w:rsidRPr="00B43262" w:rsidRDefault="003C75D8" w:rsidP="003C75D8">
            <w:r w:rsidRPr="00B43262">
              <w:rPr>
                <w:rFonts w:asciiTheme="majorHAnsi" w:hAnsiTheme="majorHAnsi"/>
                <w:b/>
              </w:rPr>
              <w:t>Q11.</w:t>
            </w:r>
          </w:p>
        </w:tc>
        <w:tc>
          <w:tcPr>
            <w:tcW w:w="1979" w:type="dxa"/>
            <w:gridSpan w:val="2"/>
            <w:vAlign w:val="bottom"/>
          </w:tcPr>
          <w:p w14:paraId="4153489F" w14:textId="77777777" w:rsidR="003C75D8" w:rsidRPr="00B43262" w:rsidRDefault="003C75D8" w:rsidP="003C75D8">
            <w:pPr>
              <w:widowControl w:val="0"/>
              <w:autoSpaceDE w:val="0"/>
              <w:autoSpaceDN w:val="0"/>
              <w:adjustRightInd w:val="0"/>
              <w:rPr>
                <w:rFonts w:asciiTheme="majorHAnsi" w:hAnsiTheme="majorHAnsi" w:cs="Calibri"/>
                <w:b/>
              </w:rPr>
            </w:pPr>
            <w:r w:rsidRPr="00B43262">
              <w:rPr>
                <w:rFonts w:asciiTheme="majorHAnsi" w:hAnsiTheme="majorHAnsi" w:cs="Calibri"/>
                <w:b/>
                <w:color w:val="000000"/>
              </w:rPr>
              <w:t>Electric dry heat sterilizer</w:t>
            </w:r>
          </w:p>
        </w:tc>
        <w:tc>
          <w:tcPr>
            <w:tcW w:w="1231" w:type="dxa"/>
            <w:vAlign w:val="bottom"/>
          </w:tcPr>
          <w:p w14:paraId="3315DDFF" w14:textId="77777777" w:rsidR="003C75D8" w:rsidRPr="00B43262" w:rsidRDefault="003C75D8" w:rsidP="003C75D8">
            <w:pPr>
              <w:widowControl w:val="0"/>
              <w:autoSpaceDE w:val="0"/>
              <w:autoSpaceDN w:val="0"/>
              <w:adjustRightInd w:val="0"/>
              <w:rPr>
                <w:rFonts w:asciiTheme="majorHAnsi" w:hAnsiTheme="majorHAnsi" w:cs="Calibri"/>
                <w:b/>
              </w:rPr>
            </w:pPr>
          </w:p>
          <w:p w14:paraId="68F245C4" w14:textId="77777777" w:rsidR="003C75D8" w:rsidRPr="00B43262" w:rsidRDefault="003C75D8" w:rsidP="003C75D8">
            <w:pPr>
              <w:jc w:val="center"/>
              <w:rPr>
                <w:rFonts w:asciiTheme="majorHAnsi" w:hAnsiTheme="majorHAnsi" w:cs="Calibri"/>
                <w:b/>
              </w:rPr>
            </w:pPr>
            <w:r w:rsidRPr="00B43262">
              <w:rPr>
                <w:rFonts w:asciiTheme="majorHAnsi" w:hAnsiTheme="majorHAnsi"/>
              </w:rPr>
              <w:t>|___|</w:t>
            </w:r>
          </w:p>
        </w:tc>
        <w:tc>
          <w:tcPr>
            <w:tcW w:w="1231" w:type="dxa"/>
            <w:vAlign w:val="bottom"/>
          </w:tcPr>
          <w:p w14:paraId="316B7102" w14:textId="77777777" w:rsidR="003C75D8" w:rsidRPr="00B43262" w:rsidRDefault="003C75D8" w:rsidP="003C75D8">
            <w:pPr>
              <w:widowControl w:val="0"/>
              <w:autoSpaceDE w:val="0"/>
              <w:autoSpaceDN w:val="0"/>
              <w:adjustRightInd w:val="0"/>
              <w:jc w:val="center"/>
              <w:rPr>
                <w:rFonts w:asciiTheme="majorHAnsi" w:hAnsiTheme="majorHAnsi" w:cs="Calibri"/>
                <w:b/>
              </w:rPr>
            </w:pPr>
          </w:p>
          <w:p w14:paraId="01DB166C" w14:textId="77777777" w:rsidR="003C75D8" w:rsidRPr="00B43262" w:rsidRDefault="003C75D8" w:rsidP="003C75D8">
            <w:pPr>
              <w:widowControl w:val="0"/>
              <w:autoSpaceDE w:val="0"/>
              <w:autoSpaceDN w:val="0"/>
              <w:adjustRightInd w:val="0"/>
              <w:jc w:val="center"/>
              <w:rPr>
                <w:rFonts w:asciiTheme="majorHAnsi" w:hAnsiTheme="majorHAnsi" w:cs="Calibri"/>
                <w:b/>
              </w:rPr>
            </w:pPr>
            <w:r w:rsidRPr="00B43262">
              <w:rPr>
                <w:rFonts w:asciiTheme="majorHAnsi" w:hAnsiTheme="majorHAnsi"/>
              </w:rPr>
              <w:t>|___|</w:t>
            </w:r>
          </w:p>
          <w:p w14:paraId="4CF7E5A8" w14:textId="77777777" w:rsidR="003C75D8" w:rsidRPr="00B43262" w:rsidRDefault="003C75D8" w:rsidP="003C75D8">
            <w:pPr>
              <w:rPr>
                <w:rFonts w:asciiTheme="majorHAnsi" w:hAnsiTheme="majorHAnsi" w:cs="Calibri"/>
                <w:b/>
              </w:rPr>
            </w:pPr>
            <w:r w:rsidRPr="00B43262">
              <w:rPr>
                <w:rFonts w:asciiTheme="majorHAnsi" w:hAnsiTheme="majorHAnsi"/>
                <w:b/>
              </w:rPr>
              <w:t xml:space="preserve">           </w:t>
            </w:r>
          </w:p>
        </w:tc>
        <w:tc>
          <w:tcPr>
            <w:tcW w:w="545" w:type="dxa"/>
            <w:gridSpan w:val="2"/>
          </w:tcPr>
          <w:p w14:paraId="5D322F41" w14:textId="77777777" w:rsidR="003C75D8" w:rsidRPr="00B43262" w:rsidRDefault="003C75D8" w:rsidP="003C75D8">
            <w:r w:rsidRPr="00B43262">
              <w:rPr>
                <w:rFonts w:asciiTheme="majorHAnsi" w:hAnsiTheme="majorHAnsi"/>
                <w:b/>
              </w:rPr>
              <w:t>Q12.</w:t>
            </w:r>
          </w:p>
        </w:tc>
        <w:tc>
          <w:tcPr>
            <w:tcW w:w="1548" w:type="dxa"/>
            <w:gridSpan w:val="2"/>
            <w:vAlign w:val="bottom"/>
          </w:tcPr>
          <w:p w14:paraId="694BBD8F" w14:textId="77777777" w:rsidR="003C75D8" w:rsidRPr="00B43262" w:rsidRDefault="003C75D8" w:rsidP="003C75D8">
            <w:pPr>
              <w:widowControl w:val="0"/>
              <w:autoSpaceDE w:val="0"/>
              <w:autoSpaceDN w:val="0"/>
              <w:adjustRightInd w:val="0"/>
              <w:rPr>
                <w:rFonts w:asciiTheme="majorHAnsi" w:hAnsiTheme="majorHAnsi"/>
                <w:b/>
                <w:sz w:val="16"/>
                <w:szCs w:val="16"/>
              </w:rPr>
            </w:pPr>
            <w:r w:rsidRPr="00B43262">
              <w:rPr>
                <w:rFonts w:asciiTheme="majorHAnsi" w:hAnsiTheme="majorHAnsi" w:cs="Calibri"/>
                <w:b/>
                <w:color w:val="000000"/>
                <w:sz w:val="16"/>
                <w:szCs w:val="16"/>
              </w:rPr>
              <w:t xml:space="preserve">Non-electric pot for boiling/steam or Heat source from non-electric equipment </w:t>
            </w:r>
            <w:r w:rsidRPr="00B43262">
              <w:rPr>
                <w:rFonts w:asciiTheme="majorHAnsi" w:hAnsiTheme="majorHAnsi" w:cs="Calibri"/>
                <w:color w:val="000000"/>
                <w:sz w:val="16"/>
                <w:szCs w:val="16"/>
              </w:rPr>
              <w:t>(stove or cooker)</w:t>
            </w:r>
          </w:p>
        </w:tc>
        <w:tc>
          <w:tcPr>
            <w:tcW w:w="1354" w:type="dxa"/>
            <w:gridSpan w:val="2"/>
            <w:vAlign w:val="bottom"/>
          </w:tcPr>
          <w:p w14:paraId="19B3F4D6" w14:textId="77777777" w:rsidR="003C75D8" w:rsidRPr="00B43262" w:rsidRDefault="003C75D8" w:rsidP="003C75D8">
            <w:pPr>
              <w:widowControl w:val="0"/>
              <w:autoSpaceDE w:val="0"/>
              <w:autoSpaceDN w:val="0"/>
              <w:adjustRightInd w:val="0"/>
              <w:jc w:val="center"/>
              <w:rPr>
                <w:rFonts w:asciiTheme="majorHAnsi" w:hAnsiTheme="majorHAnsi" w:cs="Calibri"/>
                <w:b/>
              </w:rPr>
            </w:pPr>
            <w:r w:rsidRPr="00B43262">
              <w:rPr>
                <w:rFonts w:asciiTheme="majorHAnsi" w:hAnsiTheme="majorHAnsi"/>
              </w:rPr>
              <w:t>|___|</w:t>
            </w:r>
          </w:p>
        </w:tc>
        <w:tc>
          <w:tcPr>
            <w:tcW w:w="1348" w:type="dxa"/>
            <w:gridSpan w:val="2"/>
            <w:vAlign w:val="bottom"/>
          </w:tcPr>
          <w:p w14:paraId="27C48013" w14:textId="77777777" w:rsidR="003C75D8" w:rsidRPr="00B43262" w:rsidRDefault="003C75D8" w:rsidP="003C75D8">
            <w:pPr>
              <w:widowControl w:val="0"/>
              <w:autoSpaceDE w:val="0"/>
              <w:autoSpaceDN w:val="0"/>
              <w:adjustRightInd w:val="0"/>
              <w:jc w:val="center"/>
              <w:rPr>
                <w:rFonts w:asciiTheme="majorHAnsi" w:hAnsiTheme="majorHAnsi" w:cs="Calibri"/>
                <w:b/>
              </w:rPr>
            </w:pPr>
          </w:p>
          <w:p w14:paraId="38721392" w14:textId="77777777" w:rsidR="003C75D8" w:rsidRPr="00B43262" w:rsidRDefault="003C75D8" w:rsidP="003C75D8">
            <w:pPr>
              <w:widowControl w:val="0"/>
              <w:autoSpaceDE w:val="0"/>
              <w:autoSpaceDN w:val="0"/>
              <w:adjustRightInd w:val="0"/>
              <w:jc w:val="center"/>
              <w:rPr>
                <w:rFonts w:asciiTheme="majorHAnsi" w:hAnsiTheme="majorHAnsi" w:cs="Calibri"/>
                <w:b/>
              </w:rPr>
            </w:pPr>
            <w:r w:rsidRPr="00B43262">
              <w:rPr>
                <w:rFonts w:asciiTheme="majorHAnsi" w:hAnsiTheme="majorHAnsi"/>
              </w:rPr>
              <w:t>|___|</w:t>
            </w:r>
          </w:p>
        </w:tc>
      </w:tr>
      <w:bookmarkEnd w:id="25"/>
    </w:tbl>
    <w:p w14:paraId="564A9789" w14:textId="77777777" w:rsidR="0041417B" w:rsidRPr="00B43262" w:rsidRDefault="0041417B" w:rsidP="0041417B">
      <w:pPr>
        <w:rPr>
          <w:rFonts w:asciiTheme="majorHAnsi" w:hAnsiTheme="majorHAnsi"/>
        </w:rPr>
      </w:pPr>
    </w:p>
    <w:tbl>
      <w:tblPr>
        <w:tblW w:w="142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900"/>
        <w:gridCol w:w="3424"/>
        <w:gridCol w:w="393"/>
        <w:gridCol w:w="1241"/>
        <w:gridCol w:w="1167"/>
        <w:gridCol w:w="730"/>
        <w:gridCol w:w="1604"/>
        <w:gridCol w:w="1983"/>
        <w:gridCol w:w="1626"/>
        <w:gridCol w:w="269"/>
        <w:gridCol w:w="901"/>
      </w:tblGrid>
      <w:tr w:rsidR="0041417B" w:rsidRPr="00B43262" w14:paraId="114FBDD4" w14:textId="77777777" w:rsidTr="00D43915">
        <w:trPr>
          <w:trHeight w:val="303"/>
        </w:trPr>
        <w:tc>
          <w:tcPr>
            <w:tcW w:w="14238" w:type="dxa"/>
            <w:gridSpan w:val="11"/>
            <w:shd w:val="clear" w:color="auto" w:fill="auto"/>
            <w:vAlign w:val="center"/>
          </w:tcPr>
          <w:p w14:paraId="06A454F7" w14:textId="77777777" w:rsidR="0041417B" w:rsidRPr="00B43262" w:rsidRDefault="0041417B" w:rsidP="00D43915">
            <w:pPr>
              <w:jc w:val="center"/>
              <w:rPr>
                <w:rFonts w:asciiTheme="majorHAnsi" w:hAnsiTheme="majorHAnsi"/>
                <w:b/>
                <w:sz w:val="32"/>
              </w:rPr>
            </w:pPr>
            <w:r w:rsidRPr="00B43262">
              <w:rPr>
                <w:rFonts w:asciiTheme="majorHAnsi" w:hAnsiTheme="majorHAnsi"/>
              </w:rPr>
              <w:br w:type="page"/>
            </w:r>
            <w:bookmarkStart w:id="28" w:name="_Ref201392766"/>
            <w:r w:rsidRPr="00B43262">
              <w:rPr>
                <w:rFonts w:asciiTheme="majorHAnsi" w:hAnsiTheme="majorHAnsi"/>
                <w:b/>
                <w:sz w:val="32"/>
              </w:rPr>
              <w:fldChar w:fldCharType="begin"/>
            </w:r>
            <w:r w:rsidRPr="00B43262">
              <w:rPr>
                <w:rFonts w:asciiTheme="majorHAnsi" w:hAnsiTheme="majorHAnsi"/>
                <w:b/>
                <w:sz w:val="32"/>
              </w:rPr>
              <w:instrText xml:space="preserve"> REF _Ref332075438 \h  \* MERGEFORMAT </w:instrText>
            </w:r>
            <w:r w:rsidRPr="00B43262">
              <w:rPr>
                <w:rFonts w:asciiTheme="majorHAnsi" w:hAnsiTheme="majorHAnsi"/>
                <w:b/>
                <w:sz w:val="32"/>
              </w:rPr>
            </w:r>
            <w:r w:rsidRPr="00B43262">
              <w:rPr>
                <w:rFonts w:asciiTheme="majorHAnsi" w:hAnsiTheme="majorHAnsi"/>
                <w:b/>
                <w:sz w:val="32"/>
              </w:rPr>
              <w:fldChar w:fldCharType="separate"/>
            </w:r>
            <w:r w:rsidRPr="00B43262">
              <w:rPr>
                <w:rFonts w:asciiTheme="majorHAnsi" w:hAnsiTheme="majorHAnsi"/>
                <w:b/>
                <w:sz w:val="32"/>
              </w:rPr>
              <w:t>Module 1:</w:t>
            </w:r>
            <w:r w:rsidRPr="00B43262">
              <w:rPr>
                <w:rFonts w:asciiTheme="majorHAnsi" w:hAnsiTheme="majorHAnsi"/>
                <w:b/>
                <w:sz w:val="32"/>
              </w:rPr>
              <w:fldChar w:fldCharType="end"/>
            </w:r>
          </w:p>
          <w:p w14:paraId="695C3450" w14:textId="77777777" w:rsidR="0041417B" w:rsidRPr="00B43262" w:rsidRDefault="0041417B" w:rsidP="00D43915">
            <w:pPr>
              <w:pStyle w:val="Heading2"/>
              <w:rPr>
                <w:rFonts w:asciiTheme="majorHAnsi" w:hAnsiTheme="majorHAnsi"/>
              </w:rPr>
            </w:pPr>
            <w:bookmarkStart w:id="29" w:name="_Toc377656810"/>
            <w:r w:rsidRPr="00B43262">
              <w:rPr>
                <w:rFonts w:asciiTheme="majorHAnsi" w:hAnsiTheme="majorHAnsi"/>
              </w:rPr>
              <w:t xml:space="preserve">Section </w:t>
            </w:r>
            <w:r w:rsidRPr="00B43262">
              <w:rPr>
                <w:rFonts w:asciiTheme="majorHAnsi" w:hAnsiTheme="majorHAnsi"/>
              </w:rPr>
              <w:fldChar w:fldCharType="begin"/>
            </w:r>
            <w:r w:rsidRPr="00B43262">
              <w:rPr>
                <w:rFonts w:asciiTheme="majorHAnsi" w:hAnsiTheme="majorHAnsi"/>
              </w:rPr>
              <w:instrText xml:space="preserve"> SEQ Section \* ALPHABETIC </w:instrText>
            </w:r>
            <w:r w:rsidRPr="00B43262">
              <w:rPr>
                <w:rFonts w:asciiTheme="majorHAnsi" w:hAnsiTheme="majorHAnsi"/>
              </w:rPr>
              <w:fldChar w:fldCharType="separate"/>
            </w:r>
            <w:r w:rsidRPr="00B43262">
              <w:rPr>
                <w:rFonts w:asciiTheme="majorHAnsi" w:hAnsiTheme="majorHAnsi"/>
              </w:rPr>
              <w:t>E</w:t>
            </w:r>
            <w:r w:rsidRPr="00B43262">
              <w:rPr>
                <w:rFonts w:asciiTheme="majorHAnsi" w:hAnsiTheme="majorHAnsi"/>
              </w:rPr>
              <w:fldChar w:fldCharType="end"/>
            </w:r>
            <w:r w:rsidRPr="00B43262">
              <w:rPr>
                <w:rFonts w:asciiTheme="majorHAnsi" w:hAnsiTheme="majorHAnsi"/>
              </w:rPr>
              <w:t xml:space="preserve">: </w:t>
            </w:r>
            <w:bookmarkEnd w:id="28"/>
            <w:r w:rsidRPr="00B43262">
              <w:rPr>
                <w:rFonts w:asciiTheme="majorHAnsi" w:hAnsiTheme="majorHAnsi"/>
              </w:rPr>
              <w:t>Drugs and Consumables</w:t>
            </w:r>
            <w:bookmarkEnd w:id="29"/>
          </w:p>
        </w:tc>
      </w:tr>
      <w:tr w:rsidR="0041417B" w:rsidRPr="00B43262" w14:paraId="57C59205" w14:textId="77777777" w:rsidTr="00D43915">
        <w:trPr>
          <w:trHeight w:hRule="exact" w:val="1225"/>
        </w:trPr>
        <w:tc>
          <w:tcPr>
            <w:tcW w:w="14238" w:type="dxa"/>
            <w:gridSpan w:val="11"/>
            <w:shd w:val="clear" w:color="auto" w:fill="auto"/>
            <w:vAlign w:val="center"/>
          </w:tcPr>
          <w:p w14:paraId="3B321C8C" w14:textId="77777777" w:rsidR="0041417B" w:rsidRPr="00B43262" w:rsidRDefault="0041417B" w:rsidP="00D43915">
            <w:pPr>
              <w:rPr>
                <w:rFonts w:asciiTheme="majorHAnsi" w:hAnsiTheme="majorHAnsi" w:cs="Calibri"/>
                <w:b/>
                <w:i/>
                <w:color w:val="000000"/>
                <w:sz w:val="16"/>
                <w:szCs w:val="16"/>
              </w:rPr>
            </w:pPr>
            <w:r w:rsidRPr="00B43262">
              <w:rPr>
                <w:rFonts w:asciiTheme="majorHAnsi" w:hAnsiTheme="majorHAnsi" w:cs="Calibri"/>
                <w:b/>
                <w:i/>
                <w:color w:val="000000"/>
                <w:sz w:val="16"/>
                <w:szCs w:val="16"/>
              </w:rPr>
              <w:t>Ask to be shown the main location in the facility where medicines and other supplies are stored. Find the person most knowledgeable about storage and management of medicines and supplies in the facility (usually the pharmacist/pharmacy technician). INTRODUCE YOURSELF, EXPLAIN THE PURPOSE OF THE SURVEY AND ASK THE FOLLOWING QUESTIONS. The existence of the stock of drugs and vaccines has to be verified through direct observation.</w:t>
            </w:r>
          </w:p>
          <w:p w14:paraId="0C7DF8FC" w14:textId="77777777" w:rsidR="0041417B" w:rsidRPr="00B43262" w:rsidRDefault="0041417B" w:rsidP="00D43915">
            <w:pPr>
              <w:rPr>
                <w:rFonts w:asciiTheme="majorHAnsi" w:hAnsiTheme="majorHAnsi"/>
                <w:b/>
              </w:rPr>
            </w:pPr>
            <w:r w:rsidRPr="00B43262">
              <w:rPr>
                <w:rFonts w:asciiTheme="majorHAnsi" w:hAnsiTheme="majorHAnsi" w:cs="Calibri"/>
                <w:b/>
                <w:noProof/>
                <w:color w:val="000000"/>
                <w:lang w:val="en-US"/>
              </w:rPr>
              <w:drawing>
                <wp:inline distT="0" distB="0" distL="0" distR="0" wp14:anchorId="4824D3FF" wp14:editId="47E5B1C8">
                  <wp:extent cx="284480" cy="189865"/>
                  <wp:effectExtent l="0" t="0" r="1270" b="635"/>
                  <wp:docPr id="9" name="Picture 9" descr="MCj0403893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Cj04038930000[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4480" cy="189865"/>
                          </a:xfrm>
                          <a:prstGeom prst="rect">
                            <a:avLst/>
                          </a:prstGeom>
                          <a:noFill/>
                          <a:ln>
                            <a:noFill/>
                          </a:ln>
                        </pic:spPr>
                      </pic:pic>
                    </a:graphicData>
                  </a:graphic>
                </wp:inline>
              </w:drawing>
            </w:r>
            <w:r w:rsidRPr="00B43262">
              <w:rPr>
                <w:rFonts w:asciiTheme="majorHAnsi" w:hAnsiTheme="majorHAnsi"/>
                <w:b/>
              </w:rPr>
              <w:t xml:space="preserve"> </w:t>
            </w:r>
            <w:r w:rsidRPr="00B43262">
              <w:rPr>
                <w:rFonts w:asciiTheme="majorHAnsi" w:hAnsiTheme="majorHAnsi"/>
                <w:b/>
                <w:i/>
              </w:rPr>
              <w:t>Observe</w:t>
            </w:r>
          </w:p>
        </w:tc>
      </w:tr>
      <w:tr w:rsidR="0041417B" w:rsidRPr="00B43262" w14:paraId="2903D237" w14:textId="77777777" w:rsidTr="00D43915">
        <w:trPr>
          <w:trHeight w:hRule="exact" w:val="541"/>
        </w:trPr>
        <w:tc>
          <w:tcPr>
            <w:tcW w:w="14238" w:type="dxa"/>
            <w:gridSpan w:val="11"/>
            <w:shd w:val="clear" w:color="auto" w:fill="auto"/>
            <w:vAlign w:val="center"/>
          </w:tcPr>
          <w:p w14:paraId="517FA5AE" w14:textId="77777777" w:rsidR="0041417B" w:rsidRPr="00B43262" w:rsidRDefault="0041417B" w:rsidP="00D43915">
            <w:pPr>
              <w:rPr>
                <w:rFonts w:asciiTheme="majorHAnsi" w:hAnsiTheme="majorHAnsi"/>
                <w:b/>
                <w:i/>
              </w:rPr>
            </w:pPr>
            <w:r w:rsidRPr="00B43262">
              <w:rPr>
                <w:rFonts w:asciiTheme="majorHAnsi" w:hAnsiTheme="majorHAnsi" w:cs="Calibri"/>
                <w:b/>
                <w:color w:val="000000"/>
                <w:sz w:val="16"/>
                <w:szCs w:val="16"/>
                <w:u w:val="single"/>
              </w:rPr>
              <w:t>Enumerator read to the Pharmacist/Pharmacy Technician</w:t>
            </w:r>
            <w:r w:rsidRPr="00B43262">
              <w:rPr>
                <w:rFonts w:asciiTheme="majorHAnsi" w:hAnsiTheme="majorHAnsi" w:cs="Calibri"/>
                <w:b/>
                <w:color w:val="000000"/>
                <w:sz w:val="16"/>
                <w:szCs w:val="16"/>
              </w:rPr>
              <w:t>: I would like to know if the following medicines are available today in this facility. I would also like to observe the medicines that are available. If any of the medicines I mention is stored in another location in the facility, please tell me where in the facility it is stored so I can go there to verify.</w:t>
            </w:r>
          </w:p>
        </w:tc>
      </w:tr>
      <w:tr w:rsidR="0041417B" w:rsidRPr="00B43262" w14:paraId="3AEE621A" w14:textId="77777777" w:rsidTr="00D43915">
        <w:trPr>
          <w:trHeight w:hRule="exact" w:val="883"/>
        </w:trPr>
        <w:tc>
          <w:tcPr>
            <w:tcW w:w="4717" w:type="dxa"/>
            <w:gridSpan w:val="3"/>
            <w:shd w:val="clear" w:color="auto" w:fill="auto"/>
            <w:vAlign w:val="center"/>
          </w:tcPr>
          <w:p w14:paraId="12A43ED5" w14:textId="77777777" w:rsidR="0041417B" w:rsidRPr="00B43262" w:rsidRDefault="0041417B" w:rsidP="00D43915">
            <w:pPr>
              <w:jc w:val="right"/>
              <w:rPr>
                <w:rFonts w:asciiTheme="majorHAnsi" w:hAnsiTheme="majorHAnsi"/>
                <w:sz w:val="16"/>
                <w:szCs w:val="16"/>
              </w:rPr>
            </w:pPr>
            <w:r w:rsidRPr="00B43262">
              <w:rPr>
                <w:rFonts w:asciiTheme="majorHAnsi" w:hAnsiTheme="majorHAnsi"/>
                <w:sz w:val="16"/>
                <w:szCs w:val="16"/>
              </w:rPr>
              <w:lastRenderedPageBreak/>
              <w:t>At least one observed (and non-expired) = 1</w:t>
            </w:r>
          </w:p>
          <w:p w14:paraId="420B235B" w14:textId="77777777" w:rsidR="0041417B" w:rsidRPr="00B43262" w:rsidRDefault="0041417B" w:rsidP="00D43915">
            <w:pPr>
              <w:jc w:val="right"/>
              <w:rPr>
                <w:rFonts w:asciiTheme="majorHAnsi" w:hAnsiTheme="majorHAnsi"/>
                <w:sz w:val="16"/>
                <w:szCs w:val="16"/>
              </w:rPr>
            </w:pPr>
            <w:r w:rsidRPr="00B43262">
              <w:rPr>
                <w:rFonts w:asciiTheme="majorHAnsi" w:hAnsiTheme="majorHAnsi"/>
                <w:sz w:val="16"/>
                <w:szCs w:val="16"/>
              </w:rPr>
              <w:t>At least one observed (BUT ALL expired) = 2</w:t>
            </w:r>
          </w:p>
          <w:p w14:paraId="405839D1" w14:textId="77777777" w:rsidR="0041417B" w:rsidRPr="00B43262" w:rsidRDefault="0041417B" w:rsidP="00D43915">
            <w:pPr>
              <w:jc w:val="right"/>
              <w:rPr>
                <w:rFonts w:asciiTheme="majorHAnsi" w:hAnsiTheme="majorHAnsi"/>
                <w:sz w:val="16"/>
                <w:szCs w:val="16"/>
              </w:rPr>
            </w:pPr>
            <w:r w:rsidRPr="00B43262">
              <w:rPr>
                <w:rFonts w:asciiTheme="majorHAnsi" w:hAnsiTheme="majorHAnsi"/>
                <w:sz w:val="16"/>
                <w:szCs w:val="16"/>
              </w:rPr>
              <w:t>Available but not observed (non-expired) = 3</w:t>
            </w:r>
          </w:p>
          <w:p w14:paraId="13AEE603" w14:textId="77777777" w:rsidR="0041417B" w:rsidRPr="00B43262" w:rsidRDefault="0041417B" w:rsidP="00D43915">
            <w:pPr>
              <w:jc w:val="right"/>
              <w:rPr>
                <w:rFonts w:asciiTheme="majorHAnsi" w:hAnsiTheme="majorHAnsi"/>
                <w:sz w:val="16"/>
                <w:szCs w:val="16"/>
              </w:rPr>
            </w:pPr>
          </w:p>
        </w:tc>
        <w:tc>
          <w:tcPr>
            <w:tcW w:w="4742" w:type="dxa"/>
            <w:gridSpan w:val="4"/>
            <w:shd w:val="clear" w:color="auto" w:fill="auto"/>
            <w:vAlign w:val="center"/>
          </w:tcPr>
          <w:p w14:paraId="37BAC7D3" w14:textId="77777777" w:rsidR="0041417B" w:rsidRPr="00B43262" w:rsidRDefault="0041417B" w:rsidP="00D43915">
            <w:pPr>
              <w:jc w:val="right"/>
              <w:rPr>
                <w:rFonts w:asciiTheme="majorHAnsi" w:hAnsiTheme="majorHAnsi"/>
                <w:sz w:val="16"/>
                <w:szCs w:val="16"/>
              </w:rPr>
            </w:pPr>
            <w:r w:rsidRPr="00B43262">
              <w:rPr>
                <w:rFonts w:asciiTheme="majorHAnsi" w:hAnsiTheme="majorHAnsi"/>
                <w:sz w:val="16"/>
                <w:szCs w:val="16"/>
              </w:rPr>
              <w:t>Not available today = 4</w:t>
            </w:r>
            <w:r w:rsidRPr="00B43262">
              <w:rPr>
                <w:rFonts w:asciiTheme="majorHAnsi" w:hAnsiTheme="majorHAnsi"/>
                <w:sz w:val="16"/>
                <w:szCs w:val="16"/>
              </w:rPr>
              <w:sym w:font="Wingdings" w:char="F0E0"/>
            </w:r>
            <w:r w:rsidRPr="00B43262">
              <w:rPr>
                <w:rFonts w:asciiTheme="majorHAnsi" w:hAnsiTheme="majorHAnsi"/>
                <w:sz w:val="16"/>
                <w:szCs w:val="16"/>
              </w:rPr>
              <w:t>next item</w:t>
            </w:r>
          </w:p>
          <w:p w14:paraId="1390AF1D" w14:textId="77777777" w:rsidR="0041417B" w:rsidRPr="00B43262" w:rsidRDefault="0041417B" w:rsidP="00D43915">
            <w:pPr>
              <w:jc w:val="right"/>
              <w:rPr>
                <w:rFonts w:asciiTheme="majorHAnsi" w:hAnsiTheme="majorHAnsi"/>
                <w:sz w:val="16"/>
                <w:szCs w:val="16"/>
              </w:rPr>
            </w:pPr>
            <w:r w:rsidRPr="00B43262">
              <w:rPr>
                <w:rFonts w:asciiTheme="majorHAnsi" w:hAnsiTheme="majorHAnsi"/>
                <w:sz w:val="16"/>
                <w:szCs w:val="16"/>
              </w:rPr>
              <w:t>Never available = 5</w:t>
            </w:r>
            <w:r w:rsidRPr="00B43262">
              <w:rPr>
                <w:rFonts w:asciiTheme="majorHAnsi" w:hAnsiTheme="majorHAnsi"/>
                <w:sz w:val="16"/>
                <w:szCs w:val="16"/>
              </w:rPr>
              <w:sym w:font="Wingdings" w:char="F0E0"/>
            </w:r>
            <w:r w:rsidRPr="00B43262">
              <w:rPr>
                <w:rFonts w:asciiTheme="majorHAnsi" w:hAnsiTheme="majorHAnsi"/>
                <w:sz w:val="16"/>
                <w:szCs w:val="16"/>
              </w:rPr>
              <w:t>next item</w:t>
            </w:r>
          </w:p>
          <w:p w14:paraId="309AADA0" w14:textId="77777777" w:rsidR="0041417B" w:rsidRPr="00B43262" w:rsidRDefault="0041417B" w:rsidP="00D43915">
            <w:pPr>
              <w:jc w:val="right"/>
              <w:rPr>
                <w:rFonts w:asciiTheme="majorHAnsi" w:hAnsiTheme="majorHAnsi"/>
                <w:sz w:val="16"/>
                <w:szCs w:val="16"/>
              </w:rPr>
            </w:pPr>
            <w:r w:rsidRPr="00B43262">
              <w:rPr>
                <w:rFonts w:asciiTheme="majorHAnsi" w:hAnsiTheme="majorHAnsi"/>
                <w:sz w:val="16"/>
                <w:szCs w:val="16"/>
              </w:rPr>
              <w:t>Not recommended at this level = 6</w:t>
            </w:r>
            <w:r w:rsidRPr="00B43262">
              <w:rPr>
                <w:rFonts w:asciiTheme="majorHAnsi" w:hAnsiTheme="majorHAnsi"/>
                <w:sz w:val="16"/>
                <w:szCs w:val="16"/>
              </w:rPr>
              <w:sym w:font="Wingdings" w:char="F0E0"/>
            </w:r>
            <w:r w:rsidRPr="00B43262">
              <w:rPr>
                <w:rFonts w:asciiTheme="majorHAnsi" w:hAnsiTheme="majorHAnsi"/>
                <w:sz w:val="16"/>
                <w:szCs w:val="16"/>
              </w:rPr>
              <w:t>next item</w:t>
            </w:r>
          </w:p>
          <w:p w14:paraId="39038E8B" w14:textId="77777777" w:rsidR="0041417B" w:rsidRPr="00B43262" w:rsidRDefault="0041417B" w:rsidP="00D43915">
            <w:pPr>
              <w:jc w:val="right"/>
              <w:rPr>
                <w:rFonts w:asciiTheme="majorHAnsi" w:hAnsiTheme="majorHAnsi"/>
                <w:sz w:val="16"/>
                <w:szCs w:val="16"/>
              </w:rPr>
            </w:pPr>
          </w:p>
        </w:tc>
        <w:tc>
          <w:tcPr>
            <w:tcW w:w="4779" w:type="dxa"/>
            <w:gridSpan w:val="4"/>
            <w:shd w:val="clear" w:color="auto" w:fill="auto"/>
            <w:vAlign w:val="center"/>
          </w:tcPr>
          <w:p w14:paraId="588045E8" w14:textId="77777777" w:rsidR="0041417B" w:rsidRPr="00B43262" w:rsidRDefault="0041417B" w:rsidP="00D43915">
            <w:pPr>
              <w:rPr>
                <w:rFonts w:asciiTheme="majorHAnsi" w:hAnsiTheme="majorHAnsi"/>
                <w:sz w:val="16"/>
                <w:szCs w:val="16"/>
              </w:rPr>
            </w:pPr>
            <w:r w:rsidRPr="00B43262">
              <w:rPr>
                <w:rFonts w:asciiTheme="majorHAnsi" w:hAnsiTheme="majorHAnsi" w:cs="Calibri"/>
                <w:b/>
                <w:i/>
                <w:color w:val="000000"/>
                <w:sz w:val="16"/>
                <w:szCs w:val="16"/>
              </w:rPr>
              <w:t>PROBE FURTHER IF RESPONSE IS “NOT AVAILABLE TODAY”</w:t>
            </w:r>
          </w:p>
          <w:p w14:paraId="4C06C633" w14:textId="77777777" w:rsidR="0041417B" w:rsidRPr="00B43262" w:rsidRDefault="0041417B" w:rsidP="00D43915">
            <w:pPr>
              <w:rPr>
                <w:rFonts w:asciiTheme="majorHAnsi" w:hAnsiTheme="majorHAnsi"/>
                <w:i/>
              </w:rPr>
            </w:pPr>
          </w:p>
        </w:tc>
      </w:tr>
      <w:tr w:rsidR="0041417B" w:rsidRPr="00B43262" w14:paraId="5C887669" w14:textId="77777777" w:rsidTr="00D43915">
        <w:trPr>
          <w:trHeight w:val="332"/>
        </w:trPr>
        <w:tc>
          <w:tcPr>
            <w:tcW w:w="4324" w:type="dxa"/>
            <w:gridSpan w:val="2"/>
            <w:shd w:val="clear" w:color="auto" w:fill="auto"/>
            <w:vAlign w:val="center"/>
          </w:tcPr>
          <w:p w14:paraId="66365589" w14:textId="77777777" w:rsidR="0041417B" w:rsidRPr="00B43262" w:rsidRDefault="0041417B" w:rsidP="00D43915">
            <w:pPr>
              <w:rPr>
                <w:rFonts w:asciiTheme="majorHAnsi" w:hAnsiTheme="majorHAnsi"/>
                <w:b/>
                <w:bCs/>
                <w:iCs/>
              </w:rPr>
            </w:pPr>
            <w:r w:rsidRPr="00B43262">
              <w:rPr>
                <w:rFonts w:asciiTheme="majorHAnsi" w:hAnsiTheme="majorHAnsi"/>
                <w:b/>
                <w:bCs/>
                <w:iCs/>
              </w:rPr>
              <w:t>Core medications</w:t>
            </w:r>
          </w:p>
        </w:tc>
        <w:tc>
          <w:tcPr>
            <w:tcW w:w="1634" w:type="dxa"/>
            <w:gridSpan w:val="2"/>
            <w:shd w:val="clear" w:color="auto" w:fill="auto"/>
            <w:vAlign w:val="center"/>
          </w:tcPr>
          <w:p w14:paraId="4D7C5DA8" w14:textId="77777777" w:rsidR="0041417B" w:rsidRPr="00B43262" w:rsidRDefault="0041417B" w:rsidP="00D43915">
            <w:pPr>
              <w:jc w:val="center"/>
              <w:rPr>
                <w:rFonts w:asciiTheme="majorHAnsi" w:hAnsiTheme="majorHAnsi"/>
                <w:b/>
                <w:bCs/>
                <w:iCs/>
                <w:sz w:val="16"/>
                <w:szCs w:val="16"/>
              </w:rPr>
            </w:pPr>
            <w:r w:rsidRPr="00B43262">
              <w:rPr>
                <w:rFonts w:asciiTheme="majorHAnsi" w:hAnsiTheme="majorHAnsi"/>
                <w:b/>
                <w:bCs/>
                <w:iCs/>
                <w:sz w:val="16"/>
                <w:szCs w:val="16"/>
              </w:rPr>
              <w:t>Available</w:t>
            </w:r>
          </w:p>
          <w:p w14:paraId="3721DDA8" w14:textId="77777777" w:rsidR="0041417B" w:rsidRPr="00B43262" w:rsidRDefault="0041417B" w:rsidP="00D43915">
            <w:pPr>
              <w:jc w:val="center"/>
              <w:rPr>
                <w:rFonts w:asciiTheme="majorHAnsi" w:hAnsiTheme="majorHAnsi"/>
                <w:b/>
                <w:bCs/>
                <w:iCs/>
              </w:rPr>
            </w:pPr>
            <w:r w:rsidRPr="00B43262">
              <w:rPr>
                <w:rFonts w:asciiTheme="majorHAnsi" w:hAnsiTheme="majorHAnsi"/>
                <w:b/>
                <w:bCs/>
                <w:iCs/>
                <w:sz w:val="16"/>
                <w:szCs w:val="16"/>
              </w:rPr>
              <w:t>(see code above)</w:t>
            </w:r>
          </w:p>
        </w:tc>
        <w:tc>
          <w:tcPr>
            <w:tcW w:w="1167" w:type="dxa"/>
            <w:shd w:val="clear" w:color="auto" w:fill="auto"/>
            <w:vAlign w:val="center"/>
          </w:tcPr>
          <w:p w14:paraId="294157E4" w14:textId="77777777" w:rsidR="0041417B" w:rsidRPr="00B43262" w:rsidRDefault="0041417B" w:rsidP="00D43915">
            <w:pPr>
              <w:rPr>
                <w:rFonts w:asciiTheme="majorHAnsi" w:hAnsiTheme="majorHAnsi"/>
                <w:b/>
                <w:bCs/>
                <w:iCs/>
                <w:sz w:val="16"/>
                <w:szCs w:val="16"/>
              </w:rPr>
            </w:pPr>
            <w:r w:rsidRPr="00B43262">
              <w:rPr>
                <w:rFonts w:asciiTheme="majorHAnsi" w:hAnsiTheme="majorHAnsi"/>
                <w:b/>
                <w:bCs/>
                <w:iCs/>
                <w:sz w:val="16"/>
                <w:szCs w:val="16"/>
              </w:rPr>
              <w:t>Form</w:t>
            </w:r>
          </w:p>
          <w:p w14:paraId="4AD581D8" w14:textId="77777777" w:rsidR="0041417B" w:rsidRPr="00B43262" w:rsidRDefault="0041417B" w:rsidP="00D43915">
            <w:pPr>
              <w:rPr>
                <w:rFonts w:asciiTheme="majorHAnsi" w:hAnsiTheme="majorHAnsi"/>
                <w:b/>
                <w:bCs/>
                <w:iCs/>
                <w:sz w:val="16"/>
                <w:szCs w:val="16"/>
              </w:rPr>
            </w:pPr>
            <w:r w:rsidRPr="00B43262">
              <w:rPr>
                <w:rFonts w:asciiTheme="majorHAnsi" w:hAnsiTheme="majorHAnsi"/>
                <w:b/>
                <w:bCs/>
                <w:iCs/>
                <w:sz w:val="16"/>
                <w:szCs w:val="16"/>
              </w:rPr>
              <w:t>Stated=1</w:t>
            </w:r>
          </w:p>
          <w:p w14:paraId="7BE32843" w14:textId="77777777" w:rsidR="0041417B" w:rsidRPr="00B43262" w:rsidRDefault="0041417B" w:rsidP="00D43915">
            <w:pPr>
              <w:rPr>
                <w:rFonts w:asciiTheme="majorHAnsi" w:hAnsiTheme="majorHAnsi"/>
                <w:bCs/>
                <w:iCs/>
                <w:sz w:val="16"/>
                <w:szCs w:val="16"/>
                <w:highlight w:val="yellow"/>
              </w:rPr>
            </w:pPr>
            <w:r w:rsidRPr="00B43262">
              <w:rPr>
                <w:rFonts w:asciiTheme="majorHAnsi" w:hAnsiTheme="majorHAnsi"/>
                <w:b/>
                <w:bCs/>
                <w:iCs/>
                <w:sz w:val="16"/>
                <w:szCs w:val="16"/>
              </w:rPr>
              <w:t>Other = 2</w:t>
            </w:r>
          </w:p>
        </w:tc>
        <w:tc>
          <w:tcPr>
            <w:tcW w:w="4317" w:type="dxa"/>
            <w:gridSpan w:val="3"/>
            <w:shd w:val="clear" w:color="auto" w:fill="auto"/>
            <w:vAlign w:val="center"/>
          </w:tcPr>
          <w:p w14:paraId="548C88A7" w14:textId="77777777" w:rsidR="0041417B" w:rsidRPr="00B43262" w:rsidRDefault="0041417B" w:rsidP="00D43915">
            <w:pPr>
              <w:rPr>
                <w:rFonts w:asciiTheme="majorHAnsi" w:hAnsiTheme="majorHAnsi"/>
                <w:b/>
                <w:bCs/>
                <w:iCs/>
              </w:rPr>
            </w:pPr>
          </w:p>
        </w:tc>
        <w:tc>
          <w:tcPr>
            <w:tcW w:w="1626" w:type="dxa"/>
            <w:shd w:val="clear" w:color="auto" w:fill="auto"/>
            <w:vAlign w:val="center"/>
          </w:tcPr>
          <w:p w14:paraId="2E634151" w14:textId="77777777" w:rsidR="0041417B" w:rsidRPr="00B43262" w:rsidRDefault="0041417B" w:rsidP="00D43915">
            <w:pPr>
              <w:jc w:val="center"/>
              <w:rPr>
                <w:rFonts w:asciiTheme="majorHAnsi" w:hAnsiTheme="majorHAnsi"/>
                <w:b/>
                <w:bCs/>
                <w:iCs/>
                <w:sz w:val="16"/>
                <w:szCs w:val="16"/>
              </w:rPr>
            </w:pPr>
            <w:r w:rsidRPr="00B43262">
              <w:rPr>
                <w:rFonts w:asciiTheme="majorHAnsi" w:hAnsiTheme="majorHAnsi"/>
                <w:b/>
                <w:bCs/>
                <w:iCs/>
                <w:sz w:val="16"/>
                <w:szCs w:val="16"/>
              </w:rPr>
              <w:t>Available</w:t>
            </w:r>
          </w:p>
          <w:p w14:paraId="30CD8151" w14:textId="77777777" w:rsidR="0041417B" w:rsidRPr="00B43262" w:rsidRDefault="0041417B" w:rsidP="00D43915">
            <w:pPr>
              <w:jc w:val="center"/>
              <w:rPr>
                <w:rFonts w:asciiTheme="majorHAnsi" w:hAnsiTheme="majorHAnsi"/>
                <w:b/>
                <w:bCs/>
                <w:iCs/>
              </w:rPr>
            </w:pPr>
            <w:r w:rsidRPr="00B43262">
              <w:rPr>
                <w:rFonts w:asciiTheme="majorHAnsi" w:hAnsiTheme="majorHAnsi"/>
                <w:b/>
                <w:bCs/>
                <w:iCs/>
                <w:sz w:val="16"/>
                <w:szCs w:val="16"/>
              </w:rPr>
              <w:t>(see code above)</w:t>
            </w:r>
          </w:p>
        </w:tc>
        <w:tc>
          <w:tcPr>
            <w:tcW w:w="1170" w:type="dxa"/>
            <w:gridSpan w:val="2"/>
            <w:shd w:val="clear" w:color="auto" w:fill="auto"/>
            <w:vAlign w:val="center"/>
          </w:tcPr>
          <w:p w14:paraId="56E6BF70" w14:textId="77777777" w:rsidR="0041417B" w:rsidRPr="00B43262" w:rsidRDefault="0041417B" w:rsidP="00D43915">
            <w:pPr>
              <w:rPr>
                <w:rFonts w:asciiTheme="majorHAnsi" w:hAnsiTheme="majorHAnsi"/>
                <w:b/>
                <w:bCs/>
                <w:iCs/>
                <w:sz w:val="16"/>
                <w:szCs w:val="16"/>
              </w:rPr>
            </w:pPr>
            <w:r w:rsidRPr="00B43262">
              <w:rPr>
                <w:rFonts w:asciiTheme="majorHAnsi" w:hAnsiTheme="majorHAnsi"/>
                <w:b/>
                <w:bCs/>
                <w:iCs/>
                <w:sz w:val="16"/>
                <w:szCs w:val="16"/>
              </w:rPr>
              <w:t>Form</w:t>
            </w:r>
          </w:p>
          <w:p w14:paraId="6D4B22AC" w14:textId="77777777" w:rsidR="0041417B" w:rsidRPr="00B43262" w:rsidRDefault="0041417B" w:rsidP="00D43915">
            <w:pPr>
              <w:rPr>
                <w:rFonts w:asciiTheme="majorHAnsi" w:hAnsiTheme="majorHAnsi"/>
                <w:b/>
                <w:bCs/>
                <w:iCs/>
                <w:sz w:val="16"/>
                <w:szCs w:val="16"/>
              </w:rPr>
            </w:pPr>
            <w:r w:rsidRPr="00B43262">
              <w:rPr>
                <w:rFonts w:asciiTheme="majorHAnsi" w:hAnsiTheme="majorHAnsi"/>
                <w:b/>
                <w:bCs/>
                <w:iCs/>
                <w:sz w:val="16"/>
                <w:szCs w:val="16"/>
              </w:rPr>
              <w:t>Stated=1</w:t>
            </w:r>
          </w:p>
          <w:p w14:paraId="767E0B67" w14:textId="77777777" w:rsidR="0041417B" w:rsidRPr="00B43262" w:rsidRDefault="0041417B" w:rsidP="00D43915">
            <w:pPr>
              <w:rPr>
                <w:rFonts w:asciiTheme="majorHAnsi" w:hAnsiTheme="majorHAnsi"/>
                <w:b/>
                <w:bCs/>
                <w:iCs/>
              </w:rPr>
            </w:pPr>
            <w:r w:rsidRPr="00B43262">
              <w:rPr>
                <w:rFonts w:asciiTheme="majorHAnsi" w:hAnsiTheme="majorHAnsi"/>
                <w:b/>
                <w:bCs/>
                <w:iCs/>
                <w:sz w:val="16"/>
                <w:szCs w:val="16"/>
              </w:rPr>
              <w:t>Other = 2</w:t>
            </w:r>
          </w:p>
        </w:tc>
      </w:tr>
      <w:tr w:rsidR="0041417B" w:rsidRPr="00B43262" w14:paraId="059027BF" w14:textId="77777777" w:rsidTr="00D43915">
        <w:trPr>
          <w:trHeight w:val="332"/>
        </w:trPr>
        <w:tc>
          <w:tcPr>
            <w:tcW w:w="900" w:type="dxa"/>
            <w:shd w:val="clear" w:color="auto" w:fill="auto"/>
            <w:vAlign w:val="bottom"/>
          </w:tcPr>
          <w:p w14:paraId="7A338E0E" w14:textId="77777777" w:rsidR="0041417B" w:rsidRPr="00B43262" w:rsidRDefault="0041417B" w:rsidP="00D43915">
            <w:pPr>
              <w:rPr>
                <w:rFonts w:asciiTheme="majorHAnsi" w:hAnsiTheme="majorHAnsi"/>
                <w:b/>
                <w:sz w:val="20"/>
              </w:rPr>
            </w:pPr>
            <w:r w:rsidRPr="00B43262">
              <w:rPr>
                <w:rFonts w:asciiTheme="majorHAnsi" w:hAnsiTheme="majorHAnsi"/>
                <w:b/>
                <w:sz w:val="20"/>
              </w:rPr>
              <w:t>Q1.</w:t>
            </w:r>
          </w:p>
        </w:tc>
        <w:tc>
          <w:tcPr>
            <w:tcW w:w="3424" w:type="dxa"/>
            <w:shd w:val="clear" w:color="auto" w:fill="auto"/>
            <w:vAlign w:val="bottom"/>
          </w:tcPr>
          <w:p w14:paraId="26DDAF37" w14:textId="77777777" w:rsidR="0041417B" w:rsidRPr="00B43262" w:rsidRDefault="0041417B" w:rsidP="00D43915">
            <w:pPr>
              <w:widowControl w:val="0"/>
              <w:autoSpaceDE w:val="0"/>
              <w:autoSpaceDN w:val="0"/>
              <w:adjustRightInd w:val="0"/>
              <w:rPr>
                <w:rFonts w:asciiTheme="majorHAnsi" w:hAnsiTheme="majorHAnsi" w:cs="Calibri"/>
                <w:b/>
                <w:sz w:val="20"/>
                <w:szCs w:val="20"/>
              </w:rPr>
            </w:pPr>
            <w:r w:rsidRPr="00B43262">
              <w:rPr>
                <w:rFonts w:asciiTheme="majorHAnsi" w:hAnsiTheme="majorHAnsi" w:cs="Calibri"/>
                <w:b/>
                <w:sz w:val="20"/>
                <w:szCs w:val="20"/>
              </w:rPr>
              <w:t xml:space="preserve">Amoxicillin </w:t>
            </w:r>
          </w:p>
          <w:p w14:paraId="21979BD6" w14:textId="77777777" w:rsidR="0041417B" w:rsidRPr="00B43262" w:rsidRDefault="0041417B" w:rsidP="00D43915">
            <w:pPr>
              <w:widowControl w:val="0"/>
              <w:autoSpaceDE w:val="0"/>
              <w:autoSpaceDN w:val="0"/>
              <w:adjustRightInd w:val="0"/>
              <w:rPr>
                <w:rFonts w:asciiTheme="majorHAnsi" w:hAnsiTheme="majorHAnsi" w:cs="Calibri"/>
                <w:b/>
                <w:szCs w:val="20"/>
              </w:rPr>
            </w:pPr>
            <w:r w:rsidRPr="00B43262">
              <w:rPr>
                <w:rFonts w:asciiTheme="majorHAnsi" w:hAnsiTheme="majorHAnsi" w:cs="Calibri"/>
                <w:sz w:val="16"/>
                <w:szCs w:val="20"/>
              </w:rPr>
              <w:t>(tablets/capsules)</w:t>
            </w:r>
          </w:p>
        </w:tc>
        <w:tc>
          <w:tcPr>
            <w:tcW w:w="1634" w:type="dxa"/>
            <w:gridSpan w:val="2"/>
            <w:shd w:val="clear" w:color="auto" w:fill="auto"/>
            <w:vAlign w:val="bottom"/>
          </w:tcPr>
          <w:p w14:paraId="504225D3" w14:textId="77777777" w:rsidR="0041417B" w:rsidRPr="00B43262" w:rsidRDefault="0041417B" w:rsidP="00D43915">
            <w:pPr>
              <w:widowControl w:val="0"/>
              <w:autoSpaceDE w:val="0"/>
              <w:autoSpaceDN w:val="0"/>
              <w:adjustRightInd w:val="0"/>
              <w:jc w:val="center"/>
              <w:rPr>
                <w:rFonts w:asciiTheme="majorHAnsi" w:hAnsiTheme="majorHAnsi" w:cs="Calibri"/>
                <w:sz w:val="18"/>
                <w:szCs w:val="14"/>
              </w:rPr>
            </w:pPr>
            <w:r w:rsidRPr="00B43262">
              <w:rPr>
                <w:rFonts w:asciiTheme="majorHAnsi" w:hAnsiTheme="majorHAnsi"/>
              </w:rPr>
              <w:t>|___|</w:t>
            </w:r>
          </w:p>
        </w:tc>
        <w:tc>
          <w:tcPr>
            <w:tcW w:w="1167" w:type="dxa"/>
            <w:shd w:val="clear" w:color="auto" w:fill="auto"/>
            <w:vAlign w:val="bottom"/>
          </w:tcPr>
          <w:p w14:paraId="14B1FBA1" w14:textId="77777777" w:rsidR="0041417B" w:rsidRPr="00B43262" w:rsidRDefault="0041417B" w:rsidP="00D43915">
            <w:pPr>
              <w:widowControl w:val="0"/>
              <w:autoSpaceDE w:val="0"/>
              <w:autoSpaceDN w:val="0"/>
              <w:adjustRightInd w:val="0"/>
              <w:jc w:val="center"/>
              <w:rPr>
                <w:rFonts w:asciiTheme="majorHAnsi" w:hAnsiTheme="majorHAnsi" w:cs="Calibri"/>
                <w:sz w:val="18"/>
                <w:szCs w:val="14"/>
              </w:rPr>
            </w:pPr>
          </w:p>
          <w:p w14:paraId="0B0EF927" w14:textId="77777777" w:rsidR="0041417B" w:rsidRPr="00B43262" w:rsidRDefault="0041417B" w:rsidP="00D43915">
            <w:pPr>
              <w:widowControl w:val="0"/>
              <w:autoSpaceDE w:val="0"/>
              <w:autoSpaceDN w:val="0"/>
              <w:adjustRightInd w:val="0"/>
              <w:jc w:val="center"/>
              <w:rPr>
                <w:rFonts w:asciiTheme="majorHAnsi" w:hAnsiTheme="majorHAnsi" w:cs="Calibri"/>
                <w:sz w:val="18"/>
                <w:szCs w:val="14"/>
              </w:rPr>
            </w:pPr>
            <w:r w:rsidRPr="00B43262">
              <w:rPr>
                <w:rFonts w:asciiTheme="majorHAnsi" w:hAnsiTheme="majorHAnsi"/>
              </w:rPr>
              <w:t>|___|</w:t>
            </w:r>
          </w:p>
        </w:tc>
        <w:tc>
          <w:tcPr>
            <w:tcW w:w="730" w:type="dxa"/>
            <w:shd w:val="clear" w:color="auto" w:fill="auto"/>
            <w:vAlign w:val="bottom"/>
          </w:tcPr>
          <w:p w14:paraId="58790058" w14:textId="77777777" w:rsidR="0041417B" w:rsidRPr="00B43262" w:rsidDel="007C5034" w:rsidRDefault="0041417B" w:rsidP="00D43915">
            <w:pPr>
              <w:widowControl w:val="0"/>
              <w:tabs>
                <w:tab w:val="center" w:pos="342"/>
                <w:tab w:val="right" w:pos="684"/>
              </w:tabs>
              <w:autoSpaceDE w:val="0"/>
              <w:autoSpaceDN w:val="0"/>
              <w:adjustRightInd w:val="0"/>
              <w:rPr>
                <w:rFonts w:asciiTheme="majorHAnsi" w:hAnsiTheme="majorHAnsi" w:cs="Calibri"/>
                <w:b/>
                <w:sz w:val="20"/>
                <w:szCs w:val="14"/>
              </w:rPr>
            </w:pPr>
            <w:r w:rsidRPr="00B43262">
              <w:rPr>
                <w:rFonts w:asciiTheme="majorHAnsi" w:hAnsiTheme="majorHAnsi"/>
                <w:b/>
                <w:sz w:val="20"/>
              </w:rPr>
              <w:t>Q2.</w:t>
            </w:r>
          </w:p>
        </w:tc>
        <w:tc>
          <w:tcPr>
            <w:tcW w:w="3587" w:type="dxa"/>
            <w:gridSpan w:val="2"/>
            <w:shd w:val="clear" w:color="auto" w:fill="auto"/>
            <w:vAlign w:val="bottom"/>
          </w:tcPr>
          <w:p w14:paraId="350F0C22" w14:textId="77777777" w:rsidR="0041417B" w:rsidRPr="00B43262" w:rsidRDefault="0041417B" w:rsidP="00D43915">
            <w:pPr>
              <w:widowControl w:val="0"/>
              <w:autoSpaceDE w:val="0"/>
              <w:autoSpaceDN w:val="0"/>
              <w:adjustRightInd w:val="0"/>
              <w:rPr>
                <w:rFonts w:asciiTheme="majorHAnsi" w:hAnsiTheme="majorHAnsi" w:cs="Calibri"/>
                <w:b/>
                <w:sz w:val="20"/>
                <w:szCs w:val="20"/>
              </w:rPr>
            </w:pPr>
            <w:r w:rsidRPr="00B43262">
              <w:rPr>
                <w:rFonts w:asciiTheme="majorHAnsi" w:hAnsiTheme="majorHAnsi" w:cs="Calibri"/>
                <w:b/>
                <w:sz w:val="20"/>
                <w:szCs w:val="20"/>
              </w:rPr>
              <w:t xml:space="preserve">Ceftriaxone </w:t>
            </w:r>
          </w:p>
          <w:p w14:paraId="1D5137DD" w14:textId="77777777" w:rsidR="0041417B" w:rsidRPr="00B43262" w:rsidRDefault="0041417B" w:rsidP="00D43915">
            <w:pPr>
              <w:widowControl w:val="0"/>
              <w:autoSpaceDE w:val="0"/>
              <w:autoSpaceDN w:val="0"/>
              <w:adjustRightInd w:val="0"/>
              <w:rPr>
                <w:rFonts w:asciiTheme="majorHAnsi" w:hAnsiTheme="majorHAnsi" w:cs="Calibri"/>
                <w:b/>
                <w:iCs/>
                <w:sz w:val="18"/>
                <w:szCs w:val="14"/>
              </w:rPr>
            </w:pPr>
            <w:r w:rsidRPr="00B43262">
              <w:rPr>
                <w:rFonts w:asciiTheme="majorHAnsi" w:hAnsiTheme="majorHAnsi" w:cs="Calibri"/>
                <w:sz w:val="16"/>
                <w:szCs w:val="20"/>
              </w:rPr>
              <w:t>(powder for iv injection)</w:t>
            </w:r>
          </w:p>
        </w:tc>
        <w:tc>
          <w:tcPr>
            <w:tcW w:w="1626" w:type="dxa"/>
            <w:shd w:val="clear" w:color="auto" w:fill="auto"/>
            <w:vAlign w:val="bottom"/>
          </w:tcPr>
          <w:p w14:paraId="4FD8E603" w14:textId="77777777" w:rsidR="0041417B" w:rsidRPr="00B43262" w:rsidRDefault="0041417B" w:rsidP="00D43915">
            <w:pPr>
              <w:jc w:val="center"/>
              <w:rPr>
                <w:rFonts w:asciiTheme="majorHAnsi" w:hAnsiTheme="majorHAnsi"/>
                <w:i/>
                <w:iCs/>
                <w:sz w:val="20"/>
                <w:szCs w:val="24"/>
              </w:rPr>
            </w:pPr>
            <w:r w:rsidRPr="00B43262">
              <w:rPr>
                <w:rFonts w:asciiTheme="majorHAnsi" w:hAnsiTheme="majorHAnsi"/>
              </w:rPr>
              <w:t>|___|</w:t>
            </w:r>
          </w:p>
        </w:tc>
        <w:tc>
          <w:tcPr>
            <w:tcW w:w="1170" w:type="dxa"/>
            <w:gridSpan w:val="2"/>
            <w:shd w:val="clear" w:color="auto" w:fill="auto"/>
            <w:vAlign w:val="bottom"/>
          </w:tcPr>
          <w:p w14:paraId="4EFCDAEE" w14:textId="77777777" w:rsidR="0041417B" w:rsidRPr="00B43262" w:rsidRDefault="0041417B" w:rsidP="00D43915">
            <w:pPr>
              <w:jc w:val="center"/>
              <w:rPr>
                <w:rFonts w:asciiTheme="majorHAnsi" w:hAnsiTheme="majorHAnsi"/>
                <w:i/>
                <w:iCs/>
                <w:sz w:val="20"/>
                <w:szCs w:val="24"/>
              </w:rPr>
            </w:pPr>
          </w:p>
          <w:p w14:paraId="5567AE22" w14:textId="77777777" w:rsidR="0041417B" w:rsidRPr="00B43262" w:rsidRDefault="0041417B" w:rsidP="00D43915">
            <w:pPr>
              <w:jc w:val="center"/>
              <w:rPr>
                <w:rFonts w:asciiTheme="majorHAnsi" w:hAnsiTheme="majorHAnsi"/>
                <w:i/>
                <w:iCs/>
                <w:sz w:val="20"/>
                <w:szCs w:val="24"/>
              </w:rPr>
            </w:pPr>
            <w:r w:rsidRPr="00B43262">
              <w:rPr>
                <w:rFonts w:asciiTheme="majorHAnsi" w:hAnsiTheme="majorHAnsi"/>
              </w:rPr>
              <w:t>|___|</w:t>
            </w:r>
          </w:p>
        </w:tc>
      </w:tr>
      <w:tr w:rsidR="0041417B" w:rsidRPr="00B43262" w14:paraId="6EB53D52" w14:textId="77777777" w:rsidTr="00D43915">
        <w:trPr>
          <w:trHeight w:val="332"/>
        </w:trPr>
        <w:tc>
          <w:tcPr>
            <w:tcW w:w="900" w:type="dxa"/>
            <w:shd w:val="clear" w:color="auto" w:fill="auto"/>
            <w:vAlign w:val="bottom"/>
          </w:tcPr>
          <w:p w14:paraId="06517241" w14:textId="77777777" w:rsidR="0041417B" w:rsidRPr="00B43262" w:rsidDel="007C5034" w:rsidRDefault="0041417B" w:rsidP="00D43915">
            <w:pPr>
              <w:widowControl w:val="0"/>
              <w:tabs>
                <w:tab w:val="center" w:pos="342"/>
                <w:tab w:val="right" w:pos="684"/>
              </w:tabs>
              <w:autoSpaceDE w:val="0"/>
              <w:autoSpaceDN w:val="0"/>
              <w:adjustRightInd w:val="0"/>
              <w:rPr>
                <w:rFonts w:asciiTheme="majorHAnsi" w:hAnsiTheme="majorHAnsi" w:cs="Calibri"/>
                <w:b/>
                <w:sz w:val="20"/>
                <w:szCs w:val="14"/>
              </w:rPr>
            </w:pPr>
            <w:r w:rsidRPr="00B43262">
              <w:rPr>
                <w:rFonts w:asciiTheme="majorHAnsi" w:hAnsiTheme="majorHAnsi"/>
                <w:b/>
                <w:sz w:val="20"/>
              </w:rPr>
              <w:t>Q3.</w:t>
            </w:r>
          </w:p>
        </w:tc>
        <w:tc>
          <w:tcPr>
            <w:tcW w:w="3424" w:type="dxa"/>
            <w:shd w:val="clear" w:color="auto" w:fill="auto"/>
            <w:vAlign w:val="bottom"/>
          </w:tcPr>
          <w:p w14:paraId="7D98CD00" w14:textId="77777777" w:rsidR="0041417B" w:rsidRPr="00B43262" w:rsidRDefault="0041417B" w:rsidP="00D43915">
            <w:pPr>
              <w:widowControl w:val="0"/>
              <w:autoSpaceDE w:val="0"/>
              <w:autoSpaceDN w:val="0"/>
              <w:adjustRightInd w:val="0"/>
              <w:rPr>
                <w:rFonts w:asciiTheme="majorHAnsi" w:hAnsiTheme="majorHAnsi" w:cs="Calibri"/>
                <w:b/>
                <w:sz w:val="20"/>
                <w:szCs w:val="20"/>
              </w:rPr>
            </w:pPr>
            <w:r w:rsidRPr="00B43262">
              <w:rPr>
                <w:rFonts w:asciiTheme="majorHAnsi" w:hAnsiTheme="majorHAnsi" w:cs="Calibri"/>
                <w:b/>
                <w:sz w:val="20"/>
                <w:szCs w:val="20"/>
              </w:rPr>
              <w:t xml:space="preserve">Ciprofloxacin </w:t>
            </w:r>
          </w:p>
          <w:p w14:paraId="69FD6B57" w14:textId="77777777" w:rsidR="0041417B" w:rsidRPr="00B43262" w:rsidRDefault="0041417B" w:rsidP="00D43915">
            <w:pPr>
              <w:widowControl w:val="0"/>
              <w:autoSpaceDE w:val="0"/>
              <w:autoSpaceDN w:val="0"/>
              <w:adjustRightInd w:val="0"/>
              <w:rPr>
                <w:rFonts w:asciiTheme="majorHAnsi" w:hAnsiTheme="majorHAnsi" w:cs="Calibri"/>
                <w:b/>
                <w:szCs w:val="20"/>
              </w:rPr>
            </w:pPr>
            <w:r w:rsidRPr="00B43262">
              <w:rPr>
                <w:rFonts w:asciiTheme="majorHAnsi" w:hAnsiTheme="majorHAnsi" w:cs="Calibri"/>
                <w:sz w:val="16"/>
                <w:szCs w:val="20"/>
              </w:rPr>
              <w:t>(tablets/capsules)</w:t>
            </w:r>
          </w:p>
        </w:tc>
        <w:tc>
          <w:tcPr>
            <w:tcW w:w="1634" w:type="dxa"/>
            <w:gridSpan w:val="2"/>
            <w:shd w:val="clear" w:color="auto" w:fill="auto"/>
            <w:vAlign w:val="bottom"/>
          </w:tcPr>
          <w:p w14:paraId="3A0BC9A3" w14:textId="77777777" w:rsidR="0041417B" w:rsidRPr="00B43262" w:rsidRDefault="0041417B" w:rsidP="00D43915">
            <w:pPr>
              <w:widowControl w:val="0"/>
              <w:autoSpaceDE w:val="0"/>
              <w:autoSpaceDN w:val="0"/>
              <w:adjustRightInd w:val="0"/>
              <w:jc w:val="center"/>
              <w:rPr>
                <w:rFonts w:asciiTheme="majorHAnsi" w:hAnsiTheme="majorHAnsi" w:cs="Calibri"/>
                <w:sz w:val="18"/>
                <w:szCs w:val="14"/>
              </w:rPr>
            </w:pPr>
            <w:r w:rsidRPr="00B43262">
              <w:rPr>
                <w:rFonts w:asciiTheme="majorHAnsi" w:hAnsiTheme="majorHAnsi"/>
              </w:rPr>
              <w:t>|___|</w:t>
            </w:r>
          </w:p>
        </w:tc>
        <w:tc>
          <w:tcPr>
            <w:tcW w:w="1167" w:type="dxa"/>
            <w:shd w:val="clear" w:color="auto" w:fill="auto"/>
            <w:vAlign w:val="bottom"/>
          </w:tcPr>
          <w:p w14:paraId="714354AB" w14:textId="77777777" w:rsidR="0041417B" w:rsidRPr="00B43262" w:rsidRDefault="0041417B" w:rsidP="00D43915">
            <w:pPr>
              <w:widowControl w:val="0"/>
              <w:autoSpaceDE w:val="0"/>
              <w:autoSpaceDN w:val="0"/>
              <w:adjustRightInd w:val="0"/>
              <w:rPr>
                <w:rFonts w:asciiTheme="majorHAnsi" w:hAnsiTheme="majorHAnsi" w:cs="Calibri"/>
                <w:sz w:val="18"/>
                <w:szCs w:val="14"/>
              </w:rPr>
            </w:pPr>
            <w:r w:rsidRPr="00B43262">
              <w:rPr>
                <w:rFonts w:asciiTheme="majorHAnsi" w:hAnsiTheme="majorHAnsi"/>
              </w:rPr>
              <w:t>|</w:t>
            </w:r>
          </w:p>
          <w:p w14:paraId="3F1417E3" w14:textId="77777777" w:rsidR="0041417B" w:rsidRPr="00B43262" w:rsidRDefault="0041417B" w:rsidP="00D43915">
            <w:pPr>
              <w:widowControl w:val="0"/>
              <w:autoSpaceDE w:val="0"/>
              <w:autoSpaceDN w:val="0"/>
              <w:adjustRightInd w:val="0"/>
              <w:jc w:val="center"/>
              <w:rPr>
                <w:rFonts w:asciiTheme="majorHAnsi" w:hAnsiTheme="majorHAnsi" w:cs="Calibri"/>
                <w:sz w:val="18"/>
                <w:szCs w:val="14"/>
              </w:rPr>
            </w:pPr>
            <w:r w:rsidRPr="00B43262">
              <w:rPr>
                <w:rFonts w:asciiTheme="majorHAnsi" w:hAnsiTheme="majorHAnsi"/>
              </w:rPr>
              <w:t>|___|</w:t>
            </w:r>
          </w:p>
        </w:tc>
        <w:tc>
          <w:tcPr>
            <w:tcW w:w="730" w:type="dxa"/>
            <w:shd w:val="clear" w:color="auto" w:fill="auto"/>
            <w:vAlign w:val="bottom"/>
          </w:tcPr>
          <w:p w14:paraId="00E52B5F" w14:textId="77777777" w:rsidR="0041417B" w:rsidRPr="00B43262" w:rsidDel="007C5034" w:rsidRDefault="0041417B" w:rsidP="00D43915">
            <w:pPr>
              <w:widowControl w:val="0"/>
              <w:tabs>
                <w:tab w:val="center" w:pos="342"/>
                <w:tab w:val="right" w:pos="684"/>
              </w:tabs>
              <w:autoSpaceDE w:val="0"/>
              <w:autoSpaceDN w:val="0"/>
              <w:adjustRightInd w:val="0"/>
              <w:rPr>
                <w:rFonts w:asciiTheme="majorHAnsi" w:hAnsiTheme="majorHAnsi" w:cs="Calibri"/>
                <w:b/>
                <w:sz w:val="20"/>
                <w:szCs w:val="14"/>
              </w:rPr>
            </w:pPr>
            <w:r w:rsidRPr="00B43262">
              <w:rPr>
                <w:rFonts w:asciiTheme="majorHAnsi" w:hAnsiTheme="majorHAnsi"/>
                <w:b/>
                <w:sz w:val="20"/>
              </w:rPr>
              <w:t>Q4.</w:t>
            </w:r>
          </w:p>
        </w:tc>
        <w:tc>
          <w:tcPr>
            <w:tcW w:w="3587" w:type="dxa"/>
            <w:gridSpan w:val="2"/>
            <w:shd w:val="clear" w:color="auto" w:fill="auto"/>
            <w:vAlign w:val="bottom"/>
          </w:tcPr>
          <w:p w14:paraId="72BD8F0F" w14:textId="77777777" w:rsidR="0041417B" w:rsidRPr="00B43262" w:rsidRDefault="0041417B" w:rsidP="00D43915">
            <w:pPr>
              <w:widowControl w:val="0"/>
              <w:autoSpaceDE w:val="0"/>
              <w:autoSpaceDN w:val="0"/>
              <w:adjustRightInd w:val="0"/>
              <w:rPr>
                <w:rFonts w:asciiTheme="majorHAnsi" w:hAnsiTheme="majorHAnsi" w:cs="Calibri"/>
                <w:b/>
                <w:sz w:val="20"/>
                <w:szCs w:val="20"/>
              </w:rPr>
            </w:pPr>
            <w:r w:rsidRPr="00B43262">
              <w:rPr>
                <w:rFonts w:asciiTheme="majorHAnsi" w:hAnsiTheme="majorHAnsi" w:cs="Calibri"/>
                <w:b/>
                <w:sz w:val="20"/>
                <w:szCs w:val="20"/>
              </w:rPr>
              <w:t xml:space="preserve">Diclofenac </w:t>
            </w:r>
          </w:p>
          <w:p w14:paraId="6D263174" w14:textId="77777777" w:rsidR="0041417B" w:rsidRPr="00B43262" w:rsidRDefault="0041417B" w:rsidP="00D43915">
            <w:pPr>
              <w:widowControl w:val="0"/>
              <w:autoSpaceDE w:val="0"/>
              <w:autoSpaceDN w:val="0"/>
              <w:adjustRightInd w:val="0"/>
              <w:rPr>
                <w:rFonts w:asciiTheme="majorHAnsi" w:hAnsiTheme="majorHAnsi" w:cs="Times"/>
                <w:sz w:val="16"/>
                <w:szCs w:val="16"/>
              </w:rPr>
            </w:pPr>
            <w:r w:rsidRPr="00B43262">
              <w:rPr>
                <w:rFonts w:asciiTheme="majorHAnsi" w:hAnsiTheme="majorHAnsi" w:cs="Calibri"/>
                <w:sz w:val="16"/>
                <w:szCs w:val="20"/>
              </w:rPr>
              <w:t>(tablets/capsules)</w:t>
            </w:r>
          </w:p>
        </w:tc>
        <w:tc>
          <w:tcPr>
            <w:tcW w:w="1626" w:type="dxa"/>
            <w:shd w:val="clear" w:color="auto" w:fill="auto"/>
            <w:vAlign w:val="bottom"/>
          </w:tcPr>
          <w:p w14:paraId="6D441005" w14:textId="77777777" w:rsidR="0041417B" w:rsidRPr="00B43262" w:rsidRDefault="0041417B" w:rsidP="00D43915">
            <w:pPr>
              <w:jc w:val="center"/>
              <w:rPr>
                <w:rFonts w:asciiTheme="majorHAnsi" w:hAnsiTheme="majorHAnsi"/>
                <w:i/>
                <w:iCs/>
                <w:sz w:val="20"/>
                <w:szCs w:val="24"/>
              </w:rPr>
            </w:pPr>
            <w:r w:rsidRPr="00B43262">
              <w:rPr>
                <w:rFonts w:asciiTheme="majorHAnsi" w:hAnsiTheme="majorHAnsi"/>
              </w:rPr>
              <w:t>|___|</w:t>
            </w:r>
          </w:p>
        </w:tc>
        <w:tc>
          <w:tcPr>
            <w:tcW w:w="1170" w:type="dxa"/>
            <w:gridSpan w:val="2"/>
            <w:shd w:val="clear" w:color="auto" w:fill="auto"/>
            <w:vAlign w:val="bottom"/>
          </w:tcPr>
          <w:p w14:paraId="67278AC6" w14:textId="77777777" w:rsidR="0041417B" w:rsidRPr="00B43262" w:rsidRDefault="0041417B" w:rsidP="00D43915">
            <w:pPr>
              <w:jc w:val="center"/>
              <w:rPr>
                <w:rFonts w:asciiTheme="majorHAnsi" w:hAnsiTheme="majorHAnsi"/>
                <w:i/>
                <w:iCs/>
                <w:sz w:val="20"/>
                <w:szCs w:val="24"/>
              </w:rPr>
            </w:pPr>
          </w:p>
          <w:p w14:paraId="7303AA9D" w14:textId="77777777" w:rsidR="0041417B" w:rsidRPr="00B43262" w:rsidRDefault="0041417B" w:rsidP="00D43915">
            <w:pPr>
              <w:jc w:val="center"/>
              <w:rPr>
                <w:rFonts w:asciiTheme="majorHAnsi" w:hAnsiTheme="majorHAnsi"/>
                <w:i/>
                <w:iCs/>
                <w:sz w:val="20"/>
                <w:szCs w:val="24"/>
              </w:rPr>
            </w:pPr>
            <w:r w:rsidRPr="00B43262">
              <w:rPr>
                <w:rFonts w:asciiTheme="majorHAnsi" w:hAnsiTheme="majorHAnsi"/>
              </w:rPr>
              <w:t>|___|</w:t>
            </w:r>
          </w:p>
        </w:tc>
      </w:tr>
      <w:tr w:rsidR="0041417B" w:rsidRPr="00B43262" w14:paraId="3C19C9C0" w14:textId="77777777" w:rsidTr="00D43915">
        <w:trPr>
          <w:trHeight w:val="332"/>
        </w:trPr>
        <w:tc>
          <w:tcPr>
            <w:tcW w:w="900" w:type="dxa"/>
            <w:shd w:val="clear" w:color="auto" w:fill="auto"/>
            <w:vAlign w:val="bottom"/>
          </w:tcPr>
          <w:p w14:paraId="39FE6F65" w14:textId="77777777" w:rsidR="0041417B" w:rsidRPr="00B43262" w:rsidDel="007C5034" w:rsidRDefault="0041417B" w:rsidP="00D43915">
            <w:pPr>
              <w:widowControl w:val="0"/>
              <w:tabs>
                <w:tab w:val="center" w:pos="342"/>
                <w:tab w:val="right" w:pos="684"/>
              </w:tabs>
              <w:autoSpaceDE w:val="0"/>
              <w:autoSpaceDN w:val="0"/>
              <w:adjustRightInd w:val="0"/>
              <w:rPr>
                <w:rFonts w:asciiTheme="majorHAnsi" w:hAnsiTheme="majorHAnsi" w:cs="Calibri"/>
                <w:b/>
                <w:sz w:val="20"/>
                <w:szCs w:val="14"/>
              </w:rPr>
            </w:pPr>
            <w:r w:rsidRPr="00B43262">
              <w:rPr>
                <w:rFonts w:asciiTheme="majorHAnsi" w:hAnsiTheme="majorHAnsi"/>
                <w:b/>
                <w:sz w:val="20"/>
              </w:rPr>
              <w:t>Q5.</w:t>
            </w:r>
          </w:p>
        </w:tc>
        <w:tc>
          <w:tcPr>
            <w:tcW w:w="3424" w:type="dxa"/>
            <w:shd w:val="clear" w:color="auto" w:fill="auto"/>
            <w:vAlign w:val="bottom"/>
          </w:tcPr>
          <w:p w14:paraId="7104523A" w14:textId="77777777" w:rsidR="0041417B" w:rsidRPr="00B43262" w:rsidRDefault="0041417B" w:rsidP="00D43915">
            <w:pPr>
              <w:widowControl w:val="0"/>
              <w:autoSpaceDE w:val="0"/>
              <w:autoSpaceDN w:val="0"/>
              <w:adjustRightInd w:val="0"/>
              <w:rPr>
                <w:rFonts w:asciiTheme="majorHAnsi" w:hAnsiTheme="majorHAnsi" w:cs="Calibri"/>
                <w:b/>
                <w:sz w:val="20"/>
                <w:szCs w:val="20"/>
              </w:rPr>
            </w:pPr>
            <w:r w:rsidRPr="00B43262">
              <w:rPr>
                <w:rFonts w:asciiTheme="majorHAnsi" w:hAnsiTheme="majorHAnsi" w:cs="Calibri"/>
                <w:b/>
                <w:sz w:val="20"/>
                <w:szCs w:val="20"/>
              </w:rPr>
              <w:t xml:space="preserve">Atenolol </w:t>
            </w:r>
          </w:p>
          <w:p w14:paraId="4DD3616C" w14:textId="77777777" w:rsidR="0041417B" w:rsidRPr="00B43262" w:rsidRDefault="0041417B" w:rsidP="00D43915">
            <w:pPr>
              <w:widowControl w:val="0"/>
              <w:autoSpaceDE w:val="0"/>
              <w:autoSpaceDN w:val="0"/>
              <w:adjustRightInd w:val="0"/>
              <w:rPr>
                <w:rFonts w:asciiTheme="majorHAnsi" w:hAnsiTheme="majorHAnsi" w:cs="Calibri"/>
                <w:b/>
                <w:szCs w:val="20"/>
              </w:rPr>
            </w:pPr>
            <w:r w:rsidRPr="00B43262">
              <w:rPr>
                <w:rFonts w:asciiTheme="majorHAnsi" w:hAnsiTheme="majorHAnsi" w:cs="Calibri"/>
                <w:sz w:val="16"/>
                <w:szCs w:val="20"/>
              </w:rPr>
              <w:t>(tablets/capsules)</w:t>
            </w:r>
          </w:p>
        </w:tc>
        <w:tc>
          <w:tcPr>
            <w:tcW w:w="1634" w:type="dxa"/>
            <w:gridSpan w:val="2"/>
            <w:shd w:val="clear" w:color="auto" w:fill="auto"/>
            <w:vAlign w:val="bottom"/>
          </w:tcPr>
          <w:p w14:paraId="414D4ADE" w14:textId="77777777" w:rsidR="0041417B" w:rsidRPr="00B43262" w:rsidRDefault="0041417B" w:rsidP="00D43915">
            <w:pPr>
              <w:widowControl w:val="0"/>
              <w:autoSpaceDE w:val="0"/>
              <w:autoSpaceDN w:val="0"/>
              <w:adjustRightInd w:val="0"/>
              <w:jc w:val="center"/>
              <w:rPr>
                <w:rFonts w:asciiTheme="majorHAnsi" w:hAnsiTheme="majorHAnsi" w:cs="Calibri"/>
                <w:sz w:val="18"/>
                <w:szCs w:val="14"/>
              </w:rPr>
            </w:pPr>
            <w:r w:rsidRPr="00B43262">
              <w:rPr>
                <w:rFonts w:asciiTheme="majorHAnsi" w:hAnsiTheme="majorHAnsi"/>
              </w:rPr>
              <w:t>|___|</w:t>
            </w:r>
          </w:p>
        </w:tc>
        <w:tc>
          <w:tcPr>
            <w:tcW w:w="1167" w:type="dxa"/>
            <w:shd w:val="clear" w:color="auto" w:fill="auto"/>
            <w:vAlign w:val="bottom"/>
          </w:tcPr>
          <w:p w14:paraId="4D3E104C" w14:textId="77777777" w:rsidR="0041417B" w:rsidRPr="00B43262" w:rsidRDefault="0041417B" w:rsidP="00D43915">
            <w:pPr>
              <w:widowControl w:val="0"/>
              <w:autoSpaceDE w:val="0"/>
              <w:autoSpaceDN w:val="0"/>
              <w:adjustRightInd w:val="0"/>
              <w:jc w:val="center"/>
              <w:rPr>
                <w:rFonts w:asciiTheme="majorHAnsi" w:hAnsiTheme="majorHAnsi" w:cs="Calibri"/>
                <w:sz w:val="18"/>
                <w:szCs w:val="14"/>
              </w:rPr>
            </w:pPr>
          </w:p>
          <w:p w14:paraId="610411CB" w14:textId="77777777" w:rsidR="0041417B" w:rsidRPr="00B43262" w:rsidRDefault="0041417B" w:rsidP="00D43915">
            <w:pPr>
              <w:widowControl w:val="0"/>
              <w:autoSpaceDE w:val="0"/>
              <w:autoSpaceDN w:val="0"/>
              <w:adjustRightInd w:val="0"/>
              <w:jc w:val="center"/>
              <w:rPr>
                <w:rFonts w:asciiTheme="majorHAnsi" w:hAnsiTheme="majorHAnsi" w:cs="Calibri"/>
                <w:sz w:val="18"/>
                <w:szCs w:val="14"/>
              </w:rPr>
            </w:pPr>
            <w:r w:rsidRPr="00B43262">
              <w:rPr>
                <w:rFonts w:asciiTheme="majorHAnsi" w:hAnsiTheme="majorHAnsi"/>
              </w:rPr>
              <w:t>|___|</w:t>
            </w:r>
          </w:p>
        </w:tc>
        <w:tc>
          <w:tcPr>
            <w:tcW w:w="730" w:type="dxa"/>
            <w:shd w:val="clear" w:color="auto" w:fill="auto"/>
            <w:vAlign w:val="bottom"/>
          </w:tcPr>
          <w:p w14:paraId="742B7EF2" w14:textId="77777777" w:rsidR="0041417B" w:rsidRPr="00B43262" w:rsidDel="007C5034" w:rsidRDefault="0041417B" w:rsidP="00D43915">
            <w:pPr>
              <w:widowControl w:val="0"/>
              <w:tabs>
                <w:tab w:val="center" w:pos="342"/>
                <w:tab w:val="right" w:pos="684"/>
              </w:tabs>
              <w:autoSpaceDE w:val="0"/>
              <w:autoSpaceDN w:val="0"/>
              <w:adjustRightInd w:val="0"/>
              <w:rPr>
                <w:rFonts w:asciiTheme="majorHAnsi" w:hAnsiTheme="majorHAnsi" w:cs="Calibri"/>
                <w:b/>
                <w:sz w:val="20"/>
                <w:szCs w:val="14"/>
              </w:rPr>
            </w:pPr>
            <w:r w:rsidRPr="00B43262">
              <w:rPr>
                <w:rFonts w:asciiTheme="majorHAnsi" w:hAnsiTheme="majorHAnsi"/>
                <w:b/>
                <w:sz w:val="20"/>
              </w:rPr>
              <w:t>Q6.</w:t>
            </w:r>
          </w:p>
        </w:tc>
        <w:tc>
          <w:tcPr>
            <w:tcW w:w="3587" w:type="dxa"/>
            <w:gridSpan w:val="2"/>
            <w:shd w:val="clear" w:color="auto" w:fill="auto"/>
            <w:vAlign w:val="bottom"/>
          </w:tcPr>
          <w:p w14:paraId="43B200D3" w14:textId="77777777" w:rsidR="0041417B" w:rsidRPr="00B43262" w:rsidRDefault="0041417B" w:rsidP="00D43915">
            <w:pPr>
              <w:widowControl w:val="0"/>
              <w:autoSpaceDE w:val="0"/>
              <w:autoSpaceDN w:val="0"/>
              <w:adjustRightInd w:val="0"/>
              <w:rPr>
                <w:rFonts w:asciiTheme="majorHAnsi" w:hAnsiTheme="majorHAnsi"/>
                <w:b/>
                <w:sz w:val="20"/>
              </w:rPr>
            </w:pPr>
            <w:r w:rsidRPr="00B43262">
              <w:rPr>
                <w:rFonts w:asciiTheme="majorHAnsi" w:hAnsiTheme="majorHAnsi"/>
                <w:b/>
                <w:sz w:val="20"/>
              </w:rPr>
              <w:t xml:space="preserve">Captopril </w:t>
            </w:r>
          </w:p>
          <w:p w14:paraId="1ED682AF" w14:textId="77777777" w:rsidR="0041417B" w:rsidRPr="00B43262" w:rsidRDefault="0041417B" w:rsidP="00D43915">
            <w:pPr>
              <w:widowControl w:val="0"/>
              <w:autoSpaceDE w:val="0"/>
              <w:autoSpaceDN w:val="0"/>
              <w:adjustRightInd w:val="0"/>
              <w:rPr>
                <w:rFonts w:asciiTheme="majorHAnsi" w:hAnsiTheme="majorHAnsi" w:cs="Calibri"/>
                <w:b/>
                <w:iCs/>
                <w:sz w:val="18"/>
                <w:szCs w:val="14"/>
              </w:rPr>
            </w:pPr>
            <w:r w:rsidRPr="00B43262">
              <w:rPr>
                <w:rFonts w:asciiTheme="majorHAnsi" w:hAnsiTheme="majorHAnsi"/>
                <w:sz w:val="16"/>
              </w:rPr>
              <w:t>(tablets/capsules)</w:t>
            </w:r>
          </w:p>
        </w:tc>
        <w:tc>
          <w:tcPr>
            <w:tcW w:w="1626" w:type="dxa"/>
            <w:shd w:val="clear" w:color="auto" w:fill="auto"/>
            <w:vAlign w:val="bottom"/>
          </w:tcPr>
          <w:p w14:paraId="266039DC" w14:textId="77777777" w:rsidR="0041417B" w:rsidRPr="00B43262" w:rsidRDefault="0041417B" w:rsidP="00D43915">
            <w:pPr>
              <w:jc w:val="center"/>
              <w:rPr>
                <w:rFonts w:asciiTheme="majorHAnsi" w:hAnsiTheme="majorHAnsi"/>
                <w:i/>
                <w:iCs/>
                <w:sz w:val="20"/>
                <w:szCs w:val="24"/>
              </w:rPr>
            </w:pPr>
            <w:r w:rsidRPr="00B43262">
              <w:rPr>
                <w:rFonts w:asciiTheme="majorHAnsi" w:hAnsiTheme="majorHAnsi"/>
              </w:rPr>
              <w:t>|___|</w:t>
            </w:r>
          </w:p>
        </w:tc>
        <w:tc>
          <w:tcPr>
            <w:tcW w:w="1170" w:type="dxa"/>
            <w:gridSpan w:val="2"/>
            <w:shd w:val="clear" w:color="auto" w:fill="auto"/>
            <w:vAlign w:val="bottom"/>
          </w:tcPr>
          <w:p w14:paraId="54986EEF" w14:textId="77777777" w:rsidR="0041417B" w:rsidRPr="00B43262" w:rsidRDefault="0041417B" w:rsidP="00D43915">
            <w:pPr>
              <w:jc w:val="center"/>
              <w:rPr>
                <w:rFonts w:asciiTheme="majorHAnsi" w:hAnsiTheme="majorHAnsi"/>
                <w:i/>
                <w:iCs/>
                <w:sz w:val="20"/>
                <w:szCs w:val="24"/>
              </w:rPr>
            </w:pPr>
          </w:p>
          <w:p w14:paraId="76E4A1A2" w14:textId="77777777" w:rsidR="0041417B" w:rsidRPr="00B43262" w:rsidRDefault="0041417B" w:rsidP="00D43915">
            <w:pPr>
              <w:jc w:val="center"/>
              <w:rPr>
                <w:rFonts w:asciiTheme="majorHAnsi" w:hAnsiTheme="majorHAnsi"/>
                <w:i/>
                <w:iCs/>
                <w:sz w:val="20"/>
                <w:szCs w:val="24"/>
              </w:rPr>
            </w:pPr>
            <w:r w:rsidRPr="00B43262">
              <w:rPr>
                <w:rFonts w:asciiTheme="majorHAnsi" w:hAnsiTheme="majorHAnsi"/>
              </w:rPr>
              <w:t>|___|</w:t>
            </w:r>
          </w:p>
        </w:tc>
      </w:tr>
      <w:tr w:rsidR="0041417B" w:rsidRPr="00B43262" w14:paraId="31B5EFD2" w14:textId="77777777" w:rsidTr="00D43915">
        <w:trPr>
          <w:trHeight w:val="332"/>
        </w:trPr>
        <w:tc>
          <w:tcPr>
            <w:tcW w:w="900" w:type="dxa"/>
            <w:shd w:val="clear" w:color="auto" w:fill="auto"/>
            <w:vAlign w:val="bottom"/>
          </w:tcPr>
          <w:p w14:paraId="445D9501" w14:textId="77777777" w:rsidR="0041417B" w:rsidRPr="00B43262" w:rsidDel="007C5034" w:rsidRDefault="0041417B" w:rsidP="00D43915">
            <w:pPr>
              <w:widowControl w:val="0"/>
              <w:tabs>
                <w:tab w:val="center" w:pos="342"/>
                <w:tab w:val="right" w:pos="684"/>
              </w:tabs>
              <w:autoSpaceDE w:val="0"/>
              <w:autoSpaceDN w:val="0"/>
              <w:adjustRightInd w:val="0"/>
              <w:rPr>
                <w:rFonts w:asciiTheme="majorHAnsi" w:hAnsiTheme="majorHAnsi" w:cs="Calibri"/>
                <w:b/>
                <w:sz w:val="20"/>
                <w:szCs w:val="14"/>
              </w:rPr>
            </w:pPr>
            <w:r w:rsidRPr="00B43262">
              <w:rPr>
                <w:rFonts w:asciiTheme="majorHAnsi" w:hAnsiTheme="majorHAnsi"/>
                <w:b/>
                <w:sz w:val="20"/>
              </w:rPr>
              <w:t>Q7.</w:t>
            </w:r>
          </w:p>
        </w:tc>
        <w:tc>
          <w:tcPr>
            <w:tcW w:w="3424" w:type="dxa"/>
            <w:shd w:val="clear" w:color="auto" w:fill="auto"/>
            <w:vAlign w:val="bottom"/>
          </w:tcPr>
          <w:p w14:paraId="552A216D" w14:textId="77777777" w:rsidR="0041417B" w:rsidRPr="00B43262" w:rsidRDefault="0041417B" w:rsidP="00D43915">
            <w:pPr>
              <w:widowControl w:val="0"/>
              <w:autoSpaceDE w:val="0"/>
              <w:autoSpaceDN w:val="0"/>
              <w:adjustRightInd w:val="0"/>
              <w:rPr>
                <w:rFonts w:asciiTheme="majorHAnsi" w:hAnsiTheme="majorHAnsi"/>
                <w:b/>
                <w:sz w:val="20"/>
              </w:rPr>
            </w:pPr>
            <w:r w:rsidRPr="00B43262">
              <w:rPr>
                <w:rFonts w:asciiTheme="majorHAnsi" w:hAnsiTheme="majorHAnsi"/>
                <w:b/>
                <w:sz w:val="20"/>
              </w:rPr>
              <w:t>Simvastatin</w:t>
            </w:r>
          </w:p>
          <w:p w14:paraId="4C51392D" w14:textId="77777777" w:rsidR="0041417B" w:rsidRPr="00B43262" w:rsidRDefault="0041417B" w:rsidP="00D43915">
            <w:pPr>
              <w:widowControl w:val="0"/>
              <w:autoSpaceDE w:val="0"/>
              <w:autoSpaceDN w:val="0"/>
              <w:adjustRightInd w:val="0"/>
              <w:rPr>
                <w:rFonts w:asciiTheme="majorHAnsi" w:hAnsiTheme="majorHAnsi" w:cs="Calibri"/>
                <w:b/>
                <w:szCs w:val="20"/>
              </w:rPr>
            </w:pPr>
            <w:r w:rsidRPr="00B43262">
              <w:rPr>
                <w:rFonts w:asciiTheme="majorHAnsi" w:hAnsiTheme="majorHAnsi"/>
                <w:sz w:val="16"/>
              </w:rPr>
              <w:t>(tablets/capsules)</w:t>
            </w:r>
          </w:p>
        </w:tc>
        <w:tc>
          <w:tcPr>
            <w:tcW w:w="1634" w:type="dxa"/>
            <w:gridSpan w:val="2"/>
            <w:shd w:val="clear" w:color="auto" w:fill="auto"/>
            <w:vAlign w:val="bottom"/>
          </w:tcPr>
          <w:p w14:paraId="630B405F" w14:textId="77777777" w:rsidR="0041417B" w:rsidRPr="00B43262" w:rsidRDefault="0041417B" w:rsidP="00D43915">
            <w:pPr>
              <w:widowControl w:val="0"/>
              <w:autoSpaceDE w:val="0"/>
              <w:autoSpaceDN w:val="0"/>
              <w:adjustRightInd w:val="0"/>
              <w:jc w:val="center"/>
              <w:rPr>
                <w:rFonts w:asciiTheme="majorHAnsi" w:hAnsiTheme="majorHAnsi" w:cs="Calibri"/>
                <w:sz w:val="18"/>
                <w:szCs w:val="14"/>
              </w:rPr>
            </w:pPr>
            <w:r w:rsidRPr="00B43262">
              <w:rPr>
                <w:rFonts w:asciiTheme="majorHAnsi" w:hAnsiTheme="majorHAnsi"/>
              </w:rPr>
              <w:t>|___|</w:t>
            </w:r>
          </w:p>
        </w:tc>
        <w:tc>
          <w:tcPr>
            <w:tcW w:w="1167" w:type="dxa"/>
            <w:shd w:val="clear" w:color="auto" w:fill="auto"/>
            <w:vAlign w:val="bottom"/>
          </w:tcPr>
          <w:p w14:paraId="41B17239" w14:textId="77777777" w:rsidR="0041417B" w:rsidRPr="00B43262" w:rsidRDefault="0041417B" w:rsidP="00D43915">
            <w:pPr>
              <w:widowControl w:val="0"/>
              <w:autoSpaceDE w:val="0"/>
              <w:autoSpaceDN w:val="0"/>
              <w:adjustRightInd w:val="0"/>
              <w:jc w:val="center"/>
              <w:rPr>
                <w:rFonts w:asciiTheme="majorHAnsi" w:hAnsiTheme="majorHAnsi" w:cs="Calibri"/>
                <w:sz w:val="18"/>
                <w:szCs w:val="14"/>
              </w:rPr>
            </w:pPr>
          </w:p>
          <w:p w14:paraId="4F77DC42" w14:textId="77777777" w:rsidR="0041417B" w:rsidRPr="00B43262" w:rsidRDefault="0041417B" w:rsidP="00D43915">
            <w:pPr>
              <w:widowControl w:val="0"/>
              <w:autoSpaceDE w:val="0"/>
              <w:autoSpaceDN w:val="0"/>
              <w:adjustRightInd w:val="0"/>
              <w:jc w:val="center"/>
              <w:rPr>
                <w:rFonts w:asciiTheme="majorHAnsi" w:hAnsiTheme="majorHAnsi" w:cs="Calibri"/>
                <w:sz w:val="18"/>
                <w:szCs w:val="14"/>
              </w:rPr>
            </w:pPr>
            <w:r w:rsidRPr="00B43262">
              <w:rPr>
                <w:rFonts w:asciiTheme="majorHAnsi" w:hAnsiTheme="majorHAnsi"/>
              </w:rPr>
              <w:t>|___|</w:t>
            </w:r>
          </w:p>
        </w:tc>
        <w:tc>
          <w:tcPr>
            <w:tcW w:w="730" w:type="dxa"/>
            <w:shd w:val="clear" w:color="auto" w:fill="auto"/>
            <w:vAlign w:val="bottom"/>
          </w:tcPr>
          <w:p w14:paraId="4449AADD" w14:textId="77777777" w:rsidR="0041417B" w:rsidRPr="00B43262" w:rsidDel="007C5034" w:rsidRDefault="0041417B" w:rsidP="00D43915">
            <w:pPr>
              <w:widowControl w:val="0"/>
              <w:tabs>
                <w:tab w:val="center" w:pos="342"/>
                <w:tab w:val="right" w:pos="684"/>
              </w:tabs>
              <w:autoSpaceDE w:val="0"/>
              <w:autoSpaceDN w:val="0"/>
              <w:adjustRightInd w:val="0"/>
              <w:rPr>
                <w:rFonts w:asciiTheme="majorHAnsi" w:hAnsiTheme="majorHAnsi" w:cs="Calibri"/>
                <w:b/>
                <w:sz w:val="20"/>
                <w:szCs w:val="14"/>
              </w:rPr>
            </w:pPr>
            <w:r w:rsidRPr="00B43262">
              <w:rPr>
                <w:rFonts w:asciiTheme="majorHAnsi" w:hAnsiTheme="majorHAnsi"/>
                <w:b/>
                <w:sz w:val="20"/>
              </w:rPr>
              <w:t>Q8.</w:t>
            </w:r>
          </w:p>
        </w:tc>
        <w:tc>
          <w:tcPr>
            <w:tcW w:w="3587" w:type="dxa"/>
            <w:gridSpan w:val="2"/>
            <w:shd w:val="clear" w:color="auto" w:fill="auto"/>
            <w:vAlign w:val="bottom"/>
          </w:tcPr>
          <w:p w14:paraId="592CC6C9" w14:textId="77777777" w:rsidR="0041417B" w:rsidRPr="00B43262" w:rsidRDefault="0041417B" w:rsidP="00D43915">
            <w:pPr>
              <w:widowControl w:val="0"/>
              <w:autoSpaceDE w:val="0"/>
              <w:autoSpaceDN w:val="0"/>
              <w:adjustRightInd w:val="0"/>
              <w:rPr>
                <w:rFonts w:asciiTheme="majorHAnsi" w:hAnsiTheme="majorHAnsi"/>
                <w:b/>
                <w:sz w:val="20"/>
              </w:rPr>
            </w:pPr>
            <w:r w:rsidRPr="00B43262">
              <w:rPr>
                <w:rFonts w:asciiTheme="majorHAnsi" w:hAnsiTheme="majorHAnsi"/>
                <w:b/>
                <w:sz w:val="20"/>
              </w:rPr>
              <w:t xml:space="preserve">Glibenclamide </w:t>
            </w:r>
          </w:p>
          <w:p w14:paraId="25D2F971" w14:textId="77777777" w:rsidR="0041417B" w:rsidRPr="00B43262" w:rsidRDefault="0041417B" w:rsidP="00D43915">
            <w:pPr>
              <w:widowControl w:val="0"/>
              <w:autoSpaceDE w:val="0"/>
              <w:autoSpaceDN w:val="0"/>
              <w:adjustRightInd w:val="0"/>
              <w:rPr>
                <w:rFonts w:asciiTheme="majorHAnsi" w:hAnsiTheme="majorHAnsi" w:cs="Calibri"/>
                <w:b/>
                <w:iCs/>
                <w:sz w:val="18"/>
                <w:szCs w:val="14"/>
              </w:rPr>
            </w:pPr>
            <w:r w:rsidRPr="00B43262">
              <w:rPr>
                <w:rFonts w:asciiTheme="majorHAnsi" w:hAnsiTheme="majorHAnsi"/>
                <w:sz w:val="16"/>
              </w:rPr>
              <w:t>(tablets/capsules)</w:t>
            </w:r>
          </w:p>
        </w:tc>
        <w:tc>
          <w:tcPr>
            <w:tcW w:w="1626" w:type="dxa"/>
            <w:shd w:val="clear" w:color="auto" w:fill="auto"/>
            <w:vAlign w:val="bottom"/>
          </w:tcPr>
          <w:p w14:paraId="29B83786" w14:textId="77777777" w:rsidR="0041417B" w:rsidRPr="00B43262" w:rsidRDefault="0041417B" w:rsidP="00D43915">
            <w:pPr>
              <w:jc w:val="center"/>
              <w:rPr>
                <w:rFonts w:asciiTheme="majorHAnsi" w:hAnsiTheme="majorHAnsi"/>
                <w:i/>
                <w:iCs/>
                <w:sz w:val="20"/>
                <w:szCs w:val="24"/>
              </w:rPr>
            </w:pPr>
            <w:r w:rsidRPr="00B43262">
              <w:rPr>
                <w:rFonts w:asciiTheme="majorHAnsi" w:hAnsiTheme="majorHAnsi"/>
              </w:rPr>
              <w:t>|___|</w:t>
            </w:r>
          </w:p>
        </w:tc>
        <w:tc>
          <w:tcPr>
            <w:tcW w:w="1170" w:type="dxa"/>
            <w:gridSpan w:val="2"/>
            <w:shd w:val="clear" w:color="auto" w:fill="auto"/>
            <w:vAlign w:val="bottom"/>
          </w:tcPr>
          <w:p w14:paraId="1B36D07F" w14:textId="77777777" w:rsidR="0041417B" w:rsidRPr="00B43262" w:rsidRDefault="0041417B" w:rsidP="00D43915">
            <w:pPr>
              <w:jc w:val="center"/>
              <w:rPr>
                <w:rFonts w:asciiTheme="majorHAnsi" w:hAnsiTheme="majorHAnsi"/>
                <w:i/>
                <w:iCs/>
                <w:sz w:val="20"/>
                <w:szCs w:val="24"/>
              </w:rPr>
            </w:pPr>
          </w:p>
          <w:p w14:paraId="20E9502F" w14:textId="77777777" w:rsidR="0041417B" w:rsidRPr="00B43262" w:rsidRDefault="0041417B" w:rsidP="00D43915">
            <w:pPr>
              <w:jc w:val="center"/>
              <w:rPr>
                <w:rFonts w:asciiTheme="majorHAnsi" w:hAnsiTheme="majorHAnsi"/>
                <w:i/>
                <w:iCs/>
                <w:sz w:val="20"/>
                <w:szCs w:val="24"/>
              </w:rPr>
            </w:pPr>
            <w:r w:rsidRPr="00B43262">
              <w:rPr>
                <w:rFonts w:asciiTheme="majorHAnsi" w:hAnsiTheme="majorHAnsi"/>
              </w:rPr>
              <w:t>|___|</w:t>
            </w:r>
          </w:p>
        </w:tc>
      </w:tr>
      <w:tr w:rsidR="0041417B" w:rsidRPr="00B43262" w14:paraId="2C7F5D99" w14:textId="77777777" w:rsidTr="00D43915">
        <w:trPr>
          <w:trHeight w:val="332"/>
        </w:trPr>
        <w:tc>
          <w:tcPr>
            <w:tcW w:w="900" w:type="dxa"/>
            <w:shd w:val="clear" w:color="auto" w:fill="auto"/>
            <w:vAlign w:val="bottom"/>
          </w:tcPr>
          <w:p w14:paraId="2BBE0F7A" w14:textId="77777777" w:rsidR="0041417B" w:rsidRPr="00B43262" w:rsidRDefault="0041417B" w:rsidP="00D43915">
            <w:pPr>
              <w:widowControl w:val="0"/>
              <w:tabs>
                <w:tab w:val="center" w:pos="342"/>
                <w:tab w:val="right" w:pos="684"/>
              </w:tabs>
              <w:autoSpaceDE w:val="0"/>
              <w:autoSpaceDN w:val="0"/>
              <w:adjustRightInd w:val="0"/>
              <w:rPr>
                <w:rFonts w:asciiTheme="majorHAnsi" w:hAnsiTheme="majorHAnsi"/>
                <w:b/>
                <w:sz w:val="20"/>
              </w:rPr>
            </w:pPr>
            <w:r w:rsidRPr="00B43262">
              <w:rPr>
                <w:rFonts w:asciiTheme="majorHAnsi" w:hAnsiTheme="majorHAnsi"/>
                <w:b/>
                <w:sz w:val="20"/>
              </w:rPr>
              <w:t>Q9.</w:t>
            </w:r>
          </w:p>
        </w:tc>
        <w:tc>
          <w:tcPr>
            <w:tcW w:w="3424" w:type="dxa"/>
            <w:shd w:val="clear" w:color="auto" w:fill="auto"/>
            <w:vAlign w:val="bottom"/>
          </w:tcPr>
          <w:p w14:paraId="35647A09" w14:textId="77777777" w:rsidR="0041417B" w:rsidRPr="00B43262" w:rsidRDefault="0041417B" w:rsidP="00D43915">
            <w:pPr>
              <w:widowControl w:val="0"/>
              <w:autoSpaceDE w:val="0"/>
              <w:autoSpaceDN w:val="0"/>
              <w:adjustRightInd w:val="0"/>
              <w:rPr>
                <w:rFonts w:asciiTheme="majorHAnsi" w:hAnsiTheme="majorHAnsi"/>
                <w:b/>
                <w:sz w:val="20"/>
              </w:rPr>
            </w:pPr>
            <w:r w:rsidRPr="00B43262">
              <w:rPr>
                <w:rFonts w:asciiTheme="majorHAnsi" w:hAnsiTheme="majorHAnsi"/>
                <w:b/>
                <w:sz w:val="20"/>
              </w:rPr>
              <w:t>Oral hypoglycaemic (Diabetes)</w:t>
            </w:r>
          </w:p>
          <w:p w14:paraId="6AAA8661" w14:textId="77777777" w:rsidR="0041417B" w:rsidRPr="00B43262" w:rsidRDefault="0041417B" w:rsidP="00D43915">
            <w:pPr>
              <w:widowControl w:val="0"/>
              <w:autoSpaceDE w:val="0"/>
              <w:autoSpaceDN w:val="0"/>
              <w:adjustRightInd w:val="0"/>
              <w:rPr>
                <w:rFonts w:asciiTheme="majorHAnsi" w:hAnsiTheme="majorHAnsi"/>
                <w:b/>
                <w:sz w:val="20"/>
              </w:rPr>
            </w:pPr>
            <w:r w:rsidRPr="00B43262">
              <w:rPr>
                <w:rFonts w:asciiTheme="majorHAnsi" w:hAnsiTheme="majorHAnsi"/>
                <w:sz w:val="16"/>
              </w:rPr>
              <w:t>(SEE LIST BELOW)</w:t>
            </w:r>
          </w:p>
        </w:tc>
        <w:tc>
          <w:tcPr>
            <w:tcW w:w="1634" w:type="dxa"/>
            <w:gridSpan w:val="2"/>
            <w:shd w:val="clear" w:color="auto" w:fill="auto"/>
            <w:vAlign w:val="bottom"/>
          </w:tcPr>
          <w:p w14:paraId="2AF232A6" w14:textId="77777777" w:rsidR="0041417B" w:rsidRPr="00B43262" w:rsidRDefault="0041417B" w:rsidP="00D43915">
            <w:pPr>
              <w:widowControl w:val="0"/>
              <w:autoSpaceDE w:val="0"/>
              <w:autoSpaceDN w:val="0"/>
              <w:adjustRightInd w:val="0"/>
              <w:jc w:val="center"/>
              <w:rPr>
                <w:rFonts w:asciiTheme="majorHAnsi" w:hAnsiTheme="majorHAnsi"/>
              </w:rPr>
            </w:pPr>
            <w:r w:rsidRPr="00B43262">
              <w:rPr>
                <w:rFonts w:asciiTheme="majorHAnsi" w:hAnsiTheme="majorHAnsi"/>
              </w:rPr>
              <w:t>|___|</w:t>
            </w:r>
          </w:p>
        </w:tc>
        <w:tc>
          <w:tcPr>
            <w:tcW w:w="1167" w:type="dxa"/>
            <w:shd w:val="clear" w:color="auto" w:fill="auto"/>
            <w:vAlign w:val="bottom"/>
          </w:tcPr>
          <w:p w14:paraId="288DC400" w14:textId="77777777" w:rsidR="0041417B" w:rsidRPr="00B43262" w:rsidRDefault="0041417B" w:rsidP="00D43915">
            <w:pPr>
              <w:widowControl w:val="0"/>
              <w:autoSpaceDE w:val="0"/>
              <w:autoSpaceDN w:val="0"/>
              <w:adjustRightInd w:val="0"/>
              <w:jc w:val="center"/>
              <w:rPr>
                <w:rFonts w:asciiTheme="majorHAnsi" w:hAnsiTheme="majorHAnsi"/>
              </w:rPr>
            </w:pPr>
            <w:r w:rsidRPr="00B43262">
              <w:rPr>
                <w:rFonts w:asciiTheme="majorHAnsi" w:hAnsiTheme="majorHAnsi"/>
              </w:rPr>
              <w:t>|___|</w:t>
            </w:r>
          </w:p>
        </w:tc>
        <w:tc>
          <w:tcPr>
            <w:tcW w:w="730" w:type="dxa"/>
            <w:shd w:val="clear" w:color="auto" w:fill="auto"/>
            <w:vAlign w:val="bottom"/>
          </w:tcPr>
          <w:p w14:paraId="61A50898" w14:textId="77777777" w:rsidR="0041417B" w:rsidRPr="00B43262" w:rsidRDefault="0041417B" w:rsidP="00D43915">
            <w:pPr>
              <w:widowControl w:val="0"/>
              <w:tabs>
                <w:tab w:val="center" w:pos="342"/>
                <w:tab w:val="right" w:pos="684"/>
              </w:tabs>
              <w:autoSpaceDE w:val="0"/>
              <w:autoSpaceDN w:val="0"/>
              <w:adjustRightInd w:val="0"/>
              <w:rPr>
                <w:rFonts w:asciiTheme="majorHAnsi" w:hAnsiTheme="majorHAnsi"/>
                <w:b/>
                <w:sz w:val="20"/>
              </w:rPr>
            </w:pPr>
            <w:r w:rsidRPr="00B43262">
              <w:rPr>
                <w:rFonts w:asciiTheme="majorHAnsi" w:hAnsiTheme="majorHAnsi"/>
                <w:b/>
                <w:sz w:val="20"/>
              </w:rPr>
              <w:t>Q10.</w:t>
            </w:r>
          </w:p>
        </w:tc>
        <w:tc>
          <w:tcPr>
            <w:tcW w:w="3587" w:type="dxa"/>
            <w:gridSpan w:val="2"/>
            <w:shd w:val="clear" w:color="auto" w:fill="auto"/>
            <w:vAlign w:val="bottom"/>
          </w:tcPr>
          <w:p w14:paraId="13478BD5" w14:textId="77777777" w:rsidR="0041417B" w:rsidRPr="00B43262" w:rsidRDefault="0041417B" w:rsidP="00D43915">
            <w:pPr>
              <w:widowControl w:val="0"/>
              <w:autoSpaceDE w:val="0"/>
              <w:autoSpaceDN w:val="0"/>
              <w:adjustRightInd w:val="0"/>
              <w:rPr>
                <w:rFonts w:asciiTheme="majorHAnsi" w:hAnsiTheme="majorHAnsi"/>
                <w:b/>
                <w:sz w:val="20"/>
              </w:rPr>
            </w:pPr>
            <w:r w:rsidRPr="00B43262">
              <w:rPr>
                <w:rFonts w:asciiTheme="majorHAnsi" w:hAnsiTheme="majorHAnsi"/>
                <w:b/>
                <w:sz w:val="20"/>
              </w:rPr>
              <w:t>Insulin for subcutaneous injection</w:t>
            </w:r>
          </w:p>
          <w:p w14:paraId="3ACC3156" w14:textId="77777777" w:rsidR="0041417B" w:rsidRPr="00B43262" w:rsidRDefault="0041417B" w:rsidP="00D43915">
            <w:pPr>
              <w:widowControl w:val="0"/>
              <w:autoSpaceDE w:val="0"/>
              <w:autoSpaceDN w:val="0"/>
              <w:adjustRightInd w:val="0"/>
              <w:rPr>
                <w:rFonts w:asciiTheme="majorHAnsi" w:hAnsiTheme="majorHAnsi"/>
                <w:b/>
                <w:sz w:val="20"/>
              </w:rPr>
            </w:pPr>
          </w:p>
        </w:tc>
        <w:tc>
          <w:tcPr>
            <w:tcW w:w="1626" w:type="dxa"/>
            <w:shd w:val="clear" w:color="auto" w:fill="auto"/>
            <w:vAlign w:val="bottom"/>
          </w:tcPr>
          <w:p w14:paraId="468D8A9B" w14:textId="77777777" w:rsidR="0041417B" w:rsidRPr="00B43262" w:rsidRDefault="0041417B" w:rsidP="00D43915">
            <w:pPr>
              <w:jc w:val="center"/>
              <w:rPr>
                <w:rFonts w:asciiTheme="majorHAnsi" w:hAnsiTheme="majorHAnsi"/>
              </w:rPr>
            </w:pPr>
            <w:r w:rsidRPr="00B43262">
              <w:rPr>
                <w:rFonts w:asciiTheme="majorHAnsi" w:hAnsiTheme="majorHAnsi"/>
              </w:rPr>
              <w:t>|___|</w:t>
            </w:r>
          </w:p>
        </w:tc>
        <w:tc>
          <w:tcPr>
            <w:tcW w:w="1170" w:type="dxa"/>
            <w:gridSpan w:val="2"/>
            <w:shd w:val="clear" w:color="auto" w:fill="auto"/>
            <w:vAlign w:val="bottom"/>
          </w:tcPr>
          <w:p w14:paraId="3F0B3865" w14:textId="77777777" w:rsidR="0041417B" w:rsidRPr="00B43262" w:rsidRDefault="0041417B" w:rsidP="00D43915">
            <w:pPr>
              <w:jc w:val="center"/>
              <w:rPr>
                <w:rFonts w:asciiTheme="majorHAnsi" w:hAnsiTheme="majorHAnsi"/>
              </w:rPr>
            </w:pPr>
            <w:r w:rsidRPr="00B43262">
              <w:rPr>
                <w:rFonts w:asciiTheme="majorHAnsi" w:hAnsiTheme="majorHAnsi"/>
              </w:rPr>
              <w:t>|___|</w:t>
            </w:r>
          </w:p>
        </w:tc>
      </w:tr>
      <w:tr w:rsidR="0041417B" w:rsidRPr="00B43262" w14:paraId="75D5A44C" w14:textId="77777777" w:rsidTr="00D43915">
        <w:trPr>
          <w:trHeight w:val="332"/>
        </w:trPr>
        <w:tc>
          <w:tcPr>
            <w:tcW w:w="900" w:type="dxa"/>
            <w:shd w:val="clear" w:color="auto" w:fill="auto"/>
            <w:vAlign w:val="bottom"/>
          </w:tcPr>
          <w:p w14:paraId="2D36876E" w14:textId="77777777" w:rsidR="0041417B" w:rsidRPr="00B43262" w:rsidDel="007C5034" w:rsidRDefault="0041417B" w:rsidP="00D43915">
            <w:pPr>
              <w:widowControl w:val="0"/>
              <w:tabs>
                <w:tab w:val="center" w:pos="342"/>
                <w:tab w:val="right" w:pos="684"/>
              </w:tabs>
              <w:autoSpaceDE w:val="0"/>
              <w:autoSpaceDN w:val="0"/>
              <w:adjustRightInd w:val="0"/>
              <w:rPr>
                <w:rFonts w:asciiTheme="majorHAnsi" w:hAnsiTheme="majorHAnsi" w:cs="Calibri"/>
                <w:b/>
                <w:sz w:val="20"/>
                <w:szCs w:val="14"/>
              </w:rPr>
            </w:pPr>
            <w:r w:rsidRPr="00B43262">
              <w:rPr>
                <w:rFonts w:asciiTheme="majorHAnsi" w:hAnsiTheme="majorHAnsi"/>
                <w:b/>
                <w:sz w:val="20"/>
              </w:rPr>
              <w:t>Q11.</w:t>
            </w:r>
          </w:p>
        </w:tc>
        <w:tc>
          <w:tcPr>
            <w:tcW w:w="3424" w:type="dxa"/>
            <w:shd w:val="clear" w:color="auto" w:fill="auto"/>
            <w:vAlign w:val="bottom"/>
          </w:tcPr>
          <w:p w14:paraId="1FF6606D" w14:textId="77777777" w:rsidR="0041417B" w:rsidRPr="00B43262" w:rsidRDefault="0041417B" w:rsidP="00D43915">
            <w:pPr>
              <w:widowControl w:val="0"/>
              <w:autoSpaceDE w:val="0"/>
              <w:autoSpaceDN w:val="0"/>
              <w:adjustRightInd w:val="0"/>
              <w:rPr>
                <w:rFonts w:asciiTheme="majorHAnsi" w:hAnsiTheme="majorHAnsi" w:cs="Calibri"/>
                <w:b/>
                <w:sz w:val="20"/>
                <w:szCs w:val="20"/>
              </w:rPr>
            </w:pPr>
            <w:r w:rsidRPr="00B43262">
              <w:rPr>
                <w:rFonts w:asciiTheme="majorHAnsi" w:hAnsiTheme="majorHAnsi" w:cs="Calibri"/>
                <w:b/>
                <w:sz w:val="20"/>
                <w:szCs w:val="20"/>
              </w:rPr>
              <w:t xml:space="preserve">Salbutamol </w:t>
            </w:r>
          </w:p>
          <w:p w14:paraId="49DE0ACA" w14:textId="77777777" w:rsidR="0041417B" w:rsidRPr="00B43262" w:rsidRDefault="0041417B" w:rsidP="00D43915">
            <w:pPr>
              <w:widowControl w:val="0"/>
              <w:autoSpaceDE w:val="0"/>
              <w:autoSpaceDN w:val="0"/>
              <w:adjustRightInd w:val="0"/>
              <w:rPr>
                <w:rFonts w:asciiTheme="majorHAnsi" w:hAnsiTheme="majorHAnsi" w:cs="Calibri"/>
                <w:b/>
                <w:szCs w:val="20"/>
              </w:rPr>
            </w:pPr>
            <w:r w:rsidRPr="00B43262">
              <w:rPr>
                <w:rFonts w:asciiTheme="majorHAnsi" w:hAnsiTheme="majorHAnsi" w:cs="Calibri"/>
                <w:sz w:val="16"/>
                <w:szCs w:val="20"/>
              </w:rPr>
              <w:t>(aerosol)</w:t>
            </w:r>
          </w:p>
        </w:tc>
        <w:tc>
          <w:tcPr>
            <w:tcW w:w="1634" w:type="dxa"/>
            <w:gridSpan w:val="2"/>
            <w:shd w:val="clear" w:color="auto" w:fill="auto"/>
            <w:vAlign w:val="bottom"/>
          </w:tcPr>
          <w:p w14:paraId="6650D560" w14:textId="77777777" w:rsidR="0041417B" w:rsidRPr="00B43262" w:rsidRDefault="0041417B" w:rsidP="00D43915">
            <w:pPr>
              <w:widowControl w:val="0"/>
              <w:autoSpaceDE w:val="0"/>
              <w:autoSpaceDN w:val="0"/>
              <w:adjustRightInd w:val="0"/>
              <w:jc w:val="center"/>
              <w:rPr>
                <w:rFonts w:asciiTheme="majorHAnsi" w:hAnsiTheme="majorHAnsi" w:cs="Calibri"/>
                <w:sz w:val="18"/>
                <w:szCs w:val="14"/>
              </w:rPr>
            </w:pPr>
            <w:r w:rsidRPr="00B43262">
              <w:rPr>
                <w:rFonts w:asciiTheme="majorHAnsi" w:hAnsiTheme="majorHAnsi"/>
              </w:rPr>
              <w:t>|___|</w:t>
            </w:r>
          </w:p>
        </w:tc>
        <w:tc>
          <w:tcPr>
            <w:tcW w:w="1167" w:type="dxa"/>
            <w:shd w:val="clear" w:color="auto" w:fill="auto"/>
            <w:vAlign w:val="bottom"/>
          </w:tcPr>
          <w:p w14:paraId="4616B697" w14:textId="77777777" w:rsidR="0041417B" w:rsidRPr="00B43262" w:rsidRDefault="0041417B" w:rsidP="00D43915">
            <w:pPr>
              <w:widowControl w:val="0"/>
              <w:autoSpaceDE w:val="0"/>
              <w:autoSpaceDN w:val="0"/>
              <w:adjustRightInd w:val="0"/>
              <w:jc w:val="center"/>
              <w:rPr>
                <w:rFonts w:asciiTheme="majorHAnsi" w:hAnsiTheme="majorHAnsi" w:cs="Calibri"/>
                <w:sz w:val="18"/>
                <w:szCs w:val="14"/>
              </w:rPr>
            </w:pPr>
          </w:p>
          <w:p w14:paraId="70679C37" w14:textId="77777777" w:rsidR="0041417B" w:rsidRPr="00B43262" w:rsidRDefault="0041417B" w:rsidP="00D43915">
            <w:pPr>
              <w:widowControl w:val="0"/>
              <w:autoSpaceDE w:val="0"/>
              <w:autoSpaceDN w:val="0"/>
              <w:adjustRightInd w:val="0"/>
              <w:jc w:val="center"/>
              <w:rPr>
                <w:rFonts w:asciiTheme="majorHAnsi" w:hAnsiTheme="majorHAnsi" w:cs="Calibri"/>
                <w:sz w:val="18"/>
                <w:szCs w:val="14"/>
              </w:rPr>
            </w:pPr>
            <w:r w:rsidRPr="00B43262">
              <w:rPr>
                <w:rFonts w:asciiTheme="majorHAnsi" w:hAnsiTheme="majorHAnsi"/>
              </w:rPr>
              <w:t>|___|</w:t>
            </w:r>
          </w:p>
        </w:tc>
        <w:tc>
          <w:tcPr>
            <w:tcW w:w="730" w:type="dxa"/>
            <w:shd w:val="clear" w:color="auto" w:fill="auto"/>
            <w:vAlign w:val="bottom"/>
          </w:tcPr>
          <w:p w14:paraId="51E0D042" w14:textId="77777777" w:rsidR="0041417B" w:rsidRPr="00B43262" w:rsidDel="007C5034" w:rsidRDefault="0041417B" w:rsidP="00D43915">
            <w:pPr>
              <w:widowControl w:val="0"/>
              <w:tabs>
                <w:tab w:val="center" w:pos="342"/>
                <w:tab w:val="right" w:pos="684"/>
              </w:tabs>
              <w:autoSpaceDE w:val="0"/>
              <w:autoSpaceDN w:val="0"/>
              <w:adjustRightInd w:val="0"/>
              <w:rPr>
                <w:rFonts w:asciiTheme="majorHAnsi" w:hAnsiTheme="majorHAnsi" w:cs="Calibri"/>
                <w:b/>
                <w:sz w:val="20"/>
                <w:szCs w:val="14"/>
              </w:rPr>
            </w:pPr>
            <w:r w:rsidRPr="00B43262">
              <w:rPr>
                <w:rFonts w:asciiTheme="majorHAnsi" w:hAnsiTheme="majorHAnsi"/>
                <w:b/>
                <w:sz w:val="20"/>
              </w:rPr>
              <w:t>Q12.</w:t>
            </w:r>
          </w:p>
        </w:tc>
        <w:tc>
          <w:tcPr>
            <w:tcW w:w="3587" w:type="dxa"/>
            <w:gridSpan w:val="2"/>
            <w:shd w:val="clear" w:color="auto" w:fill="auto"/>
            <w:vAlign w:val="bottom"/>
          </w:tcPr>
          <w:p w14:paraId="38A24B92" w14:textId="77777777" w:rsidR="0041417B" w:rsidRPr="00B43262" w:rsidRDefault="0041417B" w:rsidP="00D43915">
            <w:pPr>
              <w:widowControl w:val="0"/>
              <w:autoSpaceDE w:val="0"/>
              <w:autoSpaceDN w:val="0"/>
              <w:adjustRightInd w:val="0"/>
              <w:rPr>
                <w:rFonts w:asciiTheme="majorHAnsi" w:hAnsiTheme="majorHAnsi" w:cs="Calibri"/>
                <w:b/>
                <w:sz w:val="20"/>
                <w:szCs w:val="20"/>
              </w:rPr>
            </w:pPr>
            <w:r w:rsidRPr="00B43262">
              <w:rPr>
                <w:rFonts w:asciiTheme="majorHAnsi" w:hAnsiTheme="majorHAnsi" w:cs="Calibri"/>
                <w:b/>
                <w:sz w:val="20"/>
                <w:szCs w:val="20"/>
              </w:rPr>
              <w:t>Omeprazole</w:t>
            </w:r>
          </w:p>
          <w:p w14:paraId="4539E07A" w14:textId="77777777" w:rsidR="0041417B" w:rsidRPr="00B43262" w:rsidRDefault="0041417B" w:rsidP="00D43915">
            <w:pPr>
              <w:widowControl w:val="0"/>
              <w:autoSpaceDE w:val="0"/>
              <w:autoSpaceDN w:val="0"/>
              <w:adjustRightInd w:val="0"/>
              <w:rPr>
                <w:rFonts w:asciiTheme="majorHAnsi" w:hAnsiTheme="majorHAnsi" w:cs="Calibri"/>
                <w:b/>
                <w:iCs/>
                <w:sz w:val="18"/>
                <w:szCs w:val="14"/>
              </w:rPr>
            </w:pPr>
            <w:r w:rsidRPr="00B43262">
              <w:rPr>
                <w:rFonts w:asciiTheme="majorHAnsi" w:hAnsiTheme="majorHAnsi" w:cs="Calibri"/>
                <w:sz w:val="16"/>
                <w:szCs w:val="20"/>
              </w:rPr>
              <w:t>(tablets/capsules)</w:t>
            </w:r>
          </w:p>
        </w:tc>
        <w:tc>
          <w:tcPr>
            <w:tcW w:w="1626" w:type="dxa"/>
            <w:shd w:val="clear" w:color="auto" w:fill="auto"/>
            <w:vAlign w:val="bottom"/>
          </w:tcPr>
          <w:p w14:paraId="58658A40" w14:textId="77777777" w:rsidR="0041417B" w:rsidRPr="00B43262" w:rsidRDefault="0041417B" w:rsidP="00D43915">
            <w:pPr>
              <w:jc w:val="center"/>
              <w:rPr>
                <w:rFonts w:asciiTheme="majorHAnsi" w:hAnsiTheme="majorHAnsi"/>
                <w:i/>
                <w:iCs/>
                <w:sz w:val="20"/>
                <w:szCs w:val="24"/>
              </w:rPr>
            </w:pPr>
            <w:r w:rsidRPr="00B43262">
              <w:rPr>
                <w:rFonts w:asciiTheme="majorHAnsi" w:hAnsiTheme="majorHAnsi"/>
              </w:rPr>
              <w:t>|___|</w:t>
            </w:r>
          </w:p>
        </w:tc>
        <w:tc>
          <w:tcPr>
            <w:tcW w:w="1170" w:type="dxa"/>
            <w:gridSpan w:val="2"/>
            <w:shd w:val="clear" w:color="auto" w:fill="auto"/>
            <w:vAlign w:val="bottom"/>
          </w:tcPr>
          <w:p w14:paraId="4A75A299" w14:textId="77777777" w:rsidR="0041417B" w:rsidRPr="00B43262" w:rsidRDefault="0041417B" w:rsidP="00D43915">
            <w:pPr>
              <w:jc w:val="center"/>
              <w:rPr>
                <w:rFonts w:asciiTheme="majorHAnsi" w:hAnsiTheme="majorHAnsi"/>
                <w:i/>
                <w:iCs/>
                <w:sz w:val="20"/>
                <w:szCs w:val="24"/>
              </w:rPr>
            </w:pPr>
          </w:p>
          <w:p w14:paraId="1DEBB042" w14:textId="77777777" w:rsidR="0041417B" w:rsidRPr="00B43262" w:rsidRDefault="0041417B" w:rsidP="00D43915">
            <w:pPr>
              <w:jc w:val="center"/>
              <w:rPr>
                <w:rFonts w:asciiTheme="majorHAnsi" w:hAnsiTheme="majorHAnsi"/>
                <w:i/>
                <w:iCs/>
                <w:sz w:val="20"/>
                <w:szCs w:val="24"/>
              </w:rPr>
            </w:pPr>
            <w:r w:rsidRPr="00B43262">
              <w:rPr>
                <w:rFonts w:asciiTheme="majorHAnsi" w:hAnsiTheme="majorHAnsi"/>
              </w:rPr>
              <w:t>|___|</w:t>
            </w:r>
          </w:p>
        </w:tc>
      </w:tr>
      <w:tr w:rsidR="0041417B" w:rsidRPr="00B43262" w14:paraId="38192852" w14:textId="77777777" w:rsidTr="00D43915">
        <w:trPr>
          <w:trHeight w:val="332"/>
        </w:trPr>
        <w:tc>
          <w:tcPr>
            <w:tcW w:w="900" w:type="dxa"/>
            <w:shd w:val="clear" w:color="auto" w:fill="auto"/>
            <w:vAlign w:val="bottom"/>
          </w:tcPr>
          <w:p w14:paraId="200CED06" w14:textId="77777777" w:rsidR="0041417B" w:rsidRPr="00B43262" w:rsidDel="007C5034" w:rsidRDefault="0041417B" w:rsidP="00D43915">
            <w:pPr>
              <w:widowControl w:val="0"/>
              <w:tabs>
                <w:tab w:val="center" w:pos="342"/>
                <w:tab w:val="right" w:pos="684"/>
              </w:tabs>
              <w:autoSpaceDE w:val="0"/>
              <w:autoSpaceDN w:val="0"/>
              <w:adjustRightInd w:val="0"/>
              <w:rPr>
                <w:rFonts w:asciiTheme="majorHAnsi" w:hAnsiTheme="majorHAnsi" w:cs="Calibri"/>
                <w:b/>
                <w:sz w:val="20"/>
                <w:szCs w:val="14"/>
              </w:rPr>
            </w:pPr>
            <w:r w:rsidRPr="00B43262">
              <w:rPr>
                <w:rFonts w:asciiTheme="majorHAnsi" w:hAnsiTheme="majorHAnsi"/>
                <w:b/>
                <w:sz w:val="20"/>
              </w:rPr>
              <w:t>Q13.</w:t>
            </w:r>
          </w:p>
        </w:tc>
        <w:tc>
          <w:tcPr>
            <w:tcW w:w="3424" w:type="dxa"/>
            <w:shd w:val="clear" w:color="auto" w:fill="auto"/>
            <w:vAlign w:val="bottom"/>
          </w:tcPr>
          <w:p w14:paraId="2AEDCAEF" w14:textId="77777777" w:rsidR="0041417B" w:rsidRPr="00B43262" w:rsidRDefault="0041417B" w:rsidP="00D43915">
            <w:pPr>
              <w:widowControl w:val="0"/>
              <w:autoSpaceDE w:val="0"/>
              <w:autoSpaceDN w:val="0"/>
              <w:adjustRightInd w:val="0"/>
              <w:rPr>
                <w:rFonts w:asciiTheme="majorHAnsi" w:hAnsiTheme="majorHAnsi"/>
                <w:b/>
                <w:sz w:val="20"/>
              </w:rPr>
            </w:pPr>
            <w:r w:rsidRPr="00B43262">
              <w:rPr>
                <w:rFonts w:asciiTheme="majorHAnsi" w:hAnsiTheme="majorHAnsi"/>
                <w:b/>
                <w:sz w:val="20"/>
              </w:rPr>
              <w:t xml:space="preserve">Diazepam </w:t>
            </w:r>
          </w:p>
          <w:p w14:paraId="7F8EFECC" w14:textId="77777777" w:rsidR="0041417B" w:rsidRPr="00B43262" w:rsidRDefault="0041417B" w:rsidP="00D43915">
            <w:pPr>
              <w:widowControl w:val="0"/>
              <w:autoSpaceDE w:val="0"/>
              <w:autoSpaceDN w:val="0"/>
              <w:adjustRightInd w:val="0"/>
              <w:rPr>
                <w:rFonts w:asciiTheme="majorHAnsi" w:hAnsiTheme="majorHAnsi" w:cs="Calibri"/>
                <w:b/>
                <w:szCs w:val="20"/>
              </w:rPr>
            </w:pPr>
            <w:r w:rsidRPr="00B43262">
              <w:rPr>
                <w:rFonts w:asciiTheme="majorHAnsi" w:hAnsiTheme="majorHAnsi"/>
                <w:sz w:val="16"/>
              </w:rPr>
              <w:t xml:space="preserve">(tablets/capsules) </w:t>
            </w:r>
          </w:p>
        </w:tc>
        <w:tc>
          <w:tcPr>
            <w:tcW w:w="1634" w:type="dxa"/>
            <w:gridSpan w:val="2"/>
            <w:shd w:val="clear" w:color="auto" w:fill="auto"/>
            <w:vAlign w:val="bottom"/>
          </w:tcPr>
          <w:p w14:paraId="2BD1DF5B" w14:textId="77777777" w:rsidR="0041417B" w:rsidRPr="00B43262" w:rsidRDefault="0041417B" w:rsidP="00D43915">
            <w:pPr>
              <w:widowControl w:val="0"/>
              <w:autoSpaceDE w:val="0"/>
              <w:autoSpaceDN w:val="0"/>
              <w:adjustRightInd w:val="0"/>
              <w:jc w:val="center"/>
              <w:rPr>
                <w:rFonts w:asciiTheme="majorHAnsi" w:hAnsiTheme="majorHAnsi" w:cs="Calibri"/>
                <w:sz w:val="18"/>
                <w:szCs w:val="14"/>
              </w:rPr>
            </w:pPr>
            <w:r w:rsidRPr="00B43262">
              <w:rPr>
                <w:rFonts w:asciiTheme="majorHAnsi" w:hAnsiTheme="majorHAnsi"/>
              </w:rPr>
              <w:t>|___|</w:t>
            </w:r>
          </w:p>
        </w:tc>
        <w:tc>
          <w:tcPr>
            <w:tcW w:w="1167" w:type="dxa"/>
            <w:shd w:val="clear" w:color="auto" w:fill="auto"/>
            <w:vAlign w:val="bottom"/>
          </w:tcPr>
          <w:p w14:paraId="2D727AA7" w14:textId="77777777" w:rsidR="0041417B" w:rsidRPr="00B43262" w:rsidRDefault="0041417B" w:rsidP="00D43915">
            <w:pPr>
              <w:widowControl w:val="0"/>
              <w:autoSpaceDE w:val="0"/>
              <w:autoSpaceDN w:val="0"/>
              <w:adjustRightInd w:val="0"/>
              <w:jc w:val="center"/>
              <w:rPr>
                <w:rFonts w:asciiTheme="majorHAnsi" w:hAnsiTheme="majorHAnsi" w:cs="Calibri"/>
                <w:sz w:val="18"/>
                <w:szCs w:val="14"/>
              </w:rPr>
            </w:pPr>
          </w:p>
          <w:p w14:paraId="1BD83548" w14:textId="77777777" w:rsidR="0041417B" w:rsidRPr="00B43262" w:rsidRDefault="0041417B" w:rsidP="00D43915">
            <w:pPr>
              <w:widowControl w:val="0"/>
              <w:autoSpaceDE w:val="0"/>
              <w:autoSpaceDN w:val="0"/>
              <w:adjustRightInd w:val="0"/>
              <w:jc w:val="center"/>
              <w:rPr>
                <w:rFonts w:asciiTheme="majorHAnsi" w:hAnsiTheme="majorHAnsi" w:cs="Calibri"/>
                <w:sz w:val="18"/>
                <w:szCs w:val="14"/>
              </w:rPr>
            </w:pPr>
            <w:r w:rsidRPr="00B43262">
              <w:rPr>
                <w:rFonts w:asciiTheme="majorHAnsi" w:hAnsiTheme="majorHAnsi"/>
              </w:rPr>
              <w:t>|___|</w:t>
            </w:r>
          </w:p>
        </w:tc>
        <w:tc>
          <w:tcPr>
            <w:tcW w:w="730" w:type="dxa"/>
            <w:shd w:val="clear" w:color="auto" w:fill="auto"/>
            <w:vAlign w:val="bottom"/>
          </w:tcPr>
          <w:p w14:paraId="5080D21D" w14:textId="77777777" w:rsidR="0041417B" w:rsidRPr="00B43262" w:rsidDel="007C5034" w:rsidRDefault="0041417B" w:rsidP="00D43915">
            <w:pPr>
              <w:widowControl w:val="0"/>
              <w:tabs>
                <w:tab w:val="center" w:pos="342"/>
                <w:tab w:val="right" w:pos="684"/>
              </w:tabs>
              <w:autoSpaceDE w:val="0"/>
              <w:autoSpaceDN w:val="0"/>
              <w:adjustRightInd w:val="0"/>
              <w:rPr>
                <w:rFonts w:asciiTheme="majorHAnsi" w:hAnsiTheme="majorHAnsi" w:cs="Calibri"/>
                <w:b/>
                <w:sz w:val="20"/>
                <w:szCs w:val="14"/>
              </w:rPr>
            </w:pPr>
            <w:r w:rsidRPr="00B43262">
              <w:rPr>
                <w:rFonts w:asciiTheme="majorHAnsi" w:hAnsiTheme="majorHAnsi"/>
                <w:b/>
                <w:sz w:val="20"/>
              </w:rPr>
              <w:t>Q14.</w:t>
            </w:r>
          </w:p>
        </w:tc>
        <w:tc>
          <w:tcPr>
            <w:tcW w:w="3587" w:type="dxa"/>
            <w:gridSpan w:val="2"/>
            <w:shd w:val="clear" w:color="auto" w:fill="auto"/>
            <w:vAlign w:val="bottom"/>
          </w:tcPr>
          <w:p w14:paraId="79097CE5" w14:textId="77777777" w:rsidR="0041417B" w:rsidRPr="00B43262" w:rsidRDefault="0041417B" w:rsidP="00D43915">
            <w:pPr>
              <w:widowControl w:val="0"/>
              <w:autoSpaceDE w:val="0"/>
              <w:autoSpaceDN w:val="0"/>
              <w:adjustRightInd w:val="0"/>
              <w:rPr>
                <w:rFonts w:asciiTheme="majorHAnsi" w:hAnsiTheme="majorHAnsi"/>
                <w:b/>
                <w:sz w:val="20"/>
              </w:rPr>
            </w:pPr>
            <w:r w:rsidRPr="00B43262">
              <w:rPr>
                <w:rFonts w:asciiTheme="majorHAnsi" w:hAnsiTheme="majorHAnsi"/>
                <w:b/>
                <w:sz w:val="20"/>
              </w:rPr>
              <w:t>Amitriptyline</w:t>
            </w:r>
          </w:p>
          <w:p w14:paraId="7C095FA3" w14:textId="77777777" w:rsidR="0041417B" w:rsidRPr="00B43262" w:rsidRDefault="0041417B" w:rsidP="00D43915">
            <w:pPr>
              <w:widowControl w:val="0"/>
              <w:autoSpaceDE w:val="0"/>
              <w:autoSpaceDN w:val="0"/>
              <w:adjustRightInd w:val="0"/>
              <w:rPr>
                <w:rFonts w:asciiTheme="majorHAnsi" w:hAnsiTheme="majorHAnsi" w:cs="Calibri"/>
                <w:b/>
                <w:iCs/>
                <w:sz w:val="18"/>
                <w:szCs w:val="14"/>
              </w:rPr>
            </w:pPr>
            <w:r w:rsidRPr="00B43262">
              <w:rPr>
                <w:rFonts w:asciiTheme="majorHAnsi" w:hAnsiTheme="majorHAnsi"/>
                <w:sz w:val="16"/>
              </w:rPr>
              <w:t>(tablets/capsules)</w:t>
            </w:r>
          </w:p>
        </w:tc>
        <w:tc>
          <w:tcPr>
            <w:tcW w:w="1626" w:type="dxa"/>
            <w:shd w:val="clear" w:color="auto" w:fill="auto"/>
            <w:vAlign w:val="bottom"/>
          </w:tcPr>
          <w:p w14:paraId="0EA6F990" w14:textId="77777777" w:rsidR="0041417B" w:rsidRPr="00B43262" w:rsidRDefault="0041417B" w:rsidP="00D43915">
            <w:pPr>
              <w:jc w:val="center"/>
              <w:rPr>
                <w:rFonts w:asciiTheme="majorHAnsi" w:hAnsiTheme="majorHAnsi"/>
                <w:i/>
                <w:iCs/>
                <w:sz w:val="20"/>
                <w:szCs w:val="24"/>
              </w:rPr>
            </w:pPr>
            <w:r w:rsidRPr="00B43262">
              <w:rPr>
                <w:rFonts w:asciiTheme="majorHAnsi" w:hAnsiTheme="majorHAnsi"/>
              </w:rPr>
              <w:t>|___|</w:t>
            </w:r>
          </w:p>
        </w:tc>
        <w:tc>
          <w:tcPr>
            <w:tcW w:w="1170" w:type="dxa"/>
            <w:gridSpan w:val="2"/>
            <w:shd w:val="clear" w:color="auto" w:fill="auto"/>
            <w:vAlign w:val="bottom"/>
          </w:tcPr>
          <w:p w14:paraId="36C0BAD7" w14:textId="77777777" w:rsidR="0041417B" w:rsidRPr="00B43262" w:rsidRDefault="0041417B" w:rsidP="00D43915">
            <w:pPr>
              <w:jc w:val="center"/>
              <w:rPr>
                <w:rFonts w:asciiTheme="majorHAnsi" w:hAnsiTheme="majorHAnsi"/>
                <w:i/>
                <w:iCs/>
                <w:sz w:val="20"/>
                <w:szCs w:val="24"/>
              </w:rPr>
            </w:pPr>
          </w:p>
          <w:p w14:paraId="1ACCA66B" w14:textId="77777777" w:rsidR="0041417B" w:rsidRPr="00B43262" w:rsidRDefault="0041417B" w:rsidP="00D43915">
            <w:pPr>
              <w:jc w:val="center"/>
              <w:rPr>
                <w:rFonts w:asciiTheme="majorHAnsi" w:hAnsiTheme="majorHAnsi"/>
                <w:i/>
                <w:iCs/>
                <w:sz w:val="20"/>
                <w:szCs w:val="24"/>
              </w:rPr>
            </w:pPr>
            <w:r w:rsidRPr="00B43262">
              <w:rPr>
                <w:rFonts w:asciiTheme="majorHAnsi" w:hAnsiTheme="majorHAnsi"/>
              </w:rPr>
              <w:t>|___|</w:t>
            </w:r>
          </w:p>
        </w:tc>
      </w:tr>
      <w:tr w:rsidR="0041417B" w:rsidRPr="00B43262" w14:paraId="2EEE43A4" w14:textId="77777777" w:rsidTr="00D43915">
        <w:trPr>
          <w:trHeight w:val="332"/>
        </w:trPr>
        <w:tc>
          <w:tcPr>
            <w:tcW w:w="900" w:type="dxa"/>
            <w:shd w:val="clear" w:color="auto" w:fill="auto"/>
          </w:tcPr>
          <w:p w14:paraId="382C9646" w14:textId="77777777" w:rsidR="0041417B" w:rsidRPr="00B43262" w:rsidRDefault="0041417B" w:rsidP="00D43915">
            <w:r w:rsidRPr="00B43262">
              <w:rPr>
                <w:rFonts w:asciiTheme="majorHAnsi" w:hAnsiTheme="majorHAnsi"/>
                <w:b/>
                <w:sz w:val="20"/>
              </w:rPr>
              <w:t>Q15.</w:t>
            </w:r>
          </w:p>
        </w:tc>
        <w:tc>
          <w:tcPr>
            <w:tcW w:w="3424" w:type="dxa"/>
            <w:shd w:val="clear" w:color="auto" w:fill="auto"/>
            <w:vAlign w:val="bottom"/>
          </w:tcPr>
          <w:p w14:paraId="218DD605" w14:textId="77777777" w:rsidR="0041417B" w:rsidRPr="00B43262" w:rsidRDefault="0041417B" w:rsidP="00D43915">
            <w:pPr>
              <w:widowControl w:val="0"/>
              <w:autoSpaceDE w:val="0"/>
              <w:autoSpaceDN w:val="0"/>
              <w:adjustRightInd w:val="0"/>
              <w:rPr>
                <w:rFonts w:asciiTheme="majorHAnsi" w:hAnsiTheme="majorHAnsi"/>
                <w:b/>
                <w:sz w:val="20"/>
              </w:rPr>
            </w:pPr>
            <w:r w:rsidRPr="00B43262">
              <w:rPr>
                <w:rFonts w:asciiTheme="majorHAnsi" w:hAnsiTheme="majorHAnsi"/>
                <w:b/>
                <w:sz w:val="20"/>
              </w:rPr>
              <w:t>Rifampicin</w:t>
            </w:r>
          </w:p>
          <w:p w14:paraId="59584872" w14:textId="77777777" w:rsidR="0041417B" w:rsidRPr="00B43262" w:rsidRDefault="0041417B" w:rsidP="00D43915">
            <w:pPr>
              <w:widowControl w:val="0"/>
              <w:autoSpaceDE w:val="0"/>
              <w:autoSpaceDN w:val="0"/>
              <w:adjustRightInd w:val="0"/>
              <w:rPr>
                <w:rFonts w:asciiTheme="majorHAnsi" w:hAnsiTheme="majorHAnsi"/>
                <w:b/>
                <w:sz w:val="20"/>
              </w:rPr>
            </w:pPr>
            <w:r w:rsidRPr="00B43262">
              <w:rPr>
                <w:rFonts w:asciiTheme="majorHAnsi" w:hAnsiTheme="majorHAnsi"/>
                <w:sz w:val="16"/>
              </w:rPr>
              <w:t>(alone or part of combination pill)</w:t>
            </w:r>
          </w:p>
        </w:tc>
        <w:tc>
          <w:tcPr>
            <w:tcW w:w="1634" w:type="dxa"/>
            <w:gridSpan w:val="2"/>
            <w:shd w:val="clear" w:color="auto" w:fill="auto"/>
            <w:vAlign w:val="bottom"/>
          </w:tcPr>
          <w:p w14:paraId="2AE013F5" w14:textId="77777777" w:rsidR="0041417B" w:rsidRPr="00B43262" w:rsidRDefault="0041417B" w:rsidP="00D43915">
            <w:pPr>
              <w:widowControl w:val="0"/>
              <w:autoSpaceDE w:val="0"/>
              <w:autoSpaceDN w:val="0"/>
              <w:adjustRightInd w:val="0"/>
              <w:jc w:val="center"/>
              <w:rPr>
                <w:rFonts w:asciiTheme="majorHAnsi" w:hAnsiTheme="majorHAnsi"/>
              </w:rPr>
            </w:pPr>
            <w:r w:rsidRPr="00B43262">
              <w:rPr>
                <w:rFonts w:asciiTheme="majorHAnsi" w:hAnsiTheme="majorHAnsi"/>
              </w:rPr>
              <w:t>|___|</w:t>
            </w:r>
          </w:p>
        </w:tc>
        <w:tc>
          <w:tcPr>
            <w:tcW w:w="1167" w:type="dxa"/>
            <w:shd w:val="clear" w:color="auto" w:fill="auto"/>
            <w:vAlign w:val="bottom"/>
          </w:tcPr>
          <w:p w14:paraId="716A6FF9" w14:textId="77777777" w:rsidR="0041417B" w:rsidRPr="00B43262" w:rsidRDefault="0041417B" w:rsidP="00D43915">
            <w:pPr>
              <w:widowControl w:val="0"/>
              <w:autoSpaceDE w:val="0"/>
              <w:autoSpaceDN w:val="0"/>
              <w:adjustRightInd w:val="0"/>
              <w:jc w:val="center"/>
              <w:rPr>
                <w:rFonts w:asciiTheme="majorHAnsi" w:hAnsiTheme="majorHAnsi"/>
              </w:rPr>
            </w:pPr>
            <w:r w:rsidRPr="00B43262">
              <w:rPr>
                <w:rFonts w:asciiTheme="majorHAnsi" w:hAnsiTheme="majorHAnsi"/>
              </w:rPr>
              <w:t>|___|</w:t>
            </w:r>
          </w:p>
        </w:tc>
        <w:tc>
          <w:tcPr>
            <w:tcW w:w="730" w:type="dxa"/>
            <w:shd w:val="clear" w:color="auto" w:fill="auto"/>
          </w:tcPr>
          <w:p w14:paraId="1B5698B9" w14:textId="77777777" w:rsidR="0041417B" w:rsidRPr="00B43262" w:rsidRDefault="0041417B" w:rsidP="00D43915">
            <w:r w:rsidRPr="00B43262">
              <w:rPr>
                <w:rFonts w:asciiTheme="majorHAnsi" w:hAnsiTheme="majorHAnsi"/>
                <w:b/>
                <w:sz w:val="20"/>
              </w:rPr>
              <w:t>Q16.</w:t>
            </w:r>
          </w:p>
        </w:tc>
        <w:tc>
          <w:tcPr>
            <w:tcW w:w="3587" w:type="dxa"/>
            <w:gridSpan w:val="2"/>
            <w:shd w:val="clear" w:color="auto" w:fill="auto"/>
            <w:vAlign w:val="bottom"/>
          </w:tcPr>
          <w:p w14:paraId="642DAF05" w14:textId="77777777" w:rsidR="0041417B" w:rsidRPr="00B43262" w:rsidRDefault="0041417B" w:rsidP="00D43915">
            <w:pPr>
              <w:widowControl w:val="0"/>
              <w:autoSpaceDE w:val="0"/>
              <w:autoSpaceDN w:val="0"/>
              <w:adjustRightInd w:val="0"/>
              <w:rPr>
                <w:rFonts w:asciiTheme="majorHAnsi" w:hAnsiTheme="majorHAnsi"/>
                <w:b/>
                <w:sz w:val="20"/>
              </w:rPr>
            </w:pPr>
            <w:r w:rsidRPr="00B43262">
              <w:rPr>
                <w:rFonts w:asciiTheme="majorHAnsi" w:hAnsiTheme="majorHAnsi"/>
                <w:b/>
                <w:sz w:val="20"/>
              </w:rPr>
              <w:t>Isoniazid</w:t>
            </w:r>
          </w:p>
          <w:p w14:paraId="47A04D66" w14:textId="77777777" w:rsidR="0041417B" w:rsidRPr="00B43262" w:rsidRDefault="0041417B" w:rsidP="00D43915">
            <w:pPr>
              <w:widowControl w:val="0"/>
              <w:autoSpaceDE w:val="0"/>
              <w:autoSpaceDN w:val="0"/>
              <w:adjustRightInd w:val="0"/>
              <w:rPr>
                <w:rFonts w:asciiTheme="majorHAnsi" w:hAnsiTheme="majorHAnsi"/>
                <w:b/>
                <w:sz w:val="20"/>
              </w:rPr>
            </w:pPr>
            <w:r w:rsidRPr="00B43262">
              <w:rPr>
                <w:rFonts w:asciiTheme="majorHAnsi" w:hAnsiTheme="majorHAnsi"/>
                <w:sz w:val="16"/>
              </w:rPr>
              <w:t>(alone or part of combination pill)</w:t>
            </w:r>
          </w:p>
        </w:tc>
        <w:tc>
          <w:tcPr>
            <w:tcW w:w="1626" w:type="dxa"/>
            <w:shd w:val="clear" w:color="auto" w:fill="auto"/>
            <w:vAlign w:val="bottom"/>
          </w:tcPr>
          <w:p w14:paraId="6BC6222F" w14:textId="77777777" w:rsidR="0041417B" w:rsidRPr="00B43262" w:rsidRDefault="0041417B" w:rsidP="00D43915">
            <w:pPr>
              <w:jc w:val="center"/>
              <w:rPr>
                <w:rFonts w:asciiTheme="majorHAnsi" w:hAnsiTheme="majorHAnsi"/>
              </w:rPr>
            </w:pPr>
            <w:r w:rsidRPr="00B43262">
              <w:rPr>
                <w:rFonts w:asciiTheme="majorHAnsi" w:hAnsiTheme="majorHAnsi"/>
              </w:rPr>
              <w:t>|___|</w:t>
            </w:r>
          </w:p>
        </w:tc>
        <w:tc>
          <w:tcPr>
            <w:tcW w:w="1170" w:type="dxa"/>
            <w:gridSpan w:val="2"/>
            <w:shd w:val="clear" w:color="auto" w:fill="auto"/>
            <w:vAlign w:val="bottom"/>
          </w:tcPr>
          <w:p w14:paraId="2B1A6700" w14:textId="77777777" w:rsidR="0041417B" w:rsidRPr="00B43262" w:rsidRDefault="0041417B" w:rsidP="00D43915">
            <w:pPr>
              <w:jc w:val="center"/>
              <w:rPr>
                <w:rFonts w:asciiTheme="majorHAnsi" w:hAnsiTheme="majorHAnsi"/>
              </w:rPr>
            </w:pPr>
            <w:r w:rsidRPr="00B43262">
              <w:rPr>
                <w:rFonts w:asciiTheme="majorHAnsi" w:hAnsiTheme="majorHAnsi"/>
              </w:rPr>
              <w:t>|___|</w:t>
            </w:r>
          </w:p>
        </w:tc>
      </w:tr>
      <w:tr w:rsidR="0041417B" w:rsidRPr="00B43262" w14:paraId="29BE0F04" w14:textId="77777777" w:rsidTr="00D43915">
        <w:trPr>
          <w:trHeight w:val="332"/>
        </w:trPr>
        <w:tc>
          <w:tcPr>
            <w:tcW w:w="900" w:type="dxa"/>
            <w:shd w:val="clear" w:color="auto" w:fill="auto"/>
          </w:tcPr>
          <w:p w14:paraId="05A5BFDA" w14:textId="77777777" w:rsidR="0041417B" w:rsidRPr="00B43262" w:rsidRDefault="0041417B" w:rsidP="00D43915">
            <w:r w:rsidRPr="00B43262">
              <w:rPr>
                <w:rFonts w:asciiTheme="majorHAnsi" w:hAnsiTheme="majorHAnsi"/>
                <w:b/>
                <w:sz w:val="20"/>
              </w:rPr>
              <w:t>Q17.</w:t>
            </w:r>
          </w:p>
        </w:tc>
        <w:tc>
          <w:tcPr>
            <w:tcW w:w="3424" w:type="dxa"/>
            <w:shd w:val="clear" w:color="auto" w:fill="auto"/>
            <w:vAlign w:val="bottom"/>
          </w:tcPr>
          <w:p w14:paraId="42BDB66F" w14:textId="77777777" w:rsidR="0041417B" w:rsidRPr="00B43262" w:rsidRDefault="0041417B" w:rsidP="00D43915">
            <w:pPr>
              <w:widowControl w:val="0"/>
              <w:autoSpaceDE w:val="0"/>
              <w:autoSpaceDN w:val="0"/>
              <w:adjustRightInd w:val="0"/>
              <w:rPr>
                <w:rFonts w:asciiTheme="majorHAnsi" w:hAnsiTheme="majorHAnsi"/>
                <w:b/>
                <w:sz w:val="20"/>
              </w:rPr>
            </w:pPr>
            <w:r w:rsidRPr="00B43262">
              <w:rPr>
                <w:rFonts w:asciiTheme="majorHAnsi" w:hAnsiTheme="majorHAnsi"/>
                <w:b/>
                <w:sz w:val="20"/>
              </w:rPr>
              <w:t>Pyrazinamide</w:t>
            </w:r>
          </w:p>
          <w:p w14:paraId="253D658D" w14:textId="6851523B" w:rsidR="0041417B" w:rsidRPr="00C93834" w:rsidRDefault="0041417B" w:rsidP="00D43915">
            <w:pPr>
              <w:widowControl w:val="0"/>
              <w:autoSpaceDE w:val="0"/>
              <w:autoSpaceDN w:val="0"/>
              <w:adjustRightInd w:val="0"/>
              <w:rPr>
                <w:rFonts w:asciiTheme="majorHAnsi" w:hAnsiTheme="majorHAnsi"/>
                <w:sz w:val="16"/>
              </w:rPr>
            </w:pPr>
            <w:r w:rsidRPr="00B43262">
              <w:rPr>
                <w:rFonts w:asciiTheme="majorHAnsi" w:hAnsiTheme="majorHAnsi"/>
                <w:sz w:val="16"/>
              </w:rPr>
              <w:t>(alo</w:t>
            </w:r>
            <w:r w:rsidR="00C93834">
              <w:rPr>
                <w:rFonts w:asciiTheme="majorHAnsi" w:hAnsiTheme="majorHAnsi"/>
                <w:sz w:val="16"/>
              </w:rPr>
              <w:t>ne or part of combination pill)</w:t>
            </w:r>
          </w:p>
        </w:tc>
        <w:tc>
          <w:tcPr>
            <w:tcW w:w="1634" w:type="dxa"/>
            <w:gridSpan w:val="2"/>
            <w:shd w:val="clear" w:color="auto" w:fill="auto"/>
            <w:vAlign w:val="bottom"/>
          </w:tcPr>
          <w:p w14:paraId="3F6D85C6" w14:textId="77777777" w:rsidR="0041417B" w:rsidRPr="00B43262" w:rsidRDefault="0041417B" w:rsidP="00D43915">
            <w:pPr>
              <w:widowControl w:val="0"/>
              <w:autoSpaceDE w:val="0"/>
              <w:autoSpaceDN w:val="0"/>
              <w:adjustRightInd w:val="0"/>
              <w:jc w:val="center"/>
              <w:rPr>
                <w:rFonts w:asciiTheme="majorHAnsi" w:hAnsiTheme="majorHAnsi"/>
              </w:rPr>
            </w:pPr>
            <w:r w:rsidRPr="00B43262">
              <w:rPr>
                <w:rFonts w:asciiTheme="majorHAnsi" w:hAnsiTheme="majorHAnsi"/>
              </w:rPr>
              <w:t>|___|</w:t>
            </w:r>
          </w:p>
        </w:tc>
        <w:tc>
          <w:tcPr>
            <w:tcW w:w="1167" w:type="dxa"/>
            <w:shd w:val="clear" w:color="auto" w:fill="auto"/>
            <w:vAlign w:val="bottom"/>
          </w:tcPr>
          <w:p w14:paraId="67B1D591" w14:textId="77777777" w:rsidR="0041417B" w:rsidRPr="00B43262" w:rsidRDefault="0041417B" w:rsidP="00D43915">
            <w:pPr>
              <w:widowControl w:val="0"/>
              <w:autoSpaceDE w:val="0"/>
              <w:autoSpaceDN w:val="0"/>
              <w:adjustRightInd w:val="0"/>
              <w:jc w:val="center"/>
              <w:rPr>
                <w:rFonts w:asciiTheme="majorHAnsi" w:hAnsiTheme="majorHAnsi"/>
              </w:rPr>
            </w:pPr>
            <w:r w:rsidRPr="00B43262">
              <w:rPr>
                <w:rFonts w:asciiTheme="majorHAnsi" w:hAnsiTheme="majorHAnsi"/>
              </w:rPr>
              <w:t>|___|</w:t>
            </w:r>
          </w:p>
        </w:tc>
        <w:tc>
          <w:tcPr>
            <w:tcW w:w="730" w:type="dxa"/>
            <w:shd w:val="clear" w:color="auto" w:fill="auto"/>
          </w:tcPr>
          <w:p w14:paraId="2C5B174F" w14:textId="77777777" w:rsidR="0041417B" w:rsidRPr="00B43262" w:rsidRDefault="0041417B" w:rsidP="00D43915">
            <w:r w:rsidRPr="00B43262">
              <w:rPr>
                <w:rFonts w:asciiTheme="majorHAnsi" w:hAnsiTheme="majorHAnsi"/>
                <w:b/>
                <w:sz w:val="20"/>
              </w:rPr>
              <w:t>Q18.</w:t>
            </w:r>
          </w:p>
        </w:tc>
        <w:tc>
          <w:tcPr>
            <w:tcW w:w="3587" w:type="dxa"/>
            <w:gridSpan w:val="2"/>
            <w:shd w:val="clear" w:color="auto" w:fill="auto"/>
            <w:vAlign w:val="bottom"/>
          </w:tcPr>
          <w:p w14:paraId="3D9A004D" w14:textId="77777777" w:rsidR="0041417B" w:rsidRPr="00B43262" w:rsidRDefault="0041417B" w:rsidP="00D43915">
            <w:pPr>
              <w:widowControl w:val="0"/>
              <w:autoSpaceDE w:val="0"/>
              <w:autoSpaceDN w:val="0"/>
              <w:adjustRightInd w:val="0"/>
              <w:rPr>
                <w:rFonts w:asciiTheme="majorHAnsi" w:hAnsiTheme="majorHAnsi"/>
                <w:b/>
                <w:sz w:val="20"/>
              </w:rPr>
            </w:pPr>
            <w:r w:rsidRPr="00B43262">
              <w:rPr>
                <w:rFonts w:asciiTheme="majorHAnsi" w:hAnsiTheme="majorHAnsi"/>
                <w:b/>
                <w:sz w:val="20"/>
              </w:rPr>
              <w:t>Ethambutol</w:t>
            </w:r>
          </w:p>
          <w:p w14:paraId="580A5234" w14:textId="77777777" w:rsidR="0041417B" w:rsidRPr="00B43262" w:rsidRDefault="0041417B" w:rsidP="00D43915">
            <w:pPr>
              <w:widowControl w:val="0"/>
              <w:autoSpaceDE w:val="0"/>
              <w:autoSpaceDN w:val="0"/>
              <w:adjustRightInd w:val="0"/>
              <w:rPr>
                <w:rFonts w:asciiTheme="majorHAnsi" w:hAnsiTheme="majorHAnsi"/>
                <w:b/>
                <w:sz w:val="20"/>
              </w:rPr>
            </w:pPr>
            <w:r w:rsidRPr="00B43262">
              <w:rPr>
                <w:rFonts w:asciiTheme="majorHAnsi" w:hAnsiTheme="majorHAnsi"/>
                <w:sz w:val="16"/>
              </w:rPr>
              <w:t>(alone or part of combination pill)</w:t>
            </w:r>
          </w:p>
        </w:tc>
        <w:tc>
          <w:tcPr>
            <w:tcW w:w="1626" w:type="dxa"/>
            <w:shd w:val="clear" w:color="auto" w:fill="auto"/>
            <w:vAlign w:val="bottom"/>
          </w:tcPr>
          <w:p w14:paraId="1F0072A1" w14:textId="77777777" w:rsidR="0041417B" w:rsidRPr="00B43262" w:rsidRDefault="0041417B" w:rsidP="00D43915">
            <w:pPr>
              <w:jc w:val="center"/>
              <w:rPr>
                <w:rFonts w:asciiTheme="majorHAnsi" w:hAnsiTheme="majorHAnsi"/>
              </w:rPr>
            </w:pPr>
            <w:r w:rsidRPr="00B43262">
              <w:rPr>
                <w:rFonts w:asciiTheme="majorHAnsi" w:hAnsiTheme="majorHAnsi"/>
              </w:rPr>
              <w:t>|___|</w:t>
            </w:r>
          </w:p>
        </w:tc>
        <w:tc>
          <w:tcPr>
            <w:tcW w:w="1170" w:type="dxa"/>
            <w:gridSpan w:val="2"/>
            <w:shd w:val="clear" w:color="auto" w:fill="auto"/>
            <w:vAlign w:val="bottom"/>
          </w:tcPr>
          <w:p w14:paraId="6F3A46E1" w14:textId="77777777" w:rsidR="0041417B" w:rsidRPr="00B43262" w:rsidRDefault="0041417B" w:rsidP="00D43915">
            <w:pPr>
              <w:jc w:val="center"/>
              <w:rPr>
                <w:rFonts w:asciiTheme="majorHAnsi" w:hAnsiTheme="majorHAnsi"/>
              </w:rPr>
            </w:pPr>
            <w:r w:rsidRPr="00B43262">
              <w:rPr>
                <w:rFonts w:asciiTheme="majorHAnsi" w:hAnsiTheme="majorHAnsi"/>
              </w:rPr>
              <w:t>|___|</w:t>
            </w:r>
          </w:p>
        </w:tc>
      </w:tr>
      <w:tr w:rsidR="00A73A95" w:rsidRPr="00B43262" w14:paraId="4339CD27" w14:textId="77777777" w:rsidTr="00D43915">
        <w:trPr>
          <w:trHeight w:val="242"/>
        </w:trPr>
        <w:tc>
          <w:tcPr>
            <w:tcW w:w="4324" w:type="dxa"/>
            <w:gridSpan w:val="2"/>
            <w:shd w:val="clear" w:color="auto" w:fill="auto"/>
            <w:vAlign w:val="center"/>
          </w:tcPr>
          <w:p w14:paraId="7B52C7DE" w14:textId="3AD39F61" w:rsidR="00A73A95" w:rsidRPr="00B43262" w:rsidRDefault="00A73A95" w:rsidP="00A73A95">
            <w:pPr>
              <w:rPr>
                <w:rFonts w:asciiTheme="majorHAnsi" w:hAnsiTheme="majorHAnsi"/>
                <w:b/>
              </w:rPr>
            </w:pPr>
            <w:r w:rsidRPr="00B43262">
              <w:rPr>
                <w:rFonts w:asciiTheme="majorHAnsi" w:hAnsiTheme="majorHAnsi"/>
                <w:b/>
                <w:bCs/>
                <w:iCs/>
              </w:rPr>
              <w:t>Essential Medications for mothers</w:t>
            </w:r>
          </w:p>
        </w:tc>
        <w:tc>
          <w:tcPr>
            <w:tcW w:w="9914" w:type="dxa"/>
            <w:gridSpan w:val="9"/>
            <w:shd w:val="clear" w:color="auto" w:fill="auto"/>
            <w:vAlign w:val="center"/>
          </w:tcPr>
          <w:p w14:paraId="31CA916D" w14:textId="77777777" w:rsidR="00A73A95" w:rsidRPr="00B43262" w:rsidRDefault="00A73A95" w:rsidP="00A73A95">
            <w:pPr>
              <w:rPr>
                <w:rFonts w:asciiTheme="majorHAnsi" w:hAnsiTheme="majorHAnsi"/>
                <w:b/>
              </w:rPr>
            </w:pPr>
          </w:p>
        </w:tc>
      </w:tr>
      <w:tr w:rsidR="00A73A95" w:rsidRPr="00B43262" w14:paraId="689E226D" w14:textId="77777777" w:rsidTr="00D43915">
        <w:trPr>
          <w:trHeight w:val="287"/>
        </w:trPr>
        <w:tc>
          <w:tcPr>
            <w:tcW w:w="900" w:type="dxa"/>
            <w:shd w:val="clear" w:color="auto" w:fill="auto"/>
            <w:vAlign w:val="bottom"/>
          </w:tcPr>
          <w:p w14:paraId="1B8020BF" w14:textId="77777777" w:rsidR="00A73A95" w:rsidRPr="00B43262" w:rsidDel="007C5034" w:rsidRDefault="00A73A95" w:rsidP="00A73A95">
            <w:pPr>
              <w:widowControl w:val="0"/>
              <w:tabs>
                <w:tab w:val="center" w:pos="342"/>
                <w:tab w:val="right" w:pos="684"/>
              </w:tabs>
              <w:autoSpaceDE w:val="0"/>
              <w:autoSpaceDN w:val="0"/>
              <w:adjustRightInd w:val="0"/>
              <w:rPr>
                <w:rFonts w:asciiTheme="majorHAnsi" w:hAnsiTheme="majorHAnsi" w:cs="Calibri"/>
                <w:b/>
                <w:sz w:val="20"/>
                <w:szCs w:val="14"/>
              </w:rPr>
            </w:pPr>
            <w:r w:rsidRPr="00B43262">
              <w:rPr>
                <w:rFonts w:asciiTheme="majorHAnsi" w:hAnsiTheme="majorHAnsi"/>
                <w:b/>
                <w:sz w:val="20"/>
              </w:rPr>
              <w:t>Q19.</w:t>
            </w:r>
          </w:p>
        </w:tc>
        <w:tc>
          <w:tcPr>
            <w:tcW w:w="3424" w:type="dxa"/>
            <w:shd w:val="clear" w:color="auto" w:fill="auto"/>
            <w:vAlign w:val="bottom"/>
          </w:tcPr>
          <w:p w14:paraId="1D74EF1E" w14:textId="0EA09209" w:rsidR="00A73A95" w:rsidRPr="00B43262" w:rsidRDefault="00A73A95" w:rsidP="00A73A95">
            <w:pPr>
              <w:widowControl w:val="0"/>
              <w:autoSpaceDE w:val="0"/>
              <w:autoSpaceDN w:val="0"/>
              <w:adjustRightInd w:val="0"/>
              <w:rPr>
                <w:rFonts w:asciiTheme="majorHAnsi" w:hAnsiTheme="majorHAnsi" w:cs="Calibri"/>
                <w:b/>
                <w:sz w:val="20"/>
                <w:szCs w:val="20"/>
              </w:rPr>
            </w:pPr>
            <w:r w:rsidRPr="00B43262">
              <w:rPr>
                <w:rFonts w:asciiTheme="majorHAnsi" w:hAnsiTheme="majorHAnsi" w:cs="Calibri"/>
                <w:b/>
                <w:sz w:val="20"/>
                <w:szCs w:val="20"/>
              </w:rPr>
              <w:t>Oxytocin</w:t>
            </w:r>
            <w:r w:rsidR="00391785">
              <w:rPr>
                <w:rFonts w:asciiTheme="majorHAnsi" w:hAnsiTheme="majorHAnsi" w:cs="Calibri"/>
                <w:b/>
                <w:sz w:val="20"/>
                <w:szCs w:val="20"/>
              </w:rPr>
              <w:t xml:space="preserve"> </w:t>
            </w:r>
            <w:r w:rsidRPr="00B43262">
              <w:rPr>
                <w:rFonts w:asciiTheme="majorHAnsi" w:hAnsiTheme="majorHAnsi" w:cs="Calibri"/>
                <w:b/>
                <w:sz w:val="20"/>
                <w:szCs w:val="20"/>
              </w:rPr>
              <w:t xml:space="preserve">(Syntocinon) </w:t>
            </w:r>
          </w:p>
          <w:p w14:paraId="2A06206D" w14:textId="77777777" w:rsidR="00A73A95" w:rsidRPr="00B43262" w:rsidRDefault="00A73A95" w:rsidP="00A73A95">
            <w:pPr>
              <w:widowControl w:val="0"/>
              <w:autoSpaceDE w:val="0"/>
              <w:autoSpaceDN w:val="0"/>
              <w:adjustRightInd w:val="0"/>
              <w:rPr>
                <w:rFonts w:asciiTheme="majorHAnsi" w:hAnsiTheme="majorHAnsi" w:cs="Calibri"/>
                <w:b/>
                <w:sz w:val="16"/>
                <w:szCs w:val="16"/>
              </w:rPr>
            </w:pPr>
            <w:r w:rsidRPr="00B43262">
              <w:rPr>
                <w:rFonts w:asciiTheme="majorHAnsi" w:hAnsiTheme="majorHAnsi" w:cs="Calibri"/>
                <w:sz w:val="16"/>
                <w:szCs w:val="16"/>
              </w:rPr>
              <w:t>(injectable)</w:t>
            </w:r>
          </w:p>
        </w:tc>
        <w:tc>
          <w:tcPr>
            <w:tcW w:w="1634" w:type="dxa"/>
            <w:gridSpan w:val="2"/>
            <w:shd w:val="clear" w:color="auto" w:fill="auto"/>
            <w:vAlign w:val="bottom"/>
          </w:tcPr>
          <w:p w14:paraId="4816B6DC" w14:textId="77777777" w:rsidR="00A73A95" w:rsidRPr="00B43262" w:rsidRDefault="00A73A95" w:rsidP="00A73A95">
            <w:pPr>
              <w:widowControl w:val="0"/>
              <w:autoSpaceDE w:val="0"/>
              <w:autoSpaceDN w:val="0"/>
              <w:adjustRightInd w:val="0"/>
              <w:jc w:val="center"/>
              <w:rPr>
                <w:rFonts w:asciiTheme="majorHAnsi" w:hAnsiTheme="majorHAnsi"/>
              </w:rPr>
            </w:pPr>
            <w:r w:rsidRPr="00B43262">
              <w:rPr>
                <w:rFonts w:asciiTheme="majorHAnsi" w:hAnsiTheme="majorHAnsi"/>
              </w:rPr>
              <w:t>|___|</w:t>
            </w:r>
          </w:p>
        </w:tc>
        <w:tc>
          <w:tcPr>
            <w:tcW w:w="1167" w:type="dxa"/>
            <w:shd w:val="clear" w:color="auto" w:fill="auto"/>
            <w:vAlign w:val="bottom"/>
          </w:tcPr>
          <w:p w14:paraId="2A71F7C8" w14:textId="77777777" w:rsidR="00A73A95" w:rsidRPr="00B43262" w:rsidRDefault="00A73A95" w:rsidP="00A73A95">
            <w:pPr>
              <w:widowControl w:val="0"/>
              <w:autoSpaceDE w:val="0"/>
              <w:autoSpaceDN w:val="0"/>
              <w:adjustRightInd w:val="0"/>
              <w:rPr>
                <w:rFonts w:asciiTheme="majorHAnsi" w:hAnsiTheme="majorHAnsi"/>
              </w:rPr>
            </w:pPr>
          </w:p>
          <w:p w14:paraId="713B6FAC" w14:textId="77777777" w:rsidR="00A73A95" w:rsidRPr="00B43262" w:rsidRDefault="00A73A95" w:rsidP="00A73A95">
            <w:pPr>
              <w:widowControl w:val="0"/>
              <w:autoSpaceDE w:val="0"/>
              <w:autoSpaceDN w:val="0"/>
              <w:adjustRightInd w:val="0"/>
              <w:jc w:val="center"/>
              <w:rPr>
                <w:rFonts w:asciiTheme="majorHAnsi" w:hAnsiTheme="majorHAnsi"/>
              </w:rPr>
            </w:pPr>
            <w:r w:rsidRPr="00B43262">
              <w:rPr>
                <w:rFonts w:asciiTheme="majorHAnsi" w:hAnsiTheme="majorHAnsi"/>
              </w:rPr>
              <w:t>|___|</w:t>
            </w:r>
          </w:p>
        </w:tc>
        <w:tc>
          <w:tcPr>
            <w:tcW w:w="730" w:type="dxa"/>
            <w:shd w:val="clear" w:color="auto" w:fill="auto"/>
            <w:vAlign w:val="bottom"/>
          </w:tcPr>
          <w:p w14:paraId="10380649" w14:textId="77777777" w:rsidR="00A73A95" w:rsidRPr="00B43262" w:rsidDel="007C5034" w:rsidRDefault="00A73A95" w:rsidP="00A73A95">
            <w:pPr>
              <w:widowControl w:val="0"/>
              <w:tabs>
                <w:tab w:val="center" w:pos="342"/>
                <w:tab w:val="right" w:pos="684"/>
              </w:tabs>
              <w:autoSpaceDE w:val="0"/>
              <w:autoSpaceDN w:val="0"/>
              <w:adjustRightInd w:val="0"/>
              <w:rPr>
                <w:rFonts w:asciiTheme="majorHAnsi" w:hAnsiTheme="majorHAnsi" w:cs="Calibri"/>
                <w:b/>
                <w:sz w:val="20"/>
                <w:szCs w:val="14"/>
              </w:rPr>
            </w:pPr>
            <w:r w:rsidRPr="00B43262">
              <w:rPr>
                <w:rFonts w:asciiTheme="majorHAnsi" w:hAnsiTheme="majorHAnsi"/>
                <w:b/>
                <w:sz w:val="20"/>
              </w:rPr>
              <w:t>Q20.</w:t>
            </w:r>
          </w:p>
        </w:tc>
        <w:tc>
          <w:tcPr>
            <w:tcW w:w="3587" w:type="dxa"/>
            <w:gridSpan w:val="2"/>
            <w:shd w:val="clear" w:color="auto" w:fill="auto"/>
            <w:vAlign w:val="bottom"/>
          </w:tcPr>
          <w:p w14:paraId="5055C81B" w14:textId="77777777" w:rsidR="00A73A95" w:rsidRPr="00B43262" w:rsidRDefault="00A73A95" w:rsidP="00A73A95">
            <w:pPr>
              <w:widowControl w:val="0"/>
              <w:autoSpaceDE w:val="0"/>
              <w:autoSpaceDN w:val="0"/>
              <w:adjustRightInd w:val="0"/>
              <w:rPr>
                <w:rFonts w:asciiTheme="majorHAnsi" w:hAnsiTheme="majorHAnsi" w:cs="Calibri"/>
                <w:b/>
                <w:sz w:val="20"/>
                <w:szCs w:val="20"/>
              </w:rPr>
            </w:pPr>
            <w:r w:rsidRPr="00B43262">
              <w:rPr>
                <w:rFonts w:asciiTheme="majorHAnsi" w:hAnsiTheme="majorHAnsi" w:cs="Calibri"/>
                <w:b/>
                <w:sz w:val="20"/>
                <w:szCs w:val="20"/>
              </w:rPr>
              <w:t xml:space="preserve">Calcium Gluconate </w:t>
            </w:r>
          </w:p>
          <w:p w14:paraId="05EA8662" w14:textId="77777777" w:rsidR="00A73A95" w:rsidRPr="00B43262" w:rsidRDefault="00A73A95" w:rsidP="00A73A95">
            <w:pPr>
              <w:widowControl w:val="0"/>
              <w:autoSpaceDE w:val="0"/>
              <w:autoSpaceDN w:val="0"/>
              <w:adjustRightInd w:val="0"/>
              <w:rPr>
                <w:rFonts w:asciiTheme="majorHAnsi" w:hAnsiTheme="majorHAnsi" w:cs="Calibri"/>
                <w:sz w:val="16"/>
                <w:szCs w:val="20"/>
              </w:rPr>
            </w:pPr>
            <w:r w:rsidRPr="00B43262">
              <w:rPr>
                <w:rFonts w:asciiTheme="majorHAnsi" w:hAnsiTheme="majorHAnsi" w:cs="Calibri"/>
                <w:sz w:val="16"/>
                <w:szCs w:val="20"/>
              </w:rPr>
              <w:t>(injectable)</w:t>
            </w:r>
          </w:p>
        </w:tc>
        <w:tc>
          <w:tcPr>
            <w:tcW w:w="1626" w:type="dxa"/>
            <w:shd w:val="clear" w:color="auto" w:fill="auto"/>
            <w:vAlign w:val="bottom"/>
          </w:tcPr>
          <w:p w14:paraId="11321786" w14:textId="77777777" w:rsidR="00A73A95" w:rsidRPr="00B43262" w:rsidRDefault="00A73A95" w:rsidP="00A73A95">
            <w:pPr>
              <w:widowControl w:val="0"/>
              <w:autoSpaceDE w:val="0"/>
              <w:autoSpaceDN w:val="0"/>
              <w:adjustRightInd w:val="0"/>
              <w:jc w:val="center"/>
              <w:rPr>
                <w:rFonts w:asciiTheme="majorHAnsi" w:hAnsiTheme="majorHAnsi"/>
              </w:rPr>
            </w:pPr>
            <w:r w:rsidRPr="00B43262">
              <w:rPr>
                <w:rFonts w:asciiTheme="majorHAnsi" w:hAnsiTheme="majorHAnsi"/>
              </w:rPr>
              <w:t>|___|</w:t>
            </w:r>
          </w:p>
        </w:tc>
        <w:tc>
          <w:tcPr>
            <w:tcW w:w="1170" w:type="dxa"/>
            <w:gridSpan w:val="2"/>
            <w:shd w:val="clear" w:color="auto" w:fill="auto"/>
            <w:vAlign w:val="bottom"/>
          </w:tcPr>
          <w:p w14:paraId="49BD32D1" w14:textId="77777777" w:rsidR="00A73A95" w:rsidRPr="00B43262" w:rsidRDefault="00A73A95" w:rsidP="00A73A95">
            <w:pPr>
              <w:widowControl w:val="0"/>
              <w:autoSpaceDE w:val="0"/>
              <w:autoSpaceDN w:val="0"/>
              <w:adjustRightInd w:val="0"/>
              <w:rPr>
                <w:rFonts w:asciiTheme="majorHAnsi" w:hAnsiTheme="majorHAnsi"/>
              </w:rPr>
            </w:pPr>
          </w:p>
          <w:p w14:paraId="7A534C2C" w14:textId="77777777" w:rsidR="00A73A95" w:rsidRPr="00B43262" w:rsidRDefault="00A73A95" w:rsidP="00A73A95">
            <w:pPr>
              <w:widowControl w:val="0"/>
              <w:autoSpaceDE w:val="0"/>
              <w:autoSpaceDN w:val="0"/>
              <w:adjustRightInd w:val="0"/>
              <w:jc w:val="center"/>
              <w:rPr>
                <w:rFonts w:asciiTheme="majorHAnsi" w:hAnsiTheme="majorHAnsi"/>
              </w:rPr>
            </w:pPr>
            <w:r w:rsidRPr="00B43262">
              <w:rPr>
                <w:rFonts w:asciiTheme="majorHAnsi" w:hAnsiTheme="majorHAnsi"/>
              </w:rPr>
              <w:t>|___|</w:t>
            </w:r>
          </w:p>
        </w:tc>
      </w:tr>
      <w:tr w:rsidR="00A73A95" w:rsidRPr="00B43262" w14:paraId="3C44A045" w14:textId="77777777" w:rsidTr="00D43915">
        <w:trPr>
          <w:trHeight w:val="368"/>
        </w:trPr>
        <w:tc>
          <w:tcPr>
            <w:tcW w:w="900" w:type="dxa"/>
            <w:shd w:val="clear" w:color="auto" w:fill="auto"/>
            <w:vAlign w:val="bottom"/>
          </w:tcPr>
          <w:p w14:paraId="159BA5EA" w14:textId="77777777" w:rsidR="00A73A95" w:rsidRPr="00B43262" w:rsidDel="007C5034" w:rsidRDefault="00A73A95" w:rsidP="00A73A95">
            <w:pPr>
              <w:widowControl w:val="0"/>
              <w:tabs>
                <w:tab w:val="center" w:pos="342"/>
                <w:tab w:val="right" w:pos="684"/>
              </w:tabs>
              <w:autoSpaceDE w:val="0"/>
              <w:autoSpaceDN w:val="0"/>
              <w:adjustRightInd w:val="0"/>
              <w:rPr>
                <w:rFonts w:asciiTheme="majorHAnsi" w:hAnsiTheme="majorHAnsi" w:cs="Calibri"/>
                <w:b/>
                <w:sz w:val="20"/>
                <w:szCs w:val="14"/>
              </w:rPr>
            </w:pPr>
            <w:r w:rsidRPr="00B43262">
              <w:rPr>
                <w:rFonts w:asciiTheme="majorHAnsi" w:hAnsiTheme="majorHAnsi"/>
                <w:b/>
                <w:sz w:val="20"/>
              </w:rPr>
              <w:t>Q21.</w:t>
            </w:r>
          </w:p>
        </w:tc>
        <w:tc>
          <w:tcPr>
            <w:tcW w:w="3424" w:type="dxa"/>
            <w:shd w:val="clear" w:color="auto" w:fill="auto"/>
            <w:vAlign w:val="bottom"/>
          </w:tcPr>
          <w:p w14:paraId="0F38AE38" w14:textId="77777777" w:rsidR="00A73A95" w:rsidRPr="00B43262" w:rsidRDefault="00A73A95" w:rsidP="00A73A95">
            <w:pPr>
              <w:widowControl w:val="0"/>
              <w:autoSpaceDE w:val="0"/>
              <w:autoSpaceDN w:val="0"/>
              <w:adjustRightInd w:val="0"/>
              <w:rPr>
                <w:rFonts w:asciiTheme="majorHAnsi" w:hAnsiTheme="majorHAnsi" w:cs="Calibri"/>
                <w:b/>
                <w:sz w:val="20"/>
                <w:szCs w:val="20"/>
              </w:rPr>
            </w:pPr>
            <w:r w:rsidRPr="00B43262">
              <w:rPr>
                <w:rFonts w:asciiTheme="majorHAnsi" w:hAnsiTheme="majorHAnsi" w:cs="Calibri"/>
                <w:b/>
                <w:sz w:val="20"/>
                <w:szCs w:val="20"/>
              </w:rPr>
              <w:t xml:space="preserve">Magnesium sulphate </w:t>
            </w:r>
          </w:p>
          <w:p w14:paraId="0C805444" w14:textId="77777777" w:rsidR="00A73A95" w:rsidRPr="00B43262" w:rsidRDefault="00A73A95" w:rsidP="00A73A95">
            <w:pPr>
              <w:widowControl w:val="0"/>
              <w:autoSpaceDE w:val="0"/>
              <w:autoSpaceDN w:val="0"/>
              <w:adjustRightInd w:val="0"/>
              <w:rPr>
                <w:rFonts w:asciiTheme="majorHAnsi" w:hAnsiTheme="majorHAnsi" w:cs="Calibri"/>
                <w:b/>
                <w:szCs w:val="20"/>
              </w:rPr>
            </w:pPr>
            <w:r w:rsidRPr="00B43262">
              <w:rPr>
                <w:rFonts w:asciiTheme="majorHAnsi" w:hAnsiTheme="majorHAnsi" w:cs="Calibri"/>
                <w:sz w:val="16"/>
                <w:szCs w:val="20"/>
              </w:rPr>
              <w:t>(injectable)</w:t>
            </w:r>
          </w:p>
        </w:tc>
        <w:tc>
          <w:tcPr>
            <w:tcW w:w="1634" w:type="dxa"/>
            <w:gridSpan w:val="2"/>
            <w:shd w:val="clear" w:color="auto" w:fill="auto"/>
            <w:vAlign w:val="bottom"/>
          </w:tcPr>
          <w:p w14:paraId="322D77D7" w14:textId="77777777" w:rsidR="00A73A95" w:rsidRPr="00B43262" w:rsidRDefault="00A73A95" w:rsidP="00A73A95">
            <w:pPr>
              <w:jc w:val="center"/>
              <w:rPr>
                <w:rFonts w:asciiTheme="majorHAnsi" w:hAnsiTheme="majorHAnsi"/>
                <w:i/>
                <w:iCs/>
                <w:sz w:val="20"/>
                <w:szCs w:val="24"/>
              </w:rPr>
            </w:pPr>
            <w:r w:rsidRPr="00B43262">
              <w:rPr>
                <w:rFonts w:asciiTheme="majorHAnsi" w:hAnsiTheme="majorHAnsi"/>
              </w:rPr>
              <w:t>|___|</w:t>
            </w:r>
          </w:p>
        </w:tc>
        <w:tc>
          <w:tcPr>
            <w:tcW w:w="1167" w:type="dxa"/>
            <w:shd w:val="clear" w:color="auto" w:fill="auto"/>
            <w:vAlign w:val="bottom"/>
          </w:tcPr>
          <w:p w14:paraId="155B435B" w14:textId="77777777" w:rsidR="00A73A95" w:rsidRPr="00B43262" w:rsidRDefault="00A73A95" w:rsidP="00A73A95">
            <w:pPr>
              <w:rPr>
                <w:rFonts w:asciiTheme="majorHAnsi" w:hAnsiTheme="majorHAnsi"/>
                <w:i/>
                <w:iCs/>
                <w:sz w:val="20"/>
                <w:szCs w:val="24"/>
              </w:rPr>
            </w:pPr>
          </w:p>
          <w:p w14:paraId="6933C223" w14:textId="77777777" w:rsidR="00A73A95" w:rsidRPr="00B43262" w:rsidRDefault="00A73A95" w:rsidP="00A73A95">
            <w:pPr>
              <w:jc w:val="center"/>
              <w:rPr>
                <w:rFonts w:asciiTheme="majorHAnsi" w:hAnsiTheme="majorHAnsi"/>
                <w:i/>
                <w:iCs/>
                <w:sz w:val="20"/>
                <w:szCs w:val="24"/>
              </w:rPr>
            </w:pPr>
            <w:r w:rsidRPr="00B43262">
              <w:rPr>
                <w:rFonts w:asciiTheme="majorHAnsi" w:hAnsiTheme="majorHAnsi"/>
              </w:rPr>
              <w:t>|___|</w:t>
            </w:r>
          </w:p>
        </w:tc>
        <w:tc>
          <w:tcPr>
            <w:tcW w:w="730" w:type="dxa"/>
            <w:shd w:val="clear" w:color="auto" w:fill="auto"/>
            <w:vAlign w:val="bottom"/>
          </w:tcPr>
          <w:p w14:paraId="01ABAEE2" w14:textId="77777777" w:rsidR="00A73A95" w:rsidRPr="00B43262" w:rsidDel="007C5034" w:rsidRDefault="00A73A95" w:rsidP="00A73A95">
            <w:pPr>
              <w:widowControl w:val="0"/>
              <w:tabs>
                <w:tab w:val="center" w:pos="342"/>
                <w:tab w:val="right" w:pos="684"/>
              </w:tabs>
              <w:autoSpaceDE w:val="0"/>
              <w:autoSpaceDN w:val="0"/>
              <w:adjustRightInd w:val="0"/>
              <w:rPr>
                <w:rFonts w:asciiTheme="majorHAnsi" w:hAnsiTheme="majorHAnsi" w:cs="Calibri"/>
                <w:b/>
                <w:sz w:val="20"/>
                <w:szCs w:val="14"/>
              </w:rPr>
            </w:pPr>
            <w:r w:rsidRPr="00B43262">
              <w:rPr>
                <w:rFonts w:asciiTheme="majorHAnsi" w:hAnsiTheme="majorHAnsi"/>
                <w:b/>
                <w:sz w:val="20"/>
              </w:rPr>
              <w:t>Q22.</w:t>
            </w:r>
          </w:p>
        </w:tc>
        <w:tc>
          <w:tcPr>
            <w:tcW w:w="3587" w:type="dxa"/>
            <w:gridSpan w:val="2"/>
            <w:shd w:val="clear" w:color="auto" w:fill="auto"/>
            <w:vAlign w:val="bottom"/>
          </w:tcPr>
          <w:p w14:paraId="3260B260" w14:textId="77777777" w:rsidR="00A73A95" w:rsidRPr="00C93834" w:rsidRDefault="00A73A95" w:rsidP="00A73A95">
            <w:pPr>
              <w:widowControl w:val="0"/>
              <w:autoSpaceDE w:val="0"/>
              <w:autoSpaceDN w:val="0"/>
              <w:adjustRightInd w:val="0"/>
              <w:rPr>
                <w:rFonts w:asciiTheme="majorHAnsi" w:hAnsiTheme="majorHAnsi" w:cs="Calibri"/>
                <w:b/>
                <w:sz w:val="20"/>
                <w:szCs w:val="20"/>
                <w:lang w:val="fr-FR"/>
              </w:rPr>
            </w:pPr>
            <w:r w:rsidRPr="00C93834">
              <w:rPr>
                <w:rFonts w:asciiTheme="majorHAnsi" w:hAnsiTheme="majorHAnsi" w:cs="Calibri"/>
                <w:b/>
                <w:sz w:val="20"/>
                <w:szCs w:val="20"/>
                <w:lang w:val="fr-FR"/>
              </w:rPr>
              <w:t xml:space="preserve">Sodium Chloride </w:t>
            </w:r>
          </w:p>
          <w:p w14:paraId="42A7CF0A" w14:textId="77777777" w:rsidR="00A73A95" w:rsidRPr="00C93834" w:rsidRDefault="00A73A95" w:rsidP="00A73A95">
            <w:pPr>
              <w:widowControl w:val="0"/>
              <w:autoSpaceDE w:val="0"/>
              <w:autoSpaceDN w:val="0"/>
              <w:adjustRightInd w:val="0"/>
              <w:rPr>
                <w:rFonts w:asciiTheme="majorHAnsi" w:hAnsiTheme="majorHAnsi" w:cs="Calibri"/>
                <w:b/>
                <w:sz w:val="20"/>
                <w:szCs w:val="20"/>
                <w:lang w:val="fr-FR"/>
              </w:rPr>
            </w:pPr>
            <w:r w:rsidRPr="00C93834">
              <w:rPr>
                <w:rFonts w:asciiTheme="majorHAnsi" w:hAnsiTheme="majorHAnsi" w:cs="Calibri"/>
                <w:b/>
                <w:sz w:val="20"/>
                <w:szCs w:val="20"/>
                <w:lang w:val="fr-FR"/>
              </w:rPr>
              <w:t xml:space="preserve">(Saline Solution/NaCl) </w:t>
            </w:r>
          </w:p>
          <w:p w14:paraId="3ABE8C06" w14:textId="77777777" w:rsidR="00A73A95" w:rsidRPr="00B43262" w:rsidRDefault="00A73A95" w:rsidP="00A73A95">
            <w:pPr>
              <w:widowControl w:val="0"/>
              <w:autoSpaceDE w:val="0"/>
              <w:autoSpaceDN w:val="0"/>
              <w:adjustRightInd w:val="0"/>
              <w:rPr>
                <w:rFonts w:asciiTheme="majorHAnsi" w:hAnsiTheme="majorHAnsi" w:cs="Calibri"/>
                <w:b/>
                <w:szCs w:val="20"/>
              </w:rPr>
            </w:pPr>
            <w:r w:rsidRPr="00B43262">
              <w:rPr>
                <w:rFonts w:asciiTheme="majorHAnsi" w:hAnsiTheme="majorHAnsi" w:cs="Calibri"/>
                <w:sz w:val="16"/>
                <w:szCs w:val="20"/>
              </w:rPr>
              <w:t>(injectable solution 0.9%)</w:t>
            </w:r>
          </w:p>
        </w:tc>
        <w:tc>
          <w:tcPr>
            <w:tcW w:w="1626" w:type="dxa"/>
            <w:shd w:val="clear" w:color="auto" w:fill="auto"/>
            <w:vAlign w:val="bottom"/>
          </w:tcPr>
          <w:p w14:paraId="3B0E9068" w14:textId="77777777" w:rsidR="00A73A95" w:rsidRPr="00B43262" w:rsidRDefault="00A73A95" w:rsidP="00A73A95">
            <w:pPr>
              <w:jc w:val="center"/>
              <w:rPr>
                <w:rFonts w:asciiTheme="majorHAnsi" w:hAnsiTheme="majorHAnsi"/>
                <w:i/>
                <w:iCs/>
                <w:sz w:val="20"/>
                <w:szCs w:val="24"/>
              </w:rPr>
            </w:pPr>
            <w:r w:rsidRPr="00B43262">
              <w:rPr>
                <w:rFonts w:asciiTheme="majorHAnsi" w:hAnsiTheme="majorHAnsi"/>
              </w:rPr>
              <w:t>|___|</w:t>
            </w:r>
          </w:p>
        </w:tc>
        <w:tc>
          <w:tcPr>
            <w:tcW w:w="1170" w:type="dxa"/>
            <w:gridSpan w:val="2"/>
            <w:shd w:val="clear" w:color="auto" w:fill="auto"/>
            <w:vAlign w:val="bottom"/>
          </w:tcPr>
          <w:p w14:paraId="38C6B189" w14:textId="77777777" w:rsidR="00A73A95" w:rsidRPr="00B43262" w:rsidRDefault="00A73A95" w:rsidP="00A73A95">
            <w:pPr>
              <w:rPr>
                <w:rFonts w:asciiTheme="majorHAnsi" w:hAnsiTheme="majorHAnsi"/>
                <w:i/>
                <w:iCs/>
                <w:sz w:val="20"/>
                <w:szCs w:val="24"/>
              </w:rPr>
            </w:pPr>
          </w:p>
          <w:p w14:paraId="3995A0BF" w14:textId="77777777" w:rsidR="00A73A95" w:rsidRPr="00B43262" w:rsidRDefault="00A73A95" w:rsidP="00A73A95">
            <w:pPr>
              <w:jc w:val="center"/>
              <w:rPr>
                <w:rFonts w:asciiTheme="majorHAnsi" w:hAnsiTheme="majorHAnsi"/>
                <w:i/>
                <w:iCs/>
                <w:sz w:val="20"/>
                <w:szCs w:val="24"/>
              </w:rPr>
            </w:pPr>
            <w:r w:rsidRPr="00B43262">
              <w:rPr>
                <w:rFonts w:asciiTheme="majorHAnsi" w:hAnsiTheme="majorHAnsi"/>
              </w:rPr>
              <w:t>|___|</w:t>
            </w:r>
          </w:p>
        </w:tc>
      </w:tr>
      <w:tr w:rsidR="00A73A95" w:rsidRPr="00B43262" w14:paraId="776412F6" w14:textId="77777777" w:rsidTr="00D43915">
        <w:trPr>
          <w:trHeight w:val="323"/>
        </w:trPr>
        <w:tc>
          <w:tcPr>
            <w:tcW w:w="900" w:type="dxa"/>
            <w:shd w:val="clear" w:color="auto" w:fill="auto"/>
            <w:vAlign w:val="bottom"/>
          </w:tcPr>
          <w:p w14:paraId="2FC54B96" w14:textId="77777777" w:rsidR="00A73A95" w:rsidRPr="00B43262" w:rsidDel="007C5034" w:rsidRDefault="00A73A95" w:rsidP="00A73A95">
            <w:pPr>
              <w:widowControl w:val="0"/>
              <w:tabs>
                <w:tab w:val="center" w:pos="342"/>
                <w:tab w:val="right" w:pos="684"/>
              </w:tabs>
              <w:autoSpaceDE w:val="0"/>
              <w:autoSpaceDN w:val="0"/>
              <w:adjustRightInd w:val="0"/>
              <w:rPr>
                <w:rFonts w:asciiTheme="majorHAnsi" w:hAnsiTheme="majorHAnsi" w:cs="Calibri"/>
                <w:b/>
                <w:sz w:val="20"/>
                <w:szCs w:val="14"/>
              </w:rPr>
            </w:pPr>
            <w:r w:rsidRPr="00B43262">
              <w:rPr>
                <w:rFonts w:asciiTheme="majorHAnsi" w:hAnsiTheme="majorHAnsi"/>
                <w:b/>
                <w:sz w:val="20"/>
              </w:rPr>
              <w:t>Q23.</w:t>
            </w:r>
          </w:p>
        </w:tc>
        <w:tc>
          <w:tcPr>
            <w:tcW w:w="3424" w:type="dxa"/>
            <w:shd w:val="clear" w:color="auto" w:fill="auto"/>
            <w:vAlign w:val="bottom"/>
          </w:tcPr>
          <w:p w14:paraId="3EF18F23" w14:textId="77777777" w:rsidR="00A73A95" w:rsidRPr="00B43262" w:rsidRDefault="00A73A95" w:rsidP="00A73A95">
            <w:pPr>
              <w:widowControl w:val="0"/>
              <w:autoSpaceDE w:val="0"/>
              <w:autoSpaceDN w:val="0"/>
              <w:adjustRightInd w:val="0"/>
              <w:rPr>
                <w:rFonts w:asciiTheme="majorHAnsi" w:hAnsiTheme="majorHAnsi" w:cs="Calibri"/>
                <w:sz w:val="16"/>
                <w:szCs w:val="20"/>
              </w:rPr>
            </w:pPr>
            <w:r w:rsidRPr="00B43262">
              <w:rPr>
                <w:rFonts w:asciiTheme="majorHAnsi" w:hAnsiTheme="majorHAnsi" w:cs="Calibri"/>
                <w:b/>
                <w:sz w:val="20"/>
                <w:szCs w:val="20"/>
              </w:rPr>
              <w:t>Misoprostol (Mifepristone)</w:t>
            </w:r>
          </w:p>
          <w:p w14:paraId="540CFCCB" w14:textId="77777777" w:rsidR="00A73A95" w:rsidRPr="00B43262" w:rsidRDefault="00A73A95" w:rsidP="00A73A95">
            <w:pPr>
              <w:widowControl w:val="0"/>
              <w:autoSpaceDE w:val="0"/>
              <w:autoSpaceDN w:val="0"/>
              <w:adjustRightInd w:val="0"/>
              <w:rPr>
                <w:rFonts w:asciiTheme="majorHAnsi" w:hAnsiTheme="majorHAnsi" w:cs="Calibri"/>
                <w:b/>
                <w:i/>
                <w:szCs w:val="20"/>
              </w:rPr>
            </w:pPr>
            <w:r w:rsidRPr="00B43262">
              <w:rPr>
                <w:rFonts w:asciiTheme="majorHAnsi" w:hAnsiTheme="majorHAnsi" w:cs="Calibri"/>
                <w:sz w:val="16"/>
                <w:szCs w:val="20"/>
              </w:rPr>
              <w:t>(tablets/capsules)</w:t>
            </w:r>
          </w:p>
        </w:tc>
        <w:tc>
          <w:tcPr>
            <w:tcW w:w="1634" w:type="dxa"/>
            <w:gridSpan w:val="2"/>
            <w:shd w:val="clear" w:color="auto" w:fill="auto"/>
            <w:vAlign w:val="bottom"/>
          </w:tcPr>
          <w:p w14:paraId="114AD1BD" w14:textId="77777777" w:rsidR="00A73A95" w:rsidRPr="00B43262" w:rsidRDefault="00A73A95" w:rsidP="00A73A95">
            <w:pPr>
              <w:jc w:val="center"/>
              <w:rPr>
                <w:rFonts w:asciiTheme="majorHAnsi" w:hAnsiTheme="majorHAnsi"/>
                <w:i/>
                <w:iCs/>
                <w:sz w:val="20"/>
                <w:szCs w:val="24"/>
              </w:rPr>
            </w:pPr>
            <w:r w:rsidRPr="00B43262">
              <w:rPr>
                <w:rFonts w:asciiTheme="majorHAnsi" w:hAnsiTheme="majorHAnsi"/>
              </w:rPr>
              <w:t>|___|</w:t>
            </w:r>
          </w:p>
        </w:tc>
        <w:tc>
          <w:tcPr>
            <w:tcW w:w="1167" w:type="dxa"/>
            <w:shd w:val="clear" w:color="auto" w:fill="auto"/>
            <w:vAlign w:val="bottom"/>
          </w:tcPr>
          <w:p w14:paraId="7E5CF8E7" w14:textId="77777777" w:rsidR="00A73A95" w:rsidRPr="00B43262" w:rsidRDefault="00A73A95" w:rsidP="00A73A95">
            <w:pPr>
              <w:rPr>
                <w:rFonts w:asciiTheme="majorHAnsi" w:hAnsiTheme="majorHAnsi"/>
                <w:i/>
                <w:iCs/>
                <w:sz w:val="20"/>
                <w:szCs w:val="24"/>
              </w:rPr>
            </w:pPr>
          </w:p>
          <w:p w14:paraId="4FC5AD6E" w14:textId="77777777" w:rsidR="00A73A95" w:rsidRPr="00B43262" w:rsidRDefault="00A73A95" w:rsidP="00A73A95">
            <w:pPr>
              <w:jc w:val="center"/>
              <w:rPr>
                <w:rFonts w:asciiTheme="majorHAnsi" w:hAnsiTheme="majorHAnsi"/>
                <w:i/>
                <w:iCs/>
                <w:sz w:val="20"/>
                <w:szCs w:val="24"/>
              </w:rPr>
            </w:pPr>
            <w:r w:rsidRPr="00B43262">
              <w:rPr>
                <w:rFonts w:asciiTheme="majorHAnsi" w:hAnsiTheme="majorHAnsi"/>
              </w:rPr>
              <w:t>|___|</w:t>
            </w:r>
          </w:p>
        </w:tc>
        <w:tc>
          <w:tcPr>
            <w:tcW w:w="730" w:type="dxa"/>
            <w:shd w:val="clear" w:color="auto" w:fill="auto"/>
            <w:vAlign w:val="bottom"/>
          </w:tcPr>
          <w:p w14:paraId="6D9B2402" w14:textId="77777777" w:rsidR="00A73A95" w:rsidRPr="00B43262" w:rsidDel="007C5034" w:rsidRDefault="00A73A95" w:rsidP="00A73A95">
            <w:pPr>
              <w:widowControl w:val="0"/>
              <w:tabs>
                <w:tab w:val="center" w:pos="342"/>
                <w:tab w:val="right" w:pos="684"/>
              </w:tabs>
              <w:autoSpaceDE w:val="0"/>
              <w:autoSpaceDN w:val="0"/>
              <w:adjustRightInd w:val="0"/>
              <w:rPr>
                <w:rFonts w:asciiTheme="majorHAnsi" w:hAnsiTheme="majorHAnsi" w:cs="Calibri"/>
                <w:b/>
                <w:sz w:val="20"/>
                <w:szCs w:val="14"/>
              </w:rPr>
            </w:pPr>
            <w:r w:rsidRPr="00B43262">
              <w:rPr>
                <w:rFonts w:asciiTheme="majorHAnsi" w:hAnsiTheme="majorHAnsi"/>
                <w:b/>
                <w:sz w:val="20"/>
              </w:rPr>
              <w:t>Q24.</w:t>
            </w:r>
          </w:p>
        </w:tc>
        <w:tc>
          <w:tcPr>
            <w:tcW w:w="3587" w:type="dxa"/>
            <w:gridSpan w:val="2"/>
            <w:shd w:val="clear" w:color="auto" w:fill="auto"/>
            <w:vAlign w:val="bottom"/>
          </w:tcPr>
          <w:p w14:paraId="73C152C4" w14:textId="77777777" w:rsidR="00A73A95" w:rsidRPr="00B43262" w:rsidRDefault="00A73A95" w:rsidP="00A73A95">
            <w:pPr>
              <w:widowControl w:val="0"/>
              <w:autoSpaceDE w:val="0"/>
              <w:autoSpaceDN w:val="0"/>
              <w:adjustRightInd w:val="0"/>
              <w:rPr>
                <w:rFonts w:asciiTheme="majorHAnsi" w:hAnsiTheme="majorHAnsi" w:cs="Calibri"/>
                <w:b/>
                <w:sz w:val="20"/>
                <w:szCs w:val="20"/>
              </w:rPr>
            </w:pPr>
            <w:r w:rsidRPr="00B43262">
              <w:rPr>
                <w:rFonts w:asciiTheme="majorHAnsi" w:hAnsiTheme="majorHAnsi" w:cs="Calibri"/>
                <w:b/>
                <w:sz w:val="20"/>
                <w:szCs w:val="20"/>
              </w:rPr>
              <w:t xml:space="preserve">Ampicillin </w:t>
            </w:r>
          </w:p>
          <w:p w14:paraId="5A9114B9" w14:textId="77777777" w:rsidR="00A73A95" w:rsidRPr="00B43262" w:rsidRDefault="00A73A95" w:rsidP="00A73A95">
            <w:pPr>
              <w:widowControl w:val="0"/>
              <w:autoSpaceDE w:val="0"/>
              <w:autoSpaceDN w:val="0"/>
              <w:adjustRightInd w:val="0"/>
              <w:rPr>
                <w:rFonts w:asciiTheme="majorHAnsi" w:hAnsiTheme="majorHAnsi" w:cs="Calibri"/>
                <w:b/>
                <w:szCs w:val="20"/>
              </w:rPr>
            </w:pPr>
            <w:r w:rsidRPr="00B43262">
              <w:rPr>
                <w:rFonts w:asciiTheme="majorHAnsi" w:hAnsiTheme="majorHAnsi" w:cs="Calibri"/>
                <w:sz w:val="16"/>
                <w:szCs w:val="20"/>
              </w:rPr>
              <w:t>(powder for injection)</w:t>
            </w:r>
          </w:p>
        </w:tc>
        <w:tc>
          <w:tcPr>
            <w:tcW w:w="1626" w:type="dxa"/>
            <w:shd w:val="clear" w:color="auto" w:fill="auto"/>
            <w:vAlign w:val="bottom"/>
          </w:tcPr>
          <w:p w14:paraId="0AD4F03A" w14:textId="77777777" w:rsidR="00A73A95" w:rsidRPr="00B43262" w:rsidRDefault="00A73A95" w:rsidP="00A73A95">
            <w:pPr>
              <w:jc w:val="center"/>
              <w:rPr>
                <w:rFonts w:asciiTheme="majorHAnsi" w:hAnsiTheme="majorHAnsi"/>
                <w:i/>
                <w:iCs/>
                <w:sz w:val="20"/>
                <w:szCs w:val="24"/>
              </w:rPr>
            </w:pPr>
            <w:r w:rsidRPr="00B43262">
              <w:rPr>
                <w:rFonts w:asciiTheme="majorHAnsi" w:hAnsiTheme="majorHAnsi"/>
              </w:rPr>
              <w:t>|___|</w:t>
            </w:r>
          </w:p>
        </w:tc>
        <w:tc>
          <w:tcPr>
            <w:tcW w:w="1170" w:type="dxa"/>
            <w:gridSpan w:val="2"/>
            <w:shd w:val="clear" w:color="auto" w:fill="auto"/>
            <w:vAlign w:val="bottom"/>
          </w:tcPr>
          <w:p w14:paraId="26108D94" w14:textId="77777777" w:rsidR="00A73A95" w:rsidRPr="00B43262" w:rsidRDefault="00A73A95" w:rsidP="00A73A95">
            <w:pPr>
              <w:rPr>
                <w:rFonts w:asciiTheme="majorHAnsi" w:hAnsiTheme="majorHAnsi"/>
                <w:i/>
                <w:iCs/>
                <w:sz w:val="20"/>
                <w:szCs w:val="24"/>
              </w:rPr>
            </w:pPr>
          </w:p>
          <w:p w14:paraId="64143C8F" w14:textId="77777777" w:rsidR="00A73A95" w:rsidRPr="00B43262" w:rsidRDefault="00A73A95" w:rsidP="00A73A95">
            <w:pPr>
              <w:jc w:val="center"/>
              <w:rPr>
                <w:rFonts w:asciiTheme="majorHAnsi" w:hAnsiTheme="majorHAnsi"/>
                <w:i/>
                <w:iCs/>
                <w:sz w:val="20"/>
                <w:szCs w:val="24"/>
              </w:rPr>
            </w:pPr>
            <w:r w:rsidRPr="00B43262">
              <w:rPr>
                <w:rFonts w:asciiTheme="majorHAnsi" w:hAnsiTheme="majorHAnsi"/>
              </w:rPr>
              <w:t>|___|</w:t>
            </w:r>
          </w:p>
        </w:tc>
      </w:tr>
      <w:tr w:rsidR="00A73A95" w:rsidRPr="00B43262" w14:paraId="5B87E2DA" w14:textId="77777777" w:rsidTr="00D43915">
        <w:trPr>
          <w:trHeight w:val="260"/>
        </w:trPr>
        <w:tc>
          <w:tcPr>
            <w:tcW w:w="900" w:type="dxa"/>
            <w:shd w:val="clear" w:color="auto" w:fill="auto"/>
            <w:vAlign w:val="bottom"/>
          </w:tcPr>
          <w:p w14:paraId="55385F7A" w14:textId="77777777" w:rsidR="00A73A95" w:rsidRPr="00B43262" w:rsidDel="007C5034" w:rsidRDefault="00A73A95" w:rsidP="00A73A95">
            <w:pPr>
              <w:widowControl w:val="0"/>
              <w:tabs>
                <w:tab w:val="center" w:pos="342"/>
                <w:tab w:val="right" w:pos="684"/>
              </w:tabs>
              <w:autoSpaceDE w:val="0"/>
              <w:autoSpaceDN w:val="0"/>
              <w:adjustRightInd w:val="0"/>
              <w:rPr>
                <w:rFonts w:asciiTheme="majorHAnsi" w:hAnsiTheme="majorHAnsi" w:cs="Calibri"/>
                <w:b/>
                <w:sz w:val="20"/>
                <w:szCs w:val="14"/>
              </w:rPr>
            </w:pPr>
            <w:r w:rsidRPr="00B43262">
              <w:rPr>
                <w:rFonts w:asciiTheme="majorHAnsi" w:hAnsiTheme="majorHAnsi"/>
                <w:b/>
                <w:sz w:val="20"/>
              </w:rPr>
              <w:t>Q25.</w:t>
            </w:r>
          </w:p>
        </w:tc>
        <w:tc>
          <w:tcPr>
            <w:tcW w:w="3424" w:type="dxa"/>
            <w:shd w:val="clear" w:color="auto" w:fill="auto"/>
            <w:vAlign w:val="bottom"/>
          </w:tcPr>
          <w:p w14:paraId="6EB3ABC0" w14:textId="77777777" w:rsidR="00A73A95" w:rsidRPr="00B43262" w:rsidRDefault="00A73A95" w:rsidP="00A73A95">
            <w:pPr>
              <w:widowControl w:val="0"/>
              <w:autoSpaceDE w:val="0"/>
              <w:autoSpaceDN w:val="0"/>
              <w:adjustRightInd w:val="0"/>
              <w:rPr>
                <w:rFonts w:asciiTheme="majorHAnsi" w:hAnsiTheme="majorHAnsi" w:cs="Calibri"/>
                <w:b/>
                <w:sz w:val="20"/>
                <w:szCs w:val="20"/>
              </w:rPr>
            </w:pPr>
            <w:r w:rsidRPr="00B43262">
              <w:rPr>
                <w:rFonts w:asciiTheme="majorHAnsi" w:hAnsiTheme="majorHAnsi" w:cs="Calibri"/>
                <w:b/>
                <w:sz w:val="20"/>
                <w:szCs w:val="20"/>
              </w:rPr>
              <w:t xml:space="preserve">Gentamicin </w:t>
            </w:r>
          </w:p>
          <w:p w14:paraId="7DD0DC2F" w14:textId="77777777" w:rsidR="00A73A95" w:rsidRPr="00B43262" w:rsidRDefault="00A73A95" w:rsidP="00A73A95">
            <w:pPr>
              <w:widowControl w:val="0"/>
              <w:autoSpaceDE w:val="0"/>
              <w:autoSpaceDN w:val="0"/>
              <w:adjustRightInd w:val="0"/>
              <w:rPr>
                <w:rFonts w:asciiTheme="majorHAnsi" w:hAnsiTheme="majorHAnsi" w:cs="Calibri"/>
                <w:b/>
                <w:szCs w:val="20"/>
              </w:rPr>
            </w:pPr>
            <w:r w:rsidRPr="00B43262">
              <w:rPr>
                <w:rFonts w:asciiTheme="majorHAnsi" w:hAnsiTheme="majorHAnsi" w:cs="Calibri"/>
                <w:sz w:val="16"/>
                <w:szCs w:val="20"/>
              </w:rPr>
              <w:t xml:space="preserve">(injectable)  </w:t>
            </w:r>
          </w:p>
        </w:tc>
        <w:tc>
          <w:tcPr>
            <w:tcW w:w="1634" w:type="dxa"/>
            <w:gridSpan w:val="2"/>
            <w:shd w:val="clear" w:color="auto" w:fill="auto"/>
            <w:vAlign w:val="bottom"/>
          </w:tcPr>
          <w:p w14:paraId="509BE598" w14:textId="77777777" w:rsidR="00A73A95" w:rsidRPr="00B43262" w:rsidRDefault="00A73A95" w:rsidP="00A73A95">
            <w:pPr>
              <w:widowControl w:val="0"/>
              <w:autoSpaceDE w:val="0"/>
              <w:autoSpaceDN w:val="0"/>
              <w:adjustRightInd w:val="0"/>
              <w:jc w:val="center"/>
              <w:rPr>
                <w:rFonts w:asciiTheme="majorHAnsi" w:hAnsiTheme="majorHAnsi" w:cs="Calibri"/>
                <w:sz w:val="18"/>
                <w:szCs w:val="14"/>
              </w:rPr>
            </w:pPr>
            <w:r w:rsidRPr="00B43262">
              <w:rPr>
                <w:rFonts w:asciiTheme="majorHAnsi" w:hAnsiTheme="majorHAnsi"/>
              </w:rPr>
              <w:t>|___|</w:t>
            </w:r>
          </w:p>
        </w:tc>
        <w:tc>
          <w:tcPr>
            <w:tcW w:w="1167" w:type="dxa"/>
            <w:shd w:val="clear" w:color="auto" w:fill="auto"/>
            <w:vAlign w:val="bottom"/>
          </w:tcPr>
          <w:p w14:paraId="07C3CF10" w14:textId="77777777" w:rsidR="00A73A95" w:rsidRPr="00B43262" w:rsidRDefault="00A73A95" w:rsidP="00A73A95">
            <w:pPr>
              <w:widowControl w:val="0"/>
              <w:autoSpaceDE w:val="0"/>
              <w:autoSpaceDN w:val="0"/>
              <w:adjustRightInd w:val="0"/>
              <w:rPr>
                <w:rFonts w:asciiTheme="majorHAnsi" w:hAnsiTheme="majorHAnsi" w:cs="Calibri"/>
                <w:sz w:val="18"/>
                <w:szCs w:val="14"/>
              </w:rPr>
            </w:pPr>
          </w:p>
          <w:p w14:paraId="7DEB604A" w14:textId="77777777" w:rsidR="00A73A95" w:rsidRPr="00B43262" w:rsidRDefault="00A73A95" w:rsidP="00A73A95">
            <w:pPr>
              <w:widowControl w:val="0"/>
              <w:autoSpaceDE w:val="0"/>
              <w:autoSpaceDN w:val="0"/>
              <w:adjustRightInd w:val="0"/>
              <w:jc w:val="center"/>
              <w:rPr>
                <w:rFonts w:asciiTheme="majorHAnsi" w:hAnsiTheme="majorHAnsi" w:cs="Calibri"/>
                <w:sz w:val="18"/>
                <w:szCs w:val="14"/>
              </w:rPr>
            </w:pPr>
            <w:r w:rsidRPr="00B43262">
              <w:rPr>
                <w:rFonts w:asciiTheme="majorHAnsi" w:hAnsiTheme="majorHAnsi"/>
              </w:rPr>
              <w:t>|___|</w:t>
            </w:r>
          </w:p>
        </w:tc>
        <w:tc>
          <w:tcPr>
            <w:tcW w:w="730" w:type="dxa"/>
            <w:shd w:val="clear" w:color="auto" w:fill="auto"/>
            <w:vAlign w:val="bottom"/>
          </w:tcPr>
          <w:p w14:paraId="49DA0206" w14:textId="77777777" w:rsidR="00A73A95" w:rsidRPr="00B43262" w:rsidDel="007C5034" w:rsidRDefault="00A73A95" w:rsidP="00A73A95">
            <w:pPr>
              <w:widowControl w:val="0"/>
              <w:tabs>
                <w:tab w:val="center" w:pos="342"/>
                <w:tab w:val="right" w:pos="684"/>
              </w:tabs>
              <w:autoSpaceDE w:val="0"/>
              <w:autoSpaceDN w:val="0"/>
              <w:adjustRightInd w:val="0"/>
              <w:rPr>
                <w:rFonts w:asciiTheme="majorHAnsi" w:hAnsiTheme="majorHAnsi" w:cs="Calibri"/>
                <w:b/>
                <w:sz w:val="20"/>
                <w:szCs w:val="14"/>
              </w:rPr>
            </w:pPr>
            <w:r w:rsidRPr="00B43262">
              <w:rPr>
                <w:rFonts w:asciiTheme="majorHAnsi" w:hAnsiTheme="majorHAnsi"/>
                <w:b/>
                <w:sz w:val="20"/>
              </w:rPr>
              <w:t>Q26.</w:t>
            </w:r>
          </w:p>
        </w:tc>
        <w:tc>
          <w:tcPr>
            <w:tcW w:w="3587" w:type="dxa"/>
            <w:gridSpan w:val="2"/>
            <w:shd w:val="clear" w:color="auto" w:fill="auto"/>
            <w:vAlign w:val="bottom"/>
          </w:tcPr>
          <w:p w14:paraId="4B8C85DB" w14:textId="77777777" w:rsidR="00A73A95" w:rsidRPr="00B43262" w:rsidRDefault="00A73A95" w:rsidP="00A73A95">
            <w:pPr>
              <w:widowControl w:val="0"/>
              <w:autoSpaceDE w:val="0"/>
              <w:autoSpaceDN w:val="0"/>
              <w:adjustRightInd w:val="0"/>
              <w:rPr>
                <w:rFonts w:asciiTheme="majorHAnsi" w:hAnsiTheme="majorHAnsi" w:cs="Calibri"/>
                <w:b/>
                <w:sz w:val="20"/>
                <w:szCs w:val="20"/>
              </w:rPr>
            </w:pPr>
            <w:r w:rsidRPr="00B43262">
              <w:rPr>
                <w:rFonts w:asciiTheme="majorHAnsi" w:hAnsiTheme="majorHAnsi" w:cs="Calibri"/>
                <w:b/>
                <w:sz w:val="20"/>
                <w:szCs w:val="20"/>
              </w:rPr>
              <w:t xml:space="preserve">Metronidazole </w:t>
            </w:r>
          </w:p>
          <w:p w14:paraId="68F80F0D" w14:textId="77777777" w:rsidR="00A73A95" w:rsidRPr="00B43262" w:rsidRDefault="00A73A95" w:rsidP="00A73A95">
            <w:pPr>
              <w:widowControl w:val="0"/>
              <w:autoSpaceDE w:val="0"/>
              <w:autoSpaceDN w:val="0"/>
              <w:adjustRightInd w:val="0"/>
              <w:rPr>
                <w:rFonts w:asciiTheme="majorHAnsi" w:hAnsiTheme="majorHAnsi" w:cs="Calibri"/>
                <w:b/>
                <w:i/>
                <w:iCs/>
                <w:sz w:val="18"/>
                <w:szCs w:val="14"/>
              </w:rPr>
            </w:pPr>
            <w:r w:rsidRPr="00B43262">
              <w:rPr>
                <w:rFonts w:asciiTheme="majorHAnsi" w:hAnsiTheme="majorHAnsi" w:cs="Calibri"/>
                <w:sz w:val="16"/>
                <w:szCs w:val="20"/>
              </w:rPr>
              <w:t>(injectable)</w:t>
            </w:r>
          </w:p>
        </w:tc>
        <w:tc>
          <w:tcPr>
            <w:tcW w:w="1626" w:type="dxa"/>
            <w:shd w:val="clear" w:color="auto" w:fill="auto"/>
            <w:vAlign w:val="bottom"/>
          </w:tcPr>
          <w:p w14:paraId="0F666687" w14:textId="77777777" w:rsidR="00A73A95" w:rsidRPr="00B43262" w:rsidRDefault="00A73A95" w:rsidP="00A73A95">
            <w:pPr>
              <w:widowControl w:val="0"/>
              <w:autoSpaceDE w:val="0"/>
              <w:autoSpaceDN w:val="0"/>
              <w:adjustRightInd w:val="0"/>
              <w:jc w:val="center"/>
              <w:rPr>
                <w:rFonts w:asciiTheme="majorHAnsi" w:hAnsiTheme="majorHAnsi" w:cs="Calibri"/>
                <w:sz w:val="18"/>
                <w:szCs w:val="14"/>
              </w:rPr>
            </w:pPr>
            <w:r w:rsidRPr="00B43262">
              <w:rPr>
                <w:rFonts w:asciiTheme="majorHAnsi" w:hAnsiTheme="majorHAnsi"/>
              </w:rPr>
              <w:t>|___|</w:t>
            </w:r>
          </w:p>
        </w:tc>
        <w:tc>
          <w:tcPr>
            <w:tcW w:w="1170" w:type="dxa"/>
            <w:gridSpan w:val="2"/>
            <w:shd w:val="clear" w:color="auto" w:fill="auto"/>
            <w:vAlign w:val="bottom"/>
          </w:tcPr>
          <w:p w14:paraId="667805BC" w14:textId="77777777" w:rsidR="00A73A95" w:rsidRPr="00B43262" w:rsidRDefault="00A73A95" w:rsidP="00A73A95">
            <w:pPr>
              <w:widowControl w:val="0"/>
              <w:autoSpaceDE w:val="0"/>
              <w:autoSpaceDN w:val="0"/>
              <w:adjustRightInd w:val="0"/>
              <w:rPr>
                <w:rFonts w:asciiTheme="majorHAnsi" w:hAnsiTheme="majorHAnsi" w:cs="Calibri"/>
                <w:sz w:val="18"/>
                <w:szCs w:val="14"/>
              </w:rPr>
            </w:pPr>
          </w:p>
          <w:p w14:paraId="2580DC15" w14:textId="77777777" w:rsidR="00A73A95" w:rsidRPr="00B43262" w:rsidRDefault="00A73A95" w:rsidP="00A73A95">
            <w:pPr>
              <w:widowControl w:val="0"/>
              <w:autoSpaceDE w:val="0"/>
              <w:autoSpaceDN w:val="0"/>
              <w:adjustRightInd w:val="0"/>
              <w:jc w:val="center"/>
              <w:rPr>
                <w:rFonts w:asciiTheme="majorHAnsi" w:hAnsiTheme="majorHAnsi" w:cs="Calibri"/>
                <w:sz w:val="18"/>
                <w:szCs w:val="14"/>
              </w:rPr>
            </w:pPr>
            <w:r w:rsidRPr="00B43262">
              <w:rPr>
                <w:rFonts w:asciiTheme="majorHAnsi" w:hAnsiTheme="majorHAnsi"/>
              </w:rPr>
              <w:t>|___|</w:t>
            </w:r>
          </w:p>
        </w:tc>
      </w:tr>
      <w:tr w:rsidR="00A73A95" w:rsidRPr="00B43262" w14:paraId="450E4A81" w14:textId="77777777" w:rsidTr="00D43915">
        <w:trPr>
          <w:trHeight w:val="179"/>
        </w:trPr>
        <w:tc>
          <w:tcPr>
            <w:tcW w:w="900" w:type="dxa"/>
            <w:shd w:val="clear" w:color="auto" w:fill="auto"/>
            <w:vAlign w:val="bottom"/>
          </w:tcPr>
          <w:p w14:paraId="07169B24" w14:textId="77777777" w:rsidR="00A73A95" w:rsidRPr="00B43262" w:rsidDel="007C5034" w:rsidRDefault="00A73A95" w:rsidP="00A73A95">
            <w:pPr>
              <w:widowControl w:val="0"/>
              <w:tabs>
                <w:tab w:val="center" w:pos="342"/>
                <w:tab w:val="right" w:pos="684"/>
              </w:tabs>
              <w:autoSpaceDE w:val="0"/>
              <w:autoSpaceDN w:val="0"/>
              <w:adjustRightInd w:val="0"/>
              <w:rPr>
                <w:rFonts w:asciiTheme="majorHAnsi" w:hAnsiTheme="majorHAnsi" w:cs="Calibri"/>
                <w:b/>
                <w:sz w:val="20"/>
                <w:szCs w:val="14"/>
              </w:rPr>
            </w:pPr>
            <w:r w:rsidRPr="00B43262">
              <w:rPr>
                <w:rFonts w:asciiTheme="majorHAnsi" w:hAnsiTheme="majorHAnsi"/>
                <w:b/>
                <w:sz w:val="20"/>
              </w:rPr>
              <w:t>Q27.</w:t>
            </w:r>
          </w:p>
        </w:tc>
        <w:tc>
          <w:tcPr>
            <w:tcW w:w="3424" w:type="dxa"/>
            <w:shd w:val="clear" w:color="auto" w:fill="auto"/>
            <w:vAlign w:val="bottom"/>
          </w:tcPr>
          <w:p w14:paraId="094A74AC" w14:textId="77777777" w:rsidR="00A73A95" w:rsidRPr="00B43262" w:rsidRDefault="00A73A95" w:rsidP="00A73A95">
            <w:pPr>
              <w:widowControl w:val="0"/>
              <w:autoSpaceDE w:val="0"/>
              <w:autoSpaceDN w:val="0"/>
              <w:adjustRightInd w:val="0"/>
              <w:rPr>
                <w:rFonts w:asciiTheme="majorHAnsi" w:hAnsiTheme="majorHAnsi" w:cs="Calibri"/>
                <w:b/>
                <w:sz w:val="20"/>
                <w:szCs w:val="20"/>
              </w:rPr>
            </w:pPr>
            <w:r w:rsidRPr="00B43262">
              <w:rPr>
                <w:rFonts w:asciiTheme="majorHAnsi" w:hAnsiTheme="majorHAnsi" w:cs="Calibri"/>
                <w:b/>
                <w:sz w:val="20"/>
                <w:szCs w:val="20"/>
              </w:rPr>
              <w:t xml:space="preserve">Azithromycin </w:t>
            </w:r>
          </w:p>
          <w:p w14:paraId="086A8DA1" w14:textId="77777777" w:rsidR="00A73A95" w:rsidRPr="00B43262" w:rsidRDefault="00A73A95" w:rsidP="00A73A95">
            <w:pPr>
              <w:widowControl w:val="0"/>
              <w:autoSpaceDE w:val="0"/>
              <w:autoSpaceDN w:val="0"/>
              <w:adjustRightInd w:val="0"/>
              <w:rPr>
                <w:rFonts w:asciiTheme="majorHAnsi" w:hAnsiTheme="majorHAnsi" w:cs="Calibri"/>
                <w:sz w:val="16"/>
                <w:szCs w:val="20"/>
              </w:rPr>
            </w:pPr>
            <w:r w:rsidRPr="00B43262">
              <w:rPr>
                <w:rFonts w:asciiTheme="majorHAnsi" w:hAnsiTheme="majorHAnsi" w:cs="Calibri"/>
                <w:sz w:val="16"/>
                <w:szCs w:val="20"/>
              </w:rPr>
              <w:t xml:space="preserve">(tablets/capsules </w:t>
            </w:r>
          </w:p>
          <w:p w14:paraId="7AC8143B" w14:textId="77777777" w:rsidR="00A73A95" w:rsidRPr="00B43262" w:rsidRDefault="00A73A95" w:rsidP="00A73A95">
            <w:pPr>
              <w:widowControl w:val="0"/>
              <w:autoSpaceDE w:val="0"/>
              <w:autoSpaceDN w:val="0"/>
              <w:adjustRightInd w:val="0"/>
              <w:rPr>
                <w:rFonts w:asciiTheme="majorHAnsi" w:hAnsiTheme="majorHAnsi" w:cs="Calibri"/>
                <w:b/>
                <w:i/>
                <w:iCs/>
                <w:sz w:val="18"/>
                <w:szCs w:val="14"/>
              </w:rPr>
            </w:pPr>
            <w:r w:rsidRPr="00B43262">
              <w:rPr>
                <w:rFonts w:asciiTheme="majorHAnsi" w:hAnsiTheme="majorHAnsi" w:cs="Calibri"/>
                <w:sz w:val="16"/>
                <w:szCs w:val="20"/>
              </w:rPr>
              <w:t>OR oral liquid)</w:t>
            </w:r>
          </w:p>
        </w:tc>
        <w:tc>
          <w:tcPr>
            <w:tcW w:w="1634" w:type="dxa"/>
            <w:gridSpan w:val="2"/>
            <w:shd w:val="clear" w:color="auto" w:fill="auto"/>
            <w:vAlign w:val="bottom"/>
          </w:tcPr>
          <w:p w14:paraId="68BD04DB" w14:textId="77777777" w:rsidR="00A73A95" w:rsidRPr="00B43262" w:rsidRDefault="00A73A95" w:rsidP="00A73A95">
            <w:pPr>
              <w:jc w:val="center"/>
              <w:rPr>
                <w:rFonts w:asciiTheme="majorHAnsi" w:hAnsiTheme="majorHAnsi"/>
                <w:i/>
                <w:iCs/>
                <w:sz w:val="20"/>
                <w:szCs w:val="24"/>
              </w:rPr>
            </w:pPr>
            <w:r w:rsidRPr="00B43262">
              <w:rPr>
                <w:rFonts w:asciiTheme="majorHAnsi" w:hAnsiTheme="majorHAnsi"/>
              </w:rPr>
              <w:t>|___|</w:t>
            </w:r>
          </w:p>
        </w:tc>
        <w:tc>
          <w:tcPr>
            <w:tcW w:w="1167" w:type="dxa"/>
            <w:shd w:val="clear" w:color="auto" w:fill="auto"/>
            <w:vAlign w:val="bottom"/>
          </w:tcPr>
          <w:p w14:paraId="36703547" w14:textId="77777777" w:rsidR="00A73A95" w:rsidRPr="00B43262" w:rsidRDefault="00A73A95" w:rsidP="00A73A95">
            <w:pPr>
              <w:rPr>
                <w:rFonts w:asciiTheme="majorHAnsi" w:hAnsiTheme="majorHAnsi"/>
                <w:i/>
                <w:iCs/>
                <w:sz w:val="20"/>
                <w:szCs w:val="24"/>
              </w:rPr>
            </w:pPr>
          </w:p>
          <w:p w14:paraId="09B8B7F8" w14:textId="77777777" w:rsidR="00A73A95" w:rsidRPr="00B43262" w:rsidRDefault="00A73A95" w:rsidP="00A73A95">
            <w:pPr>
              <w:jc w:val="center"/>
              <w:rPr>
                <w:rFonts w:asciiTheme="majorHAnsi" w:hAnsiTheme="majorHAnsi"/>
                <w:i/>
                <w:iCs/>
                <w:sz w:val="20"/>
                <w:szCs w:val="24"/>
              </w:rPr>
            </w:pPr>
            <w:r w:rsidRPr="00B43262">
              <w:rPr>
                <w:rFonts w:asciiTheme="majorHAnsi" w:hAnsiTheme="majorHAnsi"/>
              </w:rPr>
              <w:t>|___|</w:t>
            </w:r>
          </w:p>
        </w:tc>
        <w:tc>
          <w:tcPr>
            <w:tcW w:w="730" w:type="dxa"/>
            <w:shd w:val="clear" w:color="auto" w:fill="auto"/>
            <w:vAlign w:val="bottom"/>
          </w:tcPr>
          <w:p w14:paraId="0E764A09" w14:textId="77777777" w:rsidR="00A73A95" w:rsidRPr="00B43262" w:rsidDel="007C5034" w:rsidRDefault="00A73A95" w:rsidP="00A73A95">
            <w:pPr>
              <w:widowControl w:val="0"/>
              <w:tabs>
                <w:tab w:val="center" w:pos="342"/>
                <w:tab w:val="right" w:pos="684"/>
              </w:tabs>
              <w:autoSpaceDE w:val="0"/>
              <w:autoSpaceDN w:val="0"/>
              <w:adjustRightInd w:val="0"/>
              <w:rPr>
                <w:rFonts w:asciiTheme="majorHAnsi" w:hAnsiTheme="majorHAnsi" w:cs="Calibri"/>
                <w:b/>
                <w:sz w:val="20"/>
                <w:szCs w:val="14"/>
              </w:rPr>
            </w:pPr>
            <w:r w:rsidRPr="00B43262">
              <w:rPr>
                <w:rFonts w:asciiTheme="majorHAnsi" w:hAnsiTheme="majorHAnsi"/>
                <w:b/>
                <w:sz w:val="20"/>
              </w:rPr>
              <w:t>Q28.</w:t>
            </w:r>
          </w:p>
        </w:tc>
        <w:tc>
          <w:tcPr>
            <w:tcW w:w="3587" w:type="dxa"/>
            <w:gridSpan w:val="2"/>
            <w:shd w:val="clear" w:color="auto" w:fill="auto"/>
            <w:vAlign w:val="bottom"/>
          </w:tcPr>
          <w:p w14:paraId="6B0303CC" w14:textId="77777777" w:rsidR="00A73A95" w:rsidRPr="00B43262" w:rsidRDefault="00A73A95" w:rsidP="00A73A95">
            <w:pPr>
              <w:widowControl w:val="0"/>
              <w:autoSpaceDE w:val="0"/>
              <w:autoSpaceDN w:val="0"/>
              <w:adjustRightInd w:val="0"/>
              <w:rPr>
                <w:rFonts w:asciiTheme="majorHAnsi" w:hAnsiTheme="majorHAnsi" w:cs="Calibri"/>
                <w:b/>
                <w:sz w:val="20"/>
                <w:szCs w:val="20"/>
              </w:rPr>
            </w:pPr>
            <w:r w:rsidRPr="00B43262">
              <w:rPr>
                <w:rFonts w:asciiTheme="majorHAnsi" w:hAnsiTheme="majorHAnsi" w:cs="Calibri"/>
                <w:b/>
                <w:sz w:val="20"/>
                <w:szCs w:val="20"/>
              </w:rPr>
              <w:t>Cefixime</w:t>
            </w:r>
          </w:p>
          <w:p w14:paraId="6DB5A2B7" w14:textId="77777777" w:rsidR="00A73A95" w:rsidRPr="00B43262" w:rsidRDefault="00A73A95" w:rsidP="00A73A95">
            <w:pPr>
              <w:widowControl w:val="0"/>
              <w:autoSpaceDE w:val="0"/>
              <w:autoSpaceDN w:val="0"/>
              <w:adjustRightInd w:val="0"/>
              <w:rPr>
                <w:rFonts w:asciiTheme="majorHAnsi" w:hAnsiTheme="majorHAnsi" w:cs="Calibri"/>
                <w:b/>
                <w:sz w:val="20"/>
                <w:szCs w:val="20"/>
              </w:rPr>
            </w:pPr>
            <w:r w:rsidRPr="00B43262">
              <w:rPr>
                <w:rFonts w:asciiTheme="majorHAnsi" w:hAnsiTheme="majorHAnsi" w:cs="Calibri"/>
                <w:sz w:val="16"/>
                <w:szCs w:val="20"/>
              </w:rPr>
              <w:t>(tablets/capsules)</w:t>
            </w:r>
          </w:p>
        </w:tc>
        <w:tc>
          <w:tcPr>
            <w:tcW w:w="1626" w:type="dxa"/>
            <w:shd w:val="clear" w:color="auto" w:fill="auto"/>
            <w:vAlign w:val="bottom"/>
          </w:tcPr>
          <w:p w14:paraId="6C303F30" w14:textId="77777777" w:rsidR="00A73A95" w:rsidRPr="00B43262" w:rsidRDefault="00A73A95" w:rsidP="00A73A95">
            <w:pPr>
              <w:jc w:val="center"/>
              <w:rPr>
                <w:rFonts w:asciiTheme="majorHAnsi" w:hAnsiTheme="majorHAnsi"/>
                <w:i/>
                <w:iCs/>
                <w:sz w:val="20"/>
                <w:szCs w:val="24"/>
              </w:rPr>
            </w:pPr>
            <w:r w:rsidRPr="00B43262">
              <w:rPr>
                <w:rFonts w:asciiTheme="majorHAnsi" w:hAnsiTheme="majorHAnsi"/>
              </w:rPr>
              <w:t>|___|</w:t>
            </w:r>
          </w:p>
        </w:tc>
        <w:tc>
          <w:tcPr>
            <w:tcW w:w="1170" w:type="dxa"/>
            <w:gridSpan w:val="2"/>
            <w:shd w:val="clear" w:color="auto" w:fill="auto"/>
            <w:vAlign w:val="bottom"/>
          </w:tcPr>
          <w:p w14:paraId="11F50642" w14:textId="77777777" w:rsidR="00A73A95" w:rsidRPr="00B43262" w:rsidRDefault="00A73A95" w:rsidP="00A73A95">
            <w:pPr>
              <w:rPr>
                <w:rFonts w:asciiTheme="majorHAnsi" w:hAnsiTheme="majorHAnsi"/>
                <w:i/>
                <w:iCs/>
                <w:sz w:val="20"/>
                <w:szCs w:val="24"/>
              </w:rPr>
            </w:pPr>
          </w:p>
          <w:p w14:paraId="7FFDC227" w14:textId="77777777" w:rsidR="00A73A95" w:rsidRPr="00B43262" w:rsidRDefault="00A73A95" w:rsidP="00A73A95">
            <w:pPr>
              <w:jc w:val="center"/>
              <w:rPr>
                <w:rFonts w:asciiTheme="majorHAnsi" w:hAnsiTheme="majorHAnsi"/>
                <w:i/>
                <w:iCs/>
                <w:sz w:val="20"/>
                <w:szCs w:val="24"/>
              </w:rPr>
            </w:pPr>
            <w:r w:rsidRPr="00B43262">
              <w:rPr>
                <w:rFonts w:asciiTheme="majorHAnsi" w:hAnsiTheme="majorHAnsi"/>
              </w:rPr>
              <w:t>|___|</w:t>
            </w:r>
          </w:p>
        </w:tc>
      </w:tr>
      <w:tr w:rsidR="00A73A95" w:rsidRPr="00B43262" w14:paraId="2D47AD46" w14:textId="77777777" w:rsidTr="00D43915">
        <w:trPr>
          <w:trHeight w:val="341"/>
        </w:trPr>
        <w:tc>
          <w:tcPr>
            <w:tcW w:w="900" w:type="dxa"/>
            <w:shd w:val="clear" w:color="auto" w:fill="auto"/>
            <w:vAlign w:val="bottom"/>
          </w:tcPr>
          <w:p w14:paraId="504D05E9" w14:textId="77777777" w:rsidR="00A73A95" w:rsidRPr="00B43262" w:rsidDel="007C5034" w:rsidRDefault="00A73A95" w:rsidP="00A73A95">
            <w:pPr>
              <w:widowControl w:val="0"/>
              <w:tabs>
                <w:tab w:val="center" w:pos="342"/>
                <w:tab w:val="right" w:pos="684"/>
              </w:tabs>
              <w:autoSpaceDE w:val="0"/>
              <w:autoSpaceDN w:val="0"/>
              <w:adjustRightInd w:val="0"/>
              <w:rPr>
                <w:rFonts w:asciiTheme="majorHAnsi" w:hAnsiTheme="majorHAnsi" w:cs="Calibri"/>
                <w:b/>
                <w:sz w:val="20"/>
                <w:szCs w:val="14"/>
              </w:rPr>
            </w:pPr>
            <w:r w:rsidRPr="00B43262">
              <w:rPr>
                <w:rFonts w:asciiTheme="majorHAnsi" w:hAnsiTheme="majorHAnsi"/>
                <w:b/>
                <w:sz w:val="20"/>
              </w:rPr>
              <w:t>Q29.</w:t>
            </w:r>
          </w:p>
        </w:tc>
        <w:tc>
          <w:tcPr>
            <w:tcW w:w="3424" w:type="dxa"/>
            <w:shd w:val="clear" w:color="auto" w:fill="auto"/>
            <w:vAlign w:val="bottom"/>
          </w:tcPr>
          <w:p w14:paraId="35E8ADB0" w14:textId="77777777" w:rsidR="00A73A95" w:rsidRPr="00B43262" w:rsidRDefault="00A73A95" w:rsidP="00A73A95">
            <w:pPr>
              <w:widowControl w:val="0"/>
              <w:autoSpaceDE w:val="0"/>
              <w:autoSpaceDN w:val="0"/>
              <w:adjustRightInd w:val="0"/>
              <w:rPr>
                <w:rFonts w:asciiTheme="majorHAnsi" w:eastAsia="MS Mincho" w:hAnsiTheme="majorHAnsi" w:cs="MS Mincho"/>
                <w:b/>
                <w:sz w:val="20"/>
                <w:szCs w:val="20"/>
              </w:rPr>
            </w:pPr>
            <w:r w:rsidRPr="00B43262">
              <w:rPr>
                <w:rFonts w:asciiTheme="majorHAnsi" w:hAnsiTheme="majorHAnsi" w:cs="Calibri"/>
                <w:b/>
                <w:sz w:val="20"/>
                <w:szCs w:val="20"/>
              </w:rPr>
              <w:t>Benzathine benzyl penicillin</w:t>
            </w:r>
          </w:p>
          <w:p w14:paraId="3A5BFDF2" w14:textId="77777777" w:rsidR="00A73A95" w:rsidRPr="00B43262" w:rsidRDefault="00A73A95" w:rsidP="00A73A95">
            <w:pPr>
              <w:widowControl w:val="0"/>
              <w:autoSpaceDE w:val="0"/>
              <w:autoSpaceDN w:val="0"/>
              <w:adjustRightInd w:val="0"/>
              <w:rPr>
                <w:rFonts w:asciiTheme="majorHAnsi" w:hAnsiTheme="majorHAnsi" w:cs="Calibri"/>
                <w:sz w:val="16"/>
                <w:szCs w:val="20"/>
              </w:rPr>
            </w:pPr>
            <w:r w:rsidRPr="00B43262">
              <w:rPr>
                <w:rFonts w:asciiTheme="majorHAnsi" w:hAnsiTheme="majorHAnsi" w:cs="Calibri"/>
                <w:sz w:val="16"/>
                <w:szCs w:val="20"/>
              </w:rPr>
              <w:t>(powder for injection)</w:t>
            </w:r>
          </w:p>
          <w:p w14:paraId="762A11EA" w14:textId="77777777" w:rsidR="00A73A95" w:rsidRPr="00B43262" w:rsidRDefault="00A73A95" w:rsidP="00A73A95">
            <w:pPr>
              <w:widowControl w:val="0"/>
              <w:autoSpaceDE w:val="0"/>
              <w:autoSpaceDN w:val="0"/>
              <w:adjustRightInd w:val="0"/>
              <w:rPr>
                <w:rFonts w:asciiTheme="majorHAnsi" w:hAnsiTheme="majorHAnsi" w:cs="Calibri"/>
                <w:b/>
                <w:i/>
                <w:iCs/>
                <w:sz w:val="18"/>
                <w:szCs w:val="14"/>
              </w:rPr>
            </w:pPr>
          </w:p>
        </w:tc>
        <w:tc>
          <w:tcPr>
            <w:tcW w:w="1634" w:type="dxa"/>
            <w:gridSpan w:val="2"/>
            <w:shd w:val="clear" w:color="auto" w:fill="auto"/>
            <w:vAlign w:val="bottom"/>
          </w:tcPr>
          <w:p w14:paraId="46FE3884" w14:textId="77777777" w:rsidR="00A73A95" w:rsidRPr="00B43262" w:rsidRDefault="00A73A95" w:rsidP="00A73A95">
            <w:pPr>
              <w:jc w:val="center"/>
              <w:rPr>
                <w:rFonts w:asciiTheme="majorHAnsi" w:hAnsiTheme="majorHAnsi"/>
                <w:i/>
                <w:iCs/>
                <w:sz w:val="20"/>
                <w:szCs w:val="24"/>
              </w:rPr>
            </w:pPr>
            <w:r w:rsidRPr="00B43262">
              <w:rPr>
                <w:rFonts w:asciiTheme="majorHAnsi" w:hAnsiTheme="majorHAnsi"/>
              </w:rPr>
              <w:lastRenderedPageBreak/>
              <w:t>|___|</w:t>
            </w:r>
          </w:p>
        </w:tc>
        <w:tc>
          <w:tcPr>
            <w:tcW w:w="1167" w:type="dxa"/>
            <w:shd w:val="clear" w:color="auto" w:fill="auto"/>
            <w:vAlign w:val="bottom"/>
          </w:tcPr>
          <w:p w14:paraId="21CAF932" w14:textId="77777777" w:rsidR="00A73A95" w:rsidRPr="00B43262" w:rsidRDefault="00A73A95" w:rsidP="00A73A95">
            <w:pPr>
              <w:rPr>
                <w:rFonts w:asciiTheme="majorHAnsi" w:hAnsiTheme="majorHAnsi"/>
                <w:i/>
                <w:iCs/>
                <w:sz w:val="20"/>
                <w:szCs w:val="24"/>
              </w:rPr>
            </w:pPr>
          </w:p>
          <w:p w14:paraId="02C6B375" w14:textId="77777777" w:rsidR="00A73A95" w:rsidRPr="00B43262" w:rsidRDefault="00A73A95" w:rsidP="00A73A95">
            <w:pPr>
              <w:jc w:val="center"/>
              <w:rPr>
                <w:rFonts w:asciiTheme="majorHAnsi" w:hAnsiTheme="majorHAnsi"/>
                <w:i/>
                <w:iCs/>
                <w:sz w:val="20"/>
                <w:szCs w:val="24"/>
              </w:rPr>
            </w:pPr>
            <w:r w:rsidRPr="00B43262">
              <w:rPr>
                <w:rFonts w:asciiTheme="majorHAnsi" w:hAnsiTheme="majorHAnsi"/>
              </w:rPr>
              <w:lastRenderedPageBreak/>
              <w:t>|___|</w:t>
            </w:r>
          </w:p>
        </w:tc>
        <w:tc>
          <w:tcPr>
            <w:tcW w:w="730" w:type="dxa"/>
            <w:shd w:val="clear" w:color="auto" w:fill="auto"/>
            <w:vAlign w:val="bottom"/>
          </w:tcPr>
          <w:p w14:paraId="1BDF3D23" w14:textId="77777777" w:rsidR="00A73A95" w:rsidRPr="00B43262" w:rsidDel="007C5034" w:rsidRDefault="00A73A95" w:rsidP="00A73A95">
            <w:pPr>
              <w:widowControl w:val="0"/>
              <w:tabs>
                <w:tab w:val="center" w:pos="342"/>
                <w:tab w:val="right" w:pos="684"/>
              </w:tabs>
              <w:autoSpaceDE w:val="0"/>
              <w:autoSpaceDN w:val="0"/>
              <w:adjustRightInd w:val="0"/>
              <w:rPr>
                <w:rFonts w:asciiTheme="majorHAnsi" w:hAnsiTheme="majorHAnsi" w:cs="Calibri"/>
                <w:b/>
                <w:sz w:val="20"/>
                <w:szCs w:val="14"/>
              </w:rPr>
            </w:pPr>
            <w:r w:rsidRPr="00B43262">
              <w:rPr>
                <w:rFonts w:asciiTheme="majorHAnsi" w:hAnsiTheme="majorHAnsi"/>
                <w:b/>
                <w:sz w:val="20"/>
              </w:rPr>
              <w:lastRenderedPageBreak/>
              <w:t>Q30.</w:t>
            </w:r>
          </w:p>
        </w:tc>
        <w:tc>
          <w:tcPr>
            <w:tcW w:w="3587" w:type="dxa"/>
            <w:gridSpan w:val="2"/>
            <w:shd w:val="clear" w:color="auto" w:fill="auto"/>
            <w:vAlign w:val="bottom"/>
          </w:tcPr>
          <w:p w14:paraId="5E3932F2" w14:textId="77777777" w:rsidR="00A73A95" w:rsidRPr="00B43262" w:rsidRDefault="00A73A95" w:rsidP="00A73A95">
            <w:pPr>
              <w:autoSpaceDE w:val="0"/>
              <w:autoSpaceDN w:val="0"/>
              <w:adjustRightInd w:val="0"/>
              <w:rPr>
                <w:rFonts w:asciiTheme="majorHAnsi" w:hAnsiTheme="majorHAnsi" w:cs="Calibri"/>
                <w:sz w:val="16"/>
                <w:szCs w:val="20"/>
              </w:rPr>
            </w:pPr>
            <w:r w:rsidRPr="00B43262">
              <w:rPr>
                <w:rFonts w:asciiTheme="majorHAnsi" w:hAnsiTheme="majorHAnsi" w:cs="Calibri"/>
                <w:b/>
                <w:sz w:val="20"/>
                <w:szCs w:val="20"/>
              </w:rPr>
              <w:t>Betamethasone</w:t>
            </w:r>
          </w:p>
          <w:p w14:paraId="5364467A" w14:textId="77777777" w:rsidR="00A73A95" w:rsidRPr="00B43262" w:rsidRDefault="00A73A95" w:rsidP="00A73A95">
            <w:pPr>
              <w:autoSpaceDE w:val="0"/>
              <w:autoSpaceDN w:val="0"/>
              <w:adjustRightInd w:val="0"/>
              <w:rPr>
                <w:rFonts w:asciiTheme="majorHAnsi" w:hAnsiTheme="majorHAnsi" w:cs="Calibri"/>
                <w:b/>
                <w:sz w:val="20"/>
                <w:szCs w:val="20"/>
              </w:rPr>
            </w:pPr>
            <w:r w:rsidRPr="00B43262">
              <w:rPr>
                <w:rFonts w:asciiTheme="majorHAnsi" w:hAnsiTheme="majorHAnsi" w:cs="Calibri"/>
                <w:b/>
                <w:sz w:val="20"/>
                <w:szCs w:val="20"/>
              </w:rPr>
              <w:lastRenderedPageBreak/>
              <w:t xml:space="preserve">or Dexamethasone </w:t>
            </w:r>
          </w:p>
          <w:p w14:paraId="48F0AAFC" w14:textId="77777777" w:rsidR="00A73A95" w:rsidRPr="00B43262" w:rsidRDefault="00A73A95" w:rsidP="00A73A95">
            <w:pPr>
              <w:autoSpaceDE w:val="0"/>
              <w:autoSpaceDN w:val="0"/>
              <w:adjustRightInd w:val="0"/>
              <w:rPr>
                <w:rFonts w:asciiTheme="majorHAnsi" w:hAnsiTheme="majorHAnsi" w:cs="PalatinoLinotype-Roman"/>
                <w:sz w:val="16"/>
                <w:szCs w:val="16"/>
                <w:lang w:eastAsia="fr-FR"/>
              </w:rPr>
            </w:pPr>
            <w:r w:rsidRPr="00B43262">
              <w:rPr>
                <w:rFonts w:asciiTheme="majorHAnsi" w:hAnsiTheme="majorHAnsi" w:cs="Calibri"/>
                <w:sz w:val="16"/>
                <w:szCs w:val="16"/>
              </w:rPr>
              <w:t>(</w:t>
            </w:r>
            <w:r w:rsidRPr="00B43262">
              <w:rPr>
                <w:rFonts w:asciiTheme="majorHAnsi" w:hAnsiTheme="majorHAnsi" w:cs="PalatinoLinotype-Bold"/>
                <w:bCs/>
                <w:sz w:val="16"/>
                <w:szCs w:val="16"/>
                <w:lang w:eastAsia="fr-FR"/>
              </w:rPr>
              <w:t>Injectable</w:t>
            </w:r>
            <w:r w:rsidRPr="00B43262">
              <w:rPr>
                <w:rFonts w:asciiTheme="majorHAnsi" w:hAnsiTheme="majorHAnsi" w:cs="PalatinoLinotype-Roman"/>
                <w:sz w:val="16"/>
                <w:szCs w:val="16"/>
                <w:lang w:eastAsia="fr-FR"/>
              </w:rPr>
              <w:t>)</w:t>
            </w:r>
          </w:p>
        </w:tc>
        <w:tc>
          <w:tcPr>
            <w:tcW w:w="1626" w:type="dxa"/>
            <w:shd w:val="clear" w:color="auto" w:fill="auto"/>
            <w:vAlign w:val="bottom"/>
          </w:tcPr>
          <w:p w14:paraId="53DC5844" w14:textId="77777777" w:rsidR="00A73A95" w:rsidRPr="00B43262" w:rsidRDefault="00A73A95" w:rsidP="00A73A95">
            <w:pPr>
              <w:jc w:val="center"/>
              <w:rPr>
                <w:rFonts w:asciiTheme="majorHAnsi" w:hAnsiTheme="majorHAnsi"/>
                <w:i/>
                <w:iCs/>
                <w:sz w:val="20"/>
                <w:szCs w:val="24"/>
              </w:rPr>
            </w:pPr>
            <w:r w:rsidRPr="00B43262">
              <w:rPr>
                <w:rFonts w:asciiTheme="majorHAnsi" w:hAnsiTheme="majorHAnsi"/>
              </w:rPr>
              <w:lastRenderedPageBreak/>
              <w:t>|___|</w:t>
            </w:r>
          </w:p>
        </w:tc>
        <w:tc>
          <w:tcPr>
            <w:tcW w:w="1170" w:type="dxa"/>
            <w:gridSpan w:val="2"/>
            <w:shd w:val="clear" w:color="auto" w:fill="auto"/>
            <w:vAlign w:val="bottom"/>
          </w:tcPr>
          <w:p w14:paraId="473316EC" w14:textId="77777777" w:rsidR="00A73A95" w:rsidRPr="00B43262" w:rsidRDefault="00A73A95" w:rsidP="00A73A95">
            <w:pPr>
              <w:rPr>
                <w:rFonts w:asciiTheme="majorHAnsi" w:hAnsiTheme="majorHAnsi"/>
                <w:i/>
                <w:iCs/>
                <w:sz w:val="20"/>
                <w:szCs w:val="24"/>
              </w:rPr>
            </w:pPr>
          </w:p>
          <w:p w14:paraId="0E033CFF" w14:textId="77777777" w:rsidR="00A73A95" w:rsidRPr="00B43262" w:rsidRDefault="00A73A95" w:rsidP="00A73A95">
            <w:pPr>
              <w:jc w:val="center"/>
              <w:rPr>
                <w:rFonts w:asciiTheme="majorHAnsi" w:hAnsiTheme="majorHAnsi"/>
                <w:i/>
                <w:iCs/>
                <w:sz w:val="20"/>
                <w:szCs w:val="24"/>
              </w:rPr>
            </w:pPr>
            <w:r w:rsidRPr="00B43262">
              <w:rPr>
                <w:rFonts w:asciiTheme="majorHAnsi" w:hAnsiTheme="majorHAnsi"/>
              </w:rPr>
              <w:lastRenderedPageBreak/>
              <w:t>|___|</w:t>
            </w:r>
          </w:p>
        </w:tc>
      </w:tr>
      <w:tr w:rsidR="00A73A95" w:rsidRPr="00B43262" w14:paraId="52E9BC01" w14:textId="77777777" w:rsidTr="00D43915">
        <w:trPr>
          <w:trHeight w:val="341"/>
        </w:trPr>
        <w:tc>
          <w:tcPr>
            <w:tcW w:w="900" w:type="dxa"/>
            <w:shd w:val="clear" w:color="auto" w:fill="auto"/>
            <w:vAlign w:val="bottom"/>
          </w:tcPr>
          <w:p w14:paraId="31CF1778" w14:textId="77777777" w:rsidR="00A73A95" w:rsidRPr="00B43262" w:rsidDel="007C5034" w:rsidRDefault="00A73A95" w:rsidP="00A73A95">
            <w:pPr>
              <w:widowControl w:val="0"/>
              <w:tabs>
                <w:tab w:val="center" w:pos="342"/>
                <w:tab w:val="right" w:pos="684"/>
              </w:tabs>
              <w:autoSpaceDE w:val="0"/>
              <w:autoSpaceDN w:val="0"/>
              <w:adjustRightInd w:val="0"/>
              <w:rPr>
                <w:rFonts w:asciiTheme="majorHAnsi" w:hAnsiTheme="majorHAnsi" w:cs="Calibri"/>
                <w:b/>
                <w:sz w:val="20"/>
                <w:szCs w:val="14"/>
              </w:rPr>
            </w:pPr>
            <w:r w:rsidRPr="00B43262">
              <w:rPr>
                <w:rFonts w:asciiTheme="majorHAnsi" w:hAnsiTheme="majorHAnsi"/>
                <w:b/>
                <w:sz w:val="20"/>
              </w:rPr>
              <w:lastRenderedPageBreak/>
              <w:t>Q31.</w:t>
            </w:r>
          </w:p>
        </w:tc>
        <w:tc>
          <w:tcPr>
            <w:tcW w:w="3424" w:type="dxa"/>
            <w:shd w:val="clear" w:color="auto" w:fill="auto"/>
            <w:vAlign w:val="bottom"/>
          </w:tcPr>
          <w:p w14:paraId="70C4238B" w14:textId="77777777" w:rsidR="00A73A95" w:rsidRPr="00B43262" w:rsidRDefault="00A73A95" w:rsidP="00A73A95">
            <w:pPr>
              <w:widowControl w:val="0"/>
              <w:autoSpaceDE w:val="0"/>
              <w:autoSpaceDN w:val="0"/>
              <w:adjustRightInd w:val="0"/>
              <w:rPr>
                <w:rFonts w:asciiTheme="majorHAnsi" w:hAnsiTheme="majorHAnsi" w:cs="Calibri"/>
                <w:b/>
                <w:sz w:val="20"/>
                <w:szCs w:val="20"/>
              </w:rPr>
            </w:pPr>
            <w:r w:rsidRPr="00B43262">
              <w:rPr>
                <w:rFonts w:asciiTheme="majorHAnsi" w:hAnsiTheme="majorHAnsi" w:cs="Calibri"/>
                <w:b/>
                <w:sz w:val="20"/>
                <w:szCs w:val="20"/>
              </w:rPr>
              <w:t xml:space="preserve">Nifedipine </w:t>
            </w:r>
          </w:p>
          <w:p w14:paraId="2F947A3E" w14:textId="77777777" w:rsidR="00A73A95" w:rsidRPr="00B43262" w:rsidRDefault="00A73A95" w:rsidP="00A73A95">
            <w:pPr>
              <w:widowControl w:val="0"/>
              <w:autoSpaceDE w:val="0"/>
              <w:autoSpaceDN w:val="0"/>
              <w:adjustRightInd w:val="0"/>
              <w:rPr>
                <w:rFonts w:asciiTheme="majorHAnsi" w:hAnsiTheme="majorHAnsi" w:cs="Calibri"/>
                <w:b/>
                <w:sz w:val="20"/>
                <w:szCs w:val="20"/>
              </w:rPr>
            </w:pPr>
            <w:r w:rsidRPr="00B43262">
              <w:rPr>
                <w:rFonts w:asciiTheme="majorHAnsi" w:hAnsiTheme="majorHAnsi" w:cs="Calibri"/>
                <w:sz w:val="16"/>
                <w:szCs w:val="20"/>
              </w:rPr>
              <w:t>(tablets/capsules)</w:t>
            </w:r>
          </w:p>
        </w:tc>
        <w:tc>
          <w:tcPr>
            <w:tcW w:w="1634" w:type="dxa"/>
            <w:gridSpan w:val="2"/>
            <w:shd w:val="clear" w:color="auto" w:fill="auto"/>
            <w:vAlign w:val="bottom"/>
          </w:tcPr>
          <w:p w14:paraId="6E2261FB" w14:textId="77777777" w:rsidR="00A73A95" w:rsidRPr="00B43262" w:rsidRDefault="00A73A95" w:rsidP="00A73A95">
            <w:pPr>
              <w:jc w:val="center"/>
              <w:rPr>
                <w:rFonts w:asciiTheme="majorHAnsi" w:hAnsiTheme="majorHAnsi"/>
              </w:rPr>
            </w:pPr>
            <w:r w:rsidRPr="00B43262">
              <w:rPr>
                <w:rFonts w:asciiTheme="majorHAnsi" w:hAnsiTheme="majorHAnsi"/>
              </w:rPr>
              <w:t>|___|</w:t>
            </w:r>
          </w:p>
        </w:tc>
        <w:tc>
          <w:tcPr>
            <w:tcW w:w="1167" w:type="dxa"/>
            <w:shd w:val="clear" w:color="auto" w:fill="auto"/>
            <w:vAlign w:val="bottom"/>
          </w:tcPr>
          <w:p w14:paraId="3815C2A2" w14:textId="77777777" w:rsidR="00A73A95" w:rsidRPr="00B43262" w:rsidRDefault="00A73A95" w:rsidP="00A73A95">
            <w:pPr>
              <w:jc w:val="center"/>
              <w:rPr>
                <w:rFonts w:asciiTheme="majorHAnsi" w:hAnsiTheme="majorHAnsi"/>
              </w:rPr>
            </w:pPr>
            <w:r w:rsidRPr="00B43262">
              <w:rPr>
                <w:rFonts w:asciiTheme="majorHAnsi" w:hAnsiTheme="majorHAnsi"/>
              </w:rPr>
              <w:t>|___|</w:t>
            </w:r>
          </w:p>
        </w:tc>
        <w:tc>
          <w:tcPr>
            <w:tcW w:w="7113" w:type="dxa"/>
            <w:gridSpan w:val="6"/>
            <w:shd w:val="clear" w:color="auto" w:fill="auto"/>
            <w:vAlign w:val="bottom"/>
          </w:tcPr>
          <w:p w14:paraId="35D8A2C9" w14:textId="77777777" w:rsidR="00A73A95" w:rsidRPr="00B43262" w:rsidRDefault="00A73A95" w:rsidP="00A73A95">
            <w:pPr>
              <w:jc w:val="center"/>
              <w:rPr>
                <w:rFonts w:asciiTheme="majorHAnsi" w:hAnsiTheme="majorHAnsi"/>
              </w:rPr>
            </w:pPr>
          </w:p>
        </w:tc>
      </w:tr>
      <w:tr w:rsidR="00A73A95" w:rsidRPr="00D64B15" w14:paraId="3FAA8EEE" w14:textId="77777777" w:rsidTr="00D64B15">
        <w:trPr>
          <w:trHeight w:val="233"/>
        </w:trPr>
        <w:tc>
          <w:tcPr>
            <w:tcW w:w="900" w:type="dxa"/>
            <w:shd w:val="clear" w:color="auto" w:fill="auto"/>
            <w:vAlign w:val="bottom"/>
          </w:tcPr>
          <w:p w14:paraId="6BDE5B09" w14:textId="6504FC36" w:rsidR="00A73A95" w:rsidRPr="00F65BAE" w:rsidDel="007C5034" w:rsidRDefault="00A73A95" w:rsidP="00A73A95">
            <w:pPr>
              <w:widowControl w:val="0"/>
              <w:tabs>
                <w:tab w:val="center" w:pos="342"/>
                <w:tab w:val="right" w:pos="684"/>
              </w:tabs>
              <w:autoSpaceDE w:val="0"/>
              <w:autoSpaceDN w:val="0"/>
              <w:adjustRightInd w:val="0"/>
              <w:rPr>
                <w:rFonts w:asciiTheme="majorHAnsi" w:hAnsiTheme="majorHAnsi" w:cs="Calibri"/>
                <w:b/>
                <w:sz w:val="20"/>
                <w:szCs w:val="14"/>
              </w:rPr>
            </w:pPr>
            <w:r w:rsidRPr="00F65BAE">
              <w:rPr>
                <w:rFonts w:asciiTheme="majorHAnsi" w:hAnsiTheme="majorHAnsi"/>
                <w:b/>
                <w:sz w:val="20"/>
              </w:rPr>
              <w:t>Q31a</w:t>
            </w:r>
          </w:p>
        </w:tc>
        <w:tc>
          <w:tcPr>
            <w:tcW w:w="3424" w:type="dxa"/>
            <w:shd w:val="clear" w:color="auto" w:fill="auto"/>
            <w:vAlign w:val="bottom"/>
          </w:tcPr>
          <w:p w14:paraId="4C575EF5" w14:textId="7ED0628C" w:rsidR="00A73A95" w:rsidRPr="00F65BAE" w:rsidRDefault="00A73A95" w:rsidP="00A73A95">
            <w:pPr>
              <w:widowControl w:val="0"/>
              <w:autoSpaceDE w:val="0"/>
              <w:autoSpaceDN w:val="0"/>
              <w:adjustRightInd w:val="0"/>
              <w:rPr>
                <w:rFonts w:asciiTheme="majorHAnsi" w:hAnsiTheme="majorHAnsi" w:cs="Calibri"/>
                <w:b/>
                <w:iCs/>
                <w:sz w:val="20"/>
                <w:szCs w:val="20"/>
              </w:rPr>
            </w:pPr>
            <w:r w:rsidRPr="00F65BAE">
              <w:rPr>
                <w:rFonts w:asciiTheme="majorHAnsi" w:hAnsiTheme="majorHAnsi" w:cs="Calibri"/>
                <w:b/>
                <w:iCs/>
                <w:sz w:val="20"/>
                <w:szCs w:val="20"/>
              </w:rPr>
              <w:t>Methyldopa</w:t>
            </w:r>
          </w:p>
        </w:tc>
        <w:tc>
          <w:tcPr>
            <w:tcW w:w="1634" w:type="dxa"/>
            <w:gridSpan w:val="2"/>
            <w:shd w:val="clear" w:color="auto" w:fill="auto"/>
            <w:vAlign w:val="bottom"/>
          </w:tcPr>
          <w:p w14:paraId="4EE2AC0D" w14:textId="60ED9582" w:rsidR="00A73A95" w:rsidRPr="00F65BAE" w:rsidRDefault="00A73A95" w:rsidP="00A73A95">
            <w:pPr>
              <w:jc w:val="center"/>
              <w:rPr>
                <w:rFonts w:asciiTheme="majorHAnsi" w:hAnsiTheme="majorHAnsi"/>
                <w:i/>
                <w:iCs/>
                <w:sz w:val="20"/>
                <w:szCs w:val="24"/>
              </w:rPr>
            </w:pPr>
            <w:r w:rsidRPr="00F65BAE">
              <w:rPr>
                <w:rFonts w:asciiTheme="majorHAnsi" w:hAnsiTheme="majorHAnsi"/>
              </w:rPr>
              <w:t>|___|</w:t>
            </w:r>
          </w:p>
        </w:tc>
        <w:tc>
          <w:tcPr>
            <w:tcW w:w="1167" w:type="dxa"/>
            <w:shd w:val="clear" w:color="auto" w:fill="auto"/>
            <w:vAlign w:val="bottom"/>
          </w:tcPr>
          <w:p w14:paraId="42600436" w14:textId="158D7CD0" w:rsidR="00A73A95" w:rsidRPr="00F65BAE" w:rsidRDefault="00A73A95" w:rsidP="00A73A95">
            <w:pPr>
              <w:jc w:val="center"/>
              <w:rPr>
                <w:rFonts w:asciiTheme="majorHAnsi" w:hAnsiTheme="majorHAnsi"/>
                <w:i/>
                <w:iCs/>
                <w:sz w:val="20"/>
                <w:szCs w:val="24"/>
              </w:rPr>
            </w:pPr>
            <w:r w:rsidRPr="00F65BAE">
              <w:rPr>
                <w:rFonts w:asciiTheme="majorHAnsi" w:hAnsiTheme="majorHAnsi"/>
              </w:rPr>
              <w:t>|___|</w:t>
            </w:r>
          </w:p>
        </w:tc>
        <w:tc>
          <w:tcPr>
            <w:tcW w:w="730" w:type="dxa"/>
            <w:shd w:val="clear" w:color="auto" w:fill="auto"/>
            <w:vAlign w:val="bottom"/>
          </w:tcPr>
          <w:p w14:paraId="788E709E" w14:textId="6B160722" w:rsidR="00A73A95" w:rsidRPr="00F65BAE" w:rsidDel="007C5034" w:rsidRDefault="00A73A95" w:rsidP="00A73A95">
            <w:pPr>
              <w:widowControl w:val="0"/>
              <w:tabs>
                <w:tab w:val="center" w:pos="342"/>
                <w:tab w:val="right" w:pos="684"/>
              </w:tabs>
              <w:autoSpaceDE w:val="0"/>
              <w:autoSpaceDN w:val="0"/>
              <w:adjustRightInd w:val="0"/>
              <w:rPr>
                <w:rFonts w:asciiTheme="majorHAnsi" w:hAnsiTheme="majorHAnsi" w:cs="Calibri"/>
                <w:b/>
                <w:sz w:val="20"/>
                <w:szCs w:val="14"/>
              </w:rPr>
            </w:pPr>
            <w:r w:rsidRPr="00F65BAE">
              <w:rPr>
                <w:rFonts w:asciiTheme="majorHAnsi" w:hAnsiTheme="majorHAnsi"/>
                <w:b/>
                <w:sz w:val="20"/>
              </w:rPr>
              <w:t>Q31b</w:t>
            </w:r>
          </w:p>
        </w:tc>
        <w:tc>
          <w:tcPr>
            <w:tcW w:w="3587" w:type="dxa"/>
            <w:gridSpan w:val="2"/>
            <w:shd w:val="clear" w:color="auto" w:fill="auto"/>
            <w:vAlign w:val="bottom"/>
          </w:tcPr>
          <w:p w14:paraId="48D03885" w14:textId="1B618567" w:rsidR="00A73A95" w:rsidRPr="00F65BAE" w:rsidRDefault="00A73A95" w:rsidP="00A73A95">
            <w:pPr>
              <w:widowControl w:val="0"/>
              <w:autoSpaceDE w:val="0"/>
              <w:autoSpaceDN w:val="0"/>
              <w:adjustRightInd w:val="0"/>
              <w:rPr>
                <w:rFonts w:asciiTheme="majorHAnsi" w:hAnsiTheme="majorHAnsi" w:cs="Calibri"/>
                <w:b/>
                <w:iCs/>
                <w:sz w:val="20"/>
                <w:szCs w:val="20"/>
              </w:rPr>
            </w:pPr>
            <w:r w:rsidRPr="00F65BAE">
              <w:rPr>
                <w:rFonts w:asciiTheme="majorHAnsi" w:hAnsiTheme="majorHAnsi" w:cs="Calibri"/>
                <w:b/>
                <w:iCs/>
                <w:sz w:val="20"/>
                <w:szCs w:val="20"/>
              </w:rPr>
              <w:t>Hydralazine</w:t>
            </w:r>
          </w:p>
        </w:tc>
        <w:tc>
          <w:tcPr>
            <w:tcW w:w="1626" w:type="dxa"/>
            <w:shd w:val="clear" w:color="auto" w:fill="auto"/>
            <w:vAlign w:val="bottom"/>
          </w:tcPr>
          <w:p w14:paraId="77152CF7" w14:textId="4B9869D4" w:rsidR="00A73A95" w:rsidRPr="00F65BAE" w:rsidRDefault="00A73A95" w:rsidP="00A73A95">
            <w:pPr>
              <w:jc w:val="center"/>
              <w:rPr>
                <w:rFonts w:asciiTheme="majorHAnsi" w:hAnsiTheme="majorHAnsi"/>
                <w:i/>
                <w:iCs/>
                <w:sz w:val="20"/>
                <w:szCs w:val="24"/>
              </w:rPr>
            </w:pPr>
            <w:r w:rsidRPr="00F65BAE">
              <w:rPr>
                <w:rFonts w:asciiTheme="majorHAnsi" w:hAnsiTheme="majorHAnsi"/>
              </w:rPr>
              <w:t>|___|</w:t>
            </w:r>
          </w:p>
        </w:tc>
        <w:tc>
          <w:tcPr>
            <w:tcW w:w="1170" w:type="dxa"/>
            <w:gridSpan w:val="2"/>
            <w:shd w:val="clear" w:color="auto" w:fill="auto"/>
            <w:vAlign w:val="bottom"/>
          </w:tcPr>
          <w:p w14:paraId="5D090FA8" w14:textId="3120B612" w:rsidR="00A73A95" w:rsidRPr="00F65BAE" w:rsidRDefault="00A73A95" w:rsidP="00A73A95">
            <w:pPr>
              <w:jc w:val="center"/>
              <w:rPr>
                <w:rFonts w:asciiTheme="majorHAnsi" w:hAnsiTheme="majorHAnsi"/>
                <w:i/>
                <w:iCs/>
                <w:sz w:val="20"/>
                <w:szCs w:val="24"/>
              </w:rPr>
            </w:pPr>
            <w:r w:rsidRPr="00F65BAE">
              <w:rPr>
                <w:rFonts w:asciiTheme="majorHAnsi" w:hAnsiTheme="majorHAnsi"/>
              </w:rPr>
              <w:t>|___|</w:t>
            </w:r>
          </w:p>
        </w:tc>
      </w:tr>
      <w:tr w:rsidR="00A73A95" w:rsidRPr="00B43262" w14:paraId="08E21429" w14:textId="77777777" w:rsidTr="00D43915">
        <w:trPr>
          <w:trHeight w:val="341"/>
        </w:trPr>
        <w:tc>
          <w:tcPr>
            <w:tcW w:w="900" w:type="dxa"/>
            <w:shd w:val="clear" w:color="auto" w:fill="auto"/>
            <w:vAlign w:val="bottom"/>
          </w:tcPr>
          <w:p w14:paraId="5DB4FF69" w14:textId="7788B315" w:rsidR="00A73A95" w:rsidRPr="00F65BAE" w:rsidRDefault="00A73A95" w:rsidP="00A73A95">
            <w:pPr>
              <w:widowControl w:val="0"/>
              <w:tabs>
                <w:tab w:val="center" w:pos="342"/>
                <w:tab w:val="right" w:pos="684"/>
              </w:tabs>
              <w:autoSpaceDE w:val="0"/>
              <w:autoSpaceDN w:val="0"/>
              <w:adjustRightInd w:val="0"/>
              <w:rPr>
                <w:rFonts w:asciiTheme="majorHAnsi" w:hAnsiTheme="majorHAnsi"/>
                <w:b/>
                <w:sz w:val="20"/>
              </w:rPr>
            </w:pPr>
            <w:r w:rsidRPr="00F65BAE">
              <w:rPr>
                <w:rFonts w:asciiTheme="majorHAnsi" w:hAnsiTheme="majorHAnsi"/>
                <w:b/>
                <w:sz w:val="20"/>
              </w:rPr>
              <w:t>Q32.</w:t>
            </w:r>
          </w:p>
        </w:tc>
        <w:tc>
          <w:tcPr>
            <w:tcW w:w="3424" w:type="dxa"/>
            <w:shd w:val="clear" w:color="auto" w:fill="auto"/>
            <w:vAlign w:val="bottom"/>
          </w:tcPr>
          <w:p w14:paraId="03B753F6" w14:textId="524B2BC8" w:rsidR="00A73A95" w:rsidRPr="00F65BAE" w:rsidRDefault="00A73A95" w:rsidP="00A73A95">
            <w:pPr>
              <w:widowControl w:val="0"/>
              <w:autoSpaceDE w:val="0"/>
              <w:autoSpaceDN w:val="0"/>
              <w:adjustRightInd w:val="0"/>
              <w:rPr>
                <w:rFonts w:asciiTheme="majorHAnsi" w:hAnsiTheme="majorHAnsi" w:cs="Calibri"/>
                <w:b/>
              </w:rPr>
            </w:pPr>
            <w:r w:rsidRPr="00F65BAE">
              <w:rPr>
                <w:rFonts w:asciiTheme="majorHAnsi" w:hAnsiTheme="majorHAnsi" w:cs="Calibri"/>
                <w:b/>
              </w:rPr>
              <w:t>Oral contraceptive pill (OCP)</w:t>
            </w:r>
          </w:p>
        </w:tc>
        <w:tc>
          <w:tcPr>
            <w:tcW w:w="1634" w:type="dxa"/>
            <w:gridSpan w:val="2"/>
            <w:shd w:val="clear" w:color="auto" w:fill="auto"/>
            <w:vAlign w:val="bottom"/>
          </w:tcPr>
          <w:p w14:paraId="2B1CBEAA" w14:textId="28DB7AF0" w:rsidR="00A73A95" w:rsidRPr="00F65BAE" w:rsidRDefault="00A73A95" w:rsidP="00A73A95">
            <w:pPr>
              <w:jc w:val="center"/>
              <w:rPr>
                <w:rFonts w:asciiTheme="majorHAnsi" w:hAnsiTheme="majorHAnsi"/>
              </w:rPr>
            </w:pPr>
            <w:r w:rsidRPr="00F65BAE">
              <w:rPr>
                <w:rFonts w:asciiTheme="majorHAnsi" w:hAnsiTheme="majorHAnsi"/>
              </w:rPr>
              <w:t>|___|</w:t>
            </w:r>
          </w:p>
        </w:tc>
        <w:tc>
          <w:tcPr>
            <w:tcW w:w="1167" w:type="dxa"/>
            <w:shd w:val="clear" w:color="auto" w:fill="auto"/>
            <w:vAlign w:val="bottom"/>
          </w:tcPr>
          <w:p w14:paraId="07081684" w14:textId="77777777" w:rsidR="00A73A95" w:rsidRPr="00F65BAE" w:rsidRDefault="00A73A95" w:rsidP="00A73A95">
            <w:pPr>
              <w:jc w:val="center"/>
              <w:rPr>
                <w:rFonts w:asciiTheme="majorHAnsi" w:hAnsiTheme="majorHAnsi"/>
                <w:i/>
                <w:iCs/>
                <w:sz w:val="20"/>
                <w:szCs w:val="24"/>
              </w:rPr>
            </w:pPr>
          </w:p>
          <w:p w14:paraId="08CB3F60" w14:textId="5C548AD0" w:rsidR="00A73A95" w:rsidRPr="00F65BAE" w:rsidRDefault="00A73A95" w:rsidP="00A73A95">
            <w:pPr>
              <w:jc w:val="center"/>
              <w:rPr>
                <w:rFonts w:asciiTheme="majorHAnsi" w:hAnsiTheme="majorHAnsi"/>
                <w:i/>
                <w:iCs/>
                <w:sz w:val="20"/>
                <w:szCs w:val="24"/>
              </w:rPr>
            </w:pPr>
            <w:r w:rsidRPr="00F65BAE">
              <w:rPr>
                <w:rFonts w:asciiTheme="majorHAnsi" w:hAnsiTheme="majorHAnsi"/>
              </w:rPr>
              <w:t>|___|</w:t>
            </w:r>
          </w:p>
        </w:tc>
        <w:tc>
          <w:tcPr>
            <w:tcW w:w="730" w:type="dxa"/>
            <w:shd w:val="clear" w:color="auto" w:fill="auto"/>
            <w:vAlign w:val="bottom"/>
          </w:tcPr>
          <w:p w14:paraId="784B0184" w14:textId="325E24A1" w:rsidR="00A73A95" w:rsidRPr="00F65BAE" w:rsidRDefault="00A73A95" w:rsidP="00A73A95">
            <w:pPr>
              <w:widowControl w:val="0"/>
              <w:tabs>
                <w:tab w:val="center" w:pos="342"/>
                <w:tab w:val="right" w:pos="684"/>
              </w:tabs>
              <w:autoSpaceDE w:val="0"/>
              <w:autoSpaceDN w:val="0"/>
              <w:adjustRightInd w:val="0"/>
              <w:rPr>
                <w:rFonts w:asciiTheme="majorHAnsi" w:hAnsiTheme="majorHAnsi"/>
                <w:b/>
                <w:sz w:val="20"/>
              </w:rPr>
            </w:pPr>
            <w:r w:rsidRPr="00F65BAE">
              <w:rPr>
                <w:rFonts w:asciiTheme="majorHAnsi" w:hAnsiTheme="majorHAnsi"/>
                <w:b/>
                <w:sz w:val="20"/>
              </w:rPr>
              <w:t>Q33.</w:t>
            </w:r>
          </w:p>
        </w:tc>
        <w:tc>
          <w:tcPr>
            <w:tcW w:w="3587" w:type="dxa"/>
            <w:gridSpan w:val="2"/>
            <w:shd w:val="clear" w:color="auto" w:fill="auto"/>
            <w:vAlign w:val="bottom"/>
          </w:tcPr>
          <w:p w14:paraId="60B010E0" w14:textId="77777777" w:rsidR="00A73A95" w:rsidRPr="00F65BAE" w:rsidRDefault="00A73A95" w:rsidP="00A73A95">
            <w:pPr>
              <w:widowControl w:val="0"/>
              <w:autoSpaceDE w:val="0"/>
              <w:autoSpaceDN w:val="0"/>
              <w:adjustRightInd w:val="0"/>
              <w:rPr>
                <w:rFonts w:asciiTheme="majorHAnsi" w:hAnsiTheme="majorHAnsi" w:cs="Calibri"/>
                <w:b/>
                <w:szCs w:val="20"/>
              </w:rPr>
            </w:pPr>
            <w:r w:rsidRPr="00F65BAE">
              <w:rPr>
                <w:rFonts w:asciiTheme="majorHAnsi" w:hAnsiTheme="majorHAnsi" w:cs="Calibri"/>
                <w:b/>
                <w:sz w:val="20"/>
                <w:szCs w:val="20"/>
              </w:rPr>
              <w:t>Medroxyprogesterone acetate (Depo-Provera</w:t>
            </w:r>
            <w:r w:rsidRPr="00F65BAE">
              <w:rPr>
                <w:rFonts w:asciiTheme="majorHAnsi" w:hAnsiTheme="majorHAnsi" w:cs="Calibri"/>
                <w:b/>
                <w:szCs w:val="20"/>
              </w:rPr>
              <w:t xml:space="preserve">) </w:t>
            </w:r>
          </w:p>
          <w:p w14:paraId="70861545" w14:textId="5D8439CA" w:rsidR="00A73A95" w:rsidRPr="00F65BAE" w:rsidRDefault="00A73A95" w:rsidP="00A73A95">
            <w:pPr>
              <w:widowControl w:val="0"/>
              <w:autoSpaceDE w:val="0"/>
              <w:autoSpaceDN w:val="0"/>
              <w:adjustRightInd w:val="0"/>
              <w:rPr>
                <w:rFonts w:asciiTheme="majorHAnsi" w:hAnsiTheme="majorHAnsi" w:cs="Calibri"/>
                <w:b/>
                <w:sz w:val="20"/>
                <w:szCs w:val="20"/>
              </w:rPr>
            </w:pPr>
            <w:r w:rsidRPr="00F65BAE">
              <w:rPr>
                <w:rFonts w:asciiTheme="majorHAnsi" w:hAnsiTheme="majorHAnsi" w:cs="Calibri"/>
                <w:sz w:val="16"/>
                <w:szCs w:val="20"/>
              </w:rPr>
              <w:t>(injectable)</w:t>
            </w:r>
          </w:p>
        </w:tc>
        <w:tc>
          <w:tcPr>
            <w:tcW w:w="1626" w:type="dxa"/>
            <w:shd w:val="clear" w:color="auto" w:fill="auto"/>
            <w:vAlign w:val="bottom"/>
          </w:tcPr>
          <w:p w14:paraId="62EADCB1" w14:textId="34A9E11C" w:rsidR="00A73A95" w:rsidRPr="00F65BAE" w:rsidRDefault="00A73A95" w:rsidP="00A73A95">
            <w:pPr>
              <w:jc w:val="center"/>
              <w:rPr>
                <w:rFonts w:asciiTheme="majorHAnsi" w:hAnsiTheme="majorHAnsi"/>
              </w:rPr>
            </w:pPr>
            <w:r w:rsidRPr="00F65BAE">
              <w:rPr>
                <w:rFonts w:asciiTheme="majorHAnsi" w:hAnsiTheme="majorHAnsi"/>
              </w:rPr>
              <w:t>|___|</w:t>
            </w:r>
          </w:p>
        </w:tc>
        <w:tc>
          <w:tcPr>
            <w:tcW w:w="1170" w:type="dxa"/>
            <w:gridSpan w:val="2"/>
            <w:shd w:val="clear" w:color="auto" w:fill="auto"/>
            <w:vAlign w:val="bottom"/>
          </w:tcPr>
          <w:p w14:paraId="742DCA22" w14:textId="77777777" w:rsidR="00A73A95" w:rsidRPr="00F65BAE" w:rsidRDefault="00A73A95" w:rsidP="00A73A95">
            <w:pPr>
              <w:jc w:val="center"/>
              <w:rPr>
                <w:rFonts w:asciiTheme="majorHAnsi" w:hAnsiTheme="majorHAnsi"/>
                <w:i/>
                <w:iCs/>
                <w:sz w:val="20"/>
                <w:szCs w:val="24"/>
              </w:rPr>
            </w:pPr>
          </w:p>
          <w:p w14:paraId="67217067" w14:textId="1BB067D3" w:rsidR="00A73A95" w:rsidRPr="00F65BAE" w:rsidRDefault="00A73A95" w:rsidP="00A73A95">
            <w:pPr>
              <w:jc w:val="center"/>
              <w:rPr>
                <w:rFonts w:asciiTheme="majorHAnsi" w:hAnsiTheme="majorHAnsi"/>
                <w:i/>
                <w:iCs/>
                <w:sz w:val="20"/>
                <w:szCs w:val="24"/>
              </w:rPr>
            </w:pPr>
            <w:r w:rsidRPr="00F65BAE">
              <w:rPr>
                <w:rFonts w:asciiTheme="majorHAnsi" w:hAnsiTheme="majorHAnsi"/>
              </w:rPr>
              <w:t>|___|</w:t>
            </w:r>
          </w:p>
        </w:tc>
      </w:tr>
      <w:tr w:rsidR="00A73A95" w:rsidRPr="003133F4" w14:paraId="5FE383B6" w14:textId="77777777" w:rsidTr="00D43915">
        <w:trPr>
          <w:trHeight w:val="341"/>
        </w:trPr>
        <w:tc>
          <w:tcPr>
            <w:tcW w:w="900" w:type="dxa"/>
            <w:shd w:val="clear" w:color="auto" w:fill="auto"/>
            <w:vAlign w:val="bottom"/>
          </w:tcPr>
          <w:p w14:paraId="76D763F8" w14:textId="510847DB" w:rsidR="00A73A95" w:rsidRPr="00F65BAE" w:rsidRDefault="00A73A95" w:rsidP="00A73A95">
            <w:pPr>
              <w:widowControl w:val="0"/>
              <w:tabs>
                <w:tab w:val="center" w:pos="342"/>
                <w:tab w:val="right" w:pos="684"/>
              </w:tabs>
              <w:autoSpaceDE w:val="0"/>
              <w:autoSpaceDN w:val="0"/>
              <w:adjustRightInd w:val="0"/>
              <w:rPr>
                <w:rFonts w:asciiTheme="majorHAnsi" w:hAnsiTheme="majorHAnsi"/>
                <w:b/>
                <w:sz w:val="20"/>
              </w:rPr>
            </w:pPr>
            <w:r w:rsidRPr="00F65BAE">
              <w:rPr>
                <w:rFonts w:asciiTheme="majorHAnsi" w:hAnsiTheme="majorHAnsi"/>
                <w:b/>
                <w:sz w:val="20"/>
              </w:rPr>
              <w:t>Q33a</w:t>
            </w:r>
          </w:p>
        </w:tc>
        <w:tc>
          <w:tcPr>
            <w:tcW w:w="3424" w:type="dxa"/>
            <w:shd w:val="clear" w:color="auto" w:fill="auto"/>
            <w:vAlign w:val="bottom"/>
          </w:tcPr>
          <w:p w14:paraId="402315D5" w14:textId="7765ED9A" w:rsidR="00A73A95" w:rsidRPr="00F65BAE" w:rsidRDefault="00A73A95" w:rsidP="00A73A95">
            <w:pPr>
              <w:widowControl w:val="0"/>
              <w:autoSpaceDE w:val="0"/>
              <w:autoSpaceDN w:val="0"/>
              <w:adjustRightInd w:val="0"/>
              <w:rPr>
                <w:rFonts w:asciiTheme="majorHAnsi" w:hAnsiTheme="majorHAnsi" w:cs="Calibri"/>
                <w:b/>
              </w:rPr>
            </w:pPr>
            <w:r w:rsidRPr="00F65BAE">
              <w:rPr>
                <w:rFonts w:asciiTheme="majorHAnsi" w:hAnsiTheme="majorHAnsi" w:cs="Calibri"/>
                <w:b/>
              </w:rPr>
              <w:t>Implant</w:t>
            </w:r>
          </w:p>
        </w:tc>
        <w:tc>
          <w:tcPr>
            <w:tcW w:w="1634" w:type="dxa"/>
            <w:gridSpan w:val="2"/>
            <w:shd w:val="clear" w:color="auto" w:fill="auto"/>
            <w:vAlign w:val="bottom"/>
          </w:tcPr>
          <w:p w14:paraId="1D096638" w14:textId="5DE1BEFC" w:rsidR="00A73A95" w:rsidRPr="00F65BAE" w:rsidRDefault="00A73A95" w:rsidP="00A73A95">
            <w:pPr>
              <w:jc w:val="center"/>
              <w:rPr>
                <w:rFonts w:asciiTheme="majorHAnsi" w:hAnsiTheme="majorHAnsi"/>
              </w:rPr>
            </w:pPr>
            <w:r w:rsidRPr="00F65BAE">
              <w:rPr>
                <w:rFonts w:asciiTheme="majorHAnsi" w:hAnsiTheme="majorHAnsi"/>
              </w:rPr>
              <w:t>|___|</w:t>
            </w:r>
          </w:p>
        </w:tc>
        <w:tc>
          <w:tcPr>
            <w:tcW w:w="1167" w:type="dxa"/>
            <w:shd w:val="clear" w:color="auto" w:fill="auto"/>
            <w:vAlign w:val="bottom"/>
          </w:tcPr>
          <w:p w14:paraId="3868B6CB" w14:textId="77777777" w:rsidR="00A73A95" w:rsidRPr="00F65BAE" w:rsidRDefault="00A73A95" w:rsidP="00A73A95">
            <w:pPr>
              <w:jc w:val="center"/>
              <w:rPr>
                <w:rFonts w:asciiTheme="majorHAnsi" w:hAnsiTheme="majorHAnsi"/>
                <w:i/>
                <w:iCs/>
                <w:sz w:val="20"/>
                <w:szCs w:val="24"/>
              </w:rPr>
            </w:pPr>
          </w:p>
          <w:p w14:paraId="0CA34405" w14:textId="24395D25" w:rsidR="00A73A95" w:rsidRPr="00F65BAE" w:rsidRDefault="00A73A95" w:rsidP="00A73A95">
            <w:pPr>
              <w:jc w:val="center"/>
              <w:rPr>
                <w:rFonts w:asciiTheme="majorHAnsi" w:hAnsiTheme="majorHAnsi"/>
                <w:i/>
                <w:iCs/>
                <w:sz w:val="20"/>
                <w:szCs w:val="24"/>
              </w:rPr>
            </w:pPr>
            <w:r w:rsidRPr="00F65BAE">
              <w:rPr>
                <w:rFonts w:asciiTheme="majorHAnsi" w:hAnsiTheme="majorHAnsi"/>
              </w:rPr>
              <w:t>|___|</w:t>
            </w:r>
          </w:p>
        </w:tc>
        <w:tc>
          <w:tcPr>
            <w:tcW w:w="730" w:type="dxa"/>
            <w:shd w:val="clear" w:color="auto" w:fill="auto"/>
            <w:vAlign w:val="bottom"/>
          </w:tcPr>
          <w:p w14:paraId="6E7526D7" w14:textId="75790A50" w:rsidR="00A73A95" w:rsidRPr="00F65BAE" w:rsidRDefault="00A73A95" w:rsidP="00A73A95">
            <w:pPr>
              <w:widowControl w:val="0"/>
              <w:tabs>
                <w:tab w:val="center" w:pos="342"/>
                <w:tab w:val="right" w:pos="684"/>
              </w:tabs>
              <w:autoSpaceDE w:val="0"/>
              <w:autoSpaceDN w:val="0"/>
              <w:adjustRightInd w:val="0"/>
              <w:rPr>
                <w:rFonts w:asciiTheme="majorHAnsi" w:hAnsiTheme="majorHAnsi"/>
                <w:b/>
                <w:sz w:val="20"/>
              </w:rPr>
            </w:pPr>
            <w:r w:rsidRPr="00F65BAE">
              <w:rPr>
                <w:rFonts w:asciiTheme="majorHAnsi" w:hAnsiTheme="majorHAnsi"/>
                <w:b/>
                <w:sz w:val="20"/>
              </w:rPr>
              <w:t>Q33b</w:t>
            </w:r>
          </w:p>
        </w:tc>
        <w:tc>
          <w:tcPr>
            <w:tcW w:w="3587" w:type="dxa"/>
            <w:gridSpan w:val="2"/>
            <w:shd w:val="clear" w:color="auto" w:fill="auto"/>
            <w:vAlign w:val="bottom"/>
          </w:tcPr>
          <w:p w14:paraId="1F5FFAB2" w14:textId="23AA420A" w:rsidR="00A73A95" w:rsidRPr="00F65BAE" w:rsidRDefault="00A73A95" w:rsidP="00A73A95">
            <w:pPr>
              <w:widowControl w:val="0"/>
              <w:autoSpaceDE w:val="0"/>
              <w:autoSpaceDN w:val="0"/>
              <w:adjustRightInd w:val="0"/>
              <w:rPr>
                <w:rFonts w:asciiTheme="majorHAnsi" w:hAnsiTheme="majorHAnsi" w:cs="Calibri"/>
                <w:b/>
                <w:sz w:val="20"/>
                <w:szCs w:val="20"/>
              </w:rPr>
            </w:pPr>
            <w:r w:rsidRPr="00F65BAE">
              <w:rPr>
                <w:rFonts w:asciiTheme="majorHAnsi" w:hAnsiTheme="majorHAnsi" w:cs="Calibri"/>
                <w:b/>
                <w:sz w:val="20"/>
                <w:szCs w:val="20"/>
              </w:rPr>
              <w:t xml:space="preserve">Emergency contraceptive </w:t>
            </w:r>
          </w:p>
        </w:tc>
        <w:tc>
          <w:tcPr>
            <w:tcW w:w="1626" w:type="dxa"/>
            <w:shd w:val="clear" w:color="auto" w:fill="auto"/>
            <w:vAlign w:val="bottom"/>
          </w:tcPr>
          <w:p w14:paraId="40214A6B" w14:textId="3C1CA305" w:rsidR="00A73A95" w:rsidRPr="00F65BAE" w:rsidRDefault="00A73A95" w:rsidP="00A73A95">
            <w:pPr>
              <w:jc w:val="center"/>
              <w:rPr>
                <w:rFonts w:asciiTheme="majorHAnsi" w:hAnsiTheme="majorHAnsi"/>
              </w:rPr>
            </w:pPr>
            <w:r w:rsidRPr="00F65BAE">
              <w:rPr>
                <w:rFonts w:asciiTheme="majorHAnsi" w:hAnsiTheme="majorHAnsi"/>
              </w:rPr>
              <w:t>|___|</w:t>
            </w:r>
          </w:p>
        </w:tc>
        <w:tc>
          <w:tcPr>
            <w:tcW w:w="1170" w:type="dxa"/>
            <w:gridSpan w:val="2"/>
            <w:shd w:val="clear" w:color="auto" w:fill="auto"/>
            <w:vAlign w:val="bottom"/>
          </w:tcPr>
          <w:p w14:paraId="31A6BDED" w14:textId="77777777" w:rsidR="00A73A95" w:rsidRPr="00F65BAE" w:rsidRDefault="00A73A95" w:rsidP="00A73A95">
            <w:pPr>
              <w:jc w:val="center"/>
              <w:rPr>
                <w:rFonts w:asciiTheme="majorHAnsi" w:hAnsiTheme="majorHAnsi"/>
                <w:i/>
                <w:iCs/>
                <w:sz w:val="20"/>
                <w:szCs w:val="24"/>
              </w:rPr>
            </w:pPr>
          </w:p>
          <w:p w14:paraId="5830B6D9" w14:textId="64D0EF08" w:rsidR="00A73A95" w:rsidRPr="00F65BAE" w:rsidRDefault="00A73A95" w:rsidP="00A73A95">
            <w:pPr>
              <w:jc w:val="center"/>
              <w:rPr>
                <w:rFonts w:asciiTheme="majorHAnsi" w:hAnsiTheme="majorHAnsi"/>
                <w:i/>
                <w:iCs/>
                <w:sz w:val="20"/>
                <w:szCs w:val="24"/>
              </w:rPr>
            </w:pPr>
            <w:r w:rsidRPr="00F65BAE">
              <w:rPr>
                <w:rFonts w:asciiTheme="majorHAnsi" w:hAnsiTheme="majorHAnsi"/>
              </w:rPr>
              <w:t>|___|</w:t>
            </w:r>
          </w:p>
        </w:tc>
      </w:tr>
      <w:tr w:rsidR="00A73A95" w:rsidRPr="00B43262" w14:paraId="628B671F" w14:textId="77777777" w:rsidTr="00D43915">
        <w:trPr>
          <w:trHeight w:val="197"/>
        </w:trPr>
        <w:tc>
          <w:tcPr>
            <w:tcW w:w="900" w:type="dxa"/>
            <w:shd w:val="clear" w:color="auto" w:fill="auto"/>
            <w:vAlign w:val="bottom"/>
          </w:tcPr>
          <w:p w14:paraId="0D3A0459" w14:textId="77777777" w:rsidR="00A73A95" w:rsidRPr="00F65BAE" w:rsidDel="007C5034" w:rsidRDefault="00A73A95" w:rsidP="00A73A95">
            <w:pPr>
              <w:widowControl w:val="0"/>
              <w:tabs>
                <w:tab w:val="center" w:pos="342"/>
                <w:tab w:val="right" w:pos="684"/>
              </w:tabs>
              <w:autoSpaceDE w:val="0"/>
              <w:autoSpaceDN w:val="0"/>
              <w:adjustRightInd w:val="0"/>
              <w:rPr>
                <w:rFonts w:asciiTheme="majorHAnsi" w:hAnsiTheme="majorHAnsi" w:cs="Calibri"/>
                <w:b/>
                <w:sz w:val="20"/>
                <w:szCs w:val="14"/>
              </w:rPr>
            </w:pPr>
            <w:r w:rsidRPr="00F65BAE">
              <w:rPr>
                <w:rFonts w:asciiTheme="majorHAnsi" w:hAnsiTheme="majorHAnsi"/>
                <w:b/>
                <w:sz w:val="20"/>
              </w:rPr>
              <w:t>Q34.</w:t>
            </w:r>
          </w:p>
        </w:tc>
        <w:tc>
          <w:tcPr>
            <w:tcW w:w="3424" w:type="dxa"/>
            <w:shd w:val="clear" w:color="auto" w:fill="auto"/>
            <w:vAlign w:val="bottom"/>
          </w:tcPr>
          <w:p w14:paraId="05C5938A" w14:textId="77777777" w:rsidR="00A73A95" w:rsidRPr="00F65BAE" w:rsidRDefault="00A73A95" w:rsidP="00A73A95">
            <w:pPr>
              <w:widowControl w:val="0"/>
              <w:autoSpaceDE w:val="0"/>
              <w:autoSpaceDN w:val="0"/>
              <w:adjustRightInd w:val="0"/>
              <w:rPr>
                <w:rFonts w:asciiTheme="majorHAnsi" w:hAnsiTheme="majorHAnsi" w:cs="Calibri"/>
                <w:b/>
                <w:sz w:val="20"/>
                <w:szCs w:val="20"/>
              </w:rPr>
            </w:pPr>
            <w:r w:rsidRPr="00F65BAE">
              <w:rPr>
                <w:rFonts w:asciiTheme="majorHAnsi" w:hAnsiTheme="majorHAnsi" w:cs="Calibri"/>
                <w:b/>
                <w:sz w:val="20"/>
                <w:szCs w:val="20"/>
              </w:rPr>
              <w:t>Ferrous salt</w:t>
            </w:r>
          </w:p>
          <w:p w14:paraId="07B9DA5F" w14:textId="77777777" w:rsidR="00A73A95" w:rsidRPr="00F65BAE" w:rsidRDefault="00A73A95" w:rsidP="00A73A95">
            <w:pPr>
              <w:widowControl w:val="0"/>
              <w:autoSpaceDE w:val="0"/>
              <w:autoSpaceDN w:val="0"/>
              <w:adjustRightInd w:val="0"/>
              <w:rPr>
                <w:rFonts w:asciiTheme="majorHAnsi" w:hAnsiTheme="majorHAnsi" w:cs="Calibri"/>
                <w:sz w:val="16"/>
                <w:szCs w:val="16"/>
              </w:rPr>
            </w:pPr>
            <w:r w:rsidRPr="00F65BAE">
              <w:rPr>
                <w:rFonts w:asciiTheme="majorHAnsi" w:hAnsiTheme="majorHAnsi" w:cs="PalatinoLinotype-Bold"/>
                <w:bCs/>
                <w:sz w:val="16"/>
                <w:szCs w:val="16"/>
                <w:lang w:eastAsia="fr-FR"/>
              </w:rPr>
              <w:t>(oral liquid</w:t>
            </w:r>
            <w:r w:rsidRPr="00F65BAE">
              <w:rPr>
                <w:rFonts w:asciiTheme="majorHAnsi" w:hAnsiTheme="majorHAnsi" w:cs="Calibri"/>
                <w:sz w:val="16"/>
                <w:szCs w:val="16"/>
              </w:rPr>
              <w:t xml:space="preserve"> </w:t>
            </w:r>
            <w:r w:rsidRPr="00F65BAE">
              <w:rPr>
                <w:rFonts w:asciiTheme="majorHAnsi" w:hAnsiTheme="majorHAnsi" w:cs="PalatinoLinotype-Bold"/>
                <w:bCs/>
                <w:sz w:val="16"/>
                <w:szCs w:val="16"/>
                <w:lang w:eastAsia="fr-FR"/>
              </w:rPr>
              <w:t>OR tablet</w:t>
            </w:r>
            <w:r w:rsidRPr="00F65BAE">
              <w:rPr>
                <w:rFonts w:asciiTheme="majorHAnsi" w:hAnsiTheme="majorHAnsi" w:cs="PalatinoLinotype-Roman"/>
                <w:sz w:val="16"/>
                <w:szCs w:val="16"/>
                <w:lang w:eastAsia="fr-FR"/>
              </w:rPr>
              <w:t>)</w:t>
            </w:r>
          </w:p>
        </w:tc>
        <w:tc>
          <w:tcPr>
            <w:tcW w:w="1634" w:type="dxa"/>
            <w:gridSpan w:val="2"/>
            <w:shd w:val="clear" w:color="auto" w:fill="auto"/>
            <w:vAlign w:val="bottom"/>
          </w:tcPr>
          <w:p w14:paraId="7FFB1BB1" w14:textId="77777777" w:rsidR="00A73A95" w:rsidRPr="00F65BAE" w:rsidRDefault="00A73A95" w:rsidP="00A73A95">
            <w:pPr>
              <w:widowControl w:val="0"/>
              <w:autoSpaceDE w:val="0"/>
              <w:autoSpaceDN w:val="0"/>
              <w:adjustRightInd w:val="0"/>
              <w:jc w:val="center"/>
              <w:rPr>
                <w:rFonts w:asciiTheme="majorHAnsi" w:hAnsiTheme="majorHAnsi"/>
              </w:rPr>
            </w:pPr>
            <w:r w:rsidRPr="00F65BAE">
              <w:rPr>
                <w:rFonts w:asciiTheme="majorHAnsi" w:hAnsiTheme="majorHAnsi"/>
              </w:rPr>
              <w:t>|___|</w:t>
            </w:r>
          </w:p>
        </w:tc>
        <w:tc>
          <w:tcPr>
            <w:tcW w:w="1167" w:type="dxa"/>
            <w:shd w:val="clear" w:color="auto" w:fill="auto"/>
            <w:vAlign w:val="bottom"/>
          </w:tcPr>
          <w:p w14:paraId="5F624372" w14:textId="77777777" w:rsidR="00A73A95" w:rsidRPr="00F65BAE" w:rsidRDefault="00A73A95" w:rsidP="00A73A95">
            <w:pPr>
              <w:widowControl w:val="0"/>
              <w:autoSpaceDE w:val="0"/>
              <w:autoSpaceDN w:val="0"/>
              <w:adjustRightInd w:val="0"/>
              <w:jc w:val="center"/>
              <w:rPr>
                <w:rFonts w:asciiTheme="majorHAnsi" w:hAnsiTheme="majorHAnsi"/>
              </w:rPr>
            </w:pPr>
          </w:p>
          <w:p w14:paraId="57C246DA" w14:textId="77777777" w:rsidR="00A73A95" w:rsidRPr="00F65BAE" w:rsidRDefault="00A73A95" w:rsidP="00A73A95">
            <w:pPr>
              <w:widowControl w:val="0"/>
              <w:autoSpaceDE w:val="0"/>
              <w:autoSpaceDN w:val="0"/>
              <w:adjustRightInd w:val="0"/>
              <w:jc w:val="center"/>
              <w:rPr>
                <w:rFonts w:asciiTheme="majorHAnsi" w:hAnsiTheme="majorHAnsi"/>
              </w:rPr>
            </w:pPr>
            <w:r w:rsidRPr="00F65BAE">
              <w:rPr>
                <w:rFonts w:asciiTheme="majorHAnsi" w:hAnsiTheme="majorHAnsi"/>
              </w:rPr>
              <w:t>|___|</w:t>
            </w:r>
          </w:p>
        </w:tc>
        <w:tc>
          <w:tcPr>
            <w:tcW w:w="730" w:type="dxa"/>
            <w:shd w:val="clear" w:color="auto" w:fill="auto"/>
            <w:vAlign w:val="bottom"/>
          </w:tcPr>
          <w:p w14:paraId="5324FC40" w14:textId="77777777" w:rsidR="00A73A95" w:rsidRPr="00F65BAE" w:rsidDel="007C5034" w:rsidRDefault="00A73A95" w:rsidP="00A73A95">
            <w:pPr>
              <w:widowControl w:val="0"/>
              <w:tabs>
                <w:tab w:val="center" w:pos="342"/>
                <w:tab w:val="right" w:pos="684"/>
              </w:tabs>
              <w:autoSpaceDE w:val="0"/>
              <w:autoSpaceDN w:val="0"/>
              <w:adjustRightInd w:val="0"/>
              <w:rPr>
                <w:rFonts w:asciiTheme="majorHAnsi" w:hAnsiTheme="majorHAnsi" w:cs="Calibri"/>
                <w:b/>
                <w:sz w:val="20"/>
                <w:szCs w:val="14"/>
              </w:rPr>
            </w:pPr>
            <w:r w:rsidRPr="00F65BAE">
              <w:rPr>
                <w:rFonts w:asciiTheme="majorHAnsi" w:hAnsiTheme="majorHAnsi"/>
                <w:b/>
                <w:sz w:val="20"/>
              </w:rPr>
              <w:t>Q35.</w:t>
            </w:r>
          </w:p>
        </w:tc>
        <w:tc>
          <w:tcPr>
            <w:tcW w:w="3587" w:type="dxa"/>
            <w:gridSpan w:val="2"/>
            <w:shd w:val="clear" w:color="auto" w:fill="auto"/>
            <w:vAlign w:val="bottom"/>
          </w:tcPr>
          <w:p w14:paraId="4CEE0209" w14:textId="5DC1AD45" w:rsidR="00A73A95" w:rsidRPr="00F65BAE" w:rsidRDefault="00A73A95" w:rsidP="00A73A95">
            <w:pPr>
              <w:autoSpaceDE w:val="0"/>
              <w:autoSpaceDN w:val="0"/>
              <w:adjustRightInd w:val="0"/>
              <w:rPr>
                <w:rFonts w:asciiTheme="majorHAnsi" w:hAnsiTheme="majorHAnsi" w:cs="PalatinoLinotype-Bold"/>
                <w:b/>
                <w:bCs/>
                <w:sz w:val="19"/>
                <w:szCs w:val="19"/>
                <w:lang w:eastAsia="fr-FR"/>
              </w:rPr>
            </w:pPr>
            <w:r w:rsidRPr="00F65BAE">
              <w:rPr>
                <w:rFonts w:asciiTheme="majorHAnsi" w:hAnsiTheme="majorHAnsi" w:cs="PalatinoLinotype-Bold"/>
                <w:b/>
                <w:bCs/>
                <w:sz w:val="19"/>
                <w:szCs w:val="19"/>
                <w:lang w:eastAsia="fr-FR"/>
              </w:rPr>
              <w:t>Ferrous salt and folic acid</w:t>
            </w:r>
          </w:p>
          <w:p w14:paraId="61D0E47D" w14:textId="77777777" w:rsidR="00A73A95" w:rsidRPr="00F65BAE" w:rsidRDefault="00A73A95" w:rsidP="00A73A95">
            <w:pPr>
              <w:autoSpaceDE w:val="0"/>
              <w:autoSpaceDN w:val="0"/>
              <w:adjustRightInd w:val="0"/>
              <w:rPr>
                <w:rFonts w:asciiTheme="majorHAnsi" w:hAnsiTheme="majorHAnsi" w:cs="PalatinoLinotype-Roman"/>
                <w:sz w:val="16"/>
                <w:szCs w:val="16"/>
                <w:lang w:eastAsia="fr-FR"/>
              </w:rPr>
            </w:pPr>
            <w:r w:rsidRPr="00F65BAE">
              <w:rPr>
                <w:rFonts w:asciiTheme="majorHAnsi" w:hAnsiTheme="majorHAnsi" w:cs="PalatinoLinotype-Bold"/>
                <w:bCs/>
                <w:sz w:val="16"/>
                <w:szCs w:val="16"/>
                <w:lang w:eastAsia="fr-FR"/>
              </w:rPr>
              <w:t>(tablets/capsules</w:t>
            </w:r>
            <w:r w:rsidRPr="00F65BAE">
              <w:rPr>
                <w:rFonts w:asciiTheme="majorHAnsi" w:hAnsiTheme="majorHAnsi" w:cs="PalatinoLinotype-Roman"/>
                <w:sz w:val="16"/>
                <w:szCs w:val="16"/>
                <w:lang w:eastAsia="fr-FR"/>
              </w:rPr>
              <w:t>)</w:t>
            </w:r>
          </w:p>
        </w:tc>
        <w:tc>
          <w:tcPr>
            <w:tcW w:w="1626" w:type="dxa"/>
            <w:shd w:val="clear" w:color="auto" w:fill="auto"/>
            <w:vAlign w:val="bottom"/>
          </w:tcPr>
          <w:p w14:paraId="25DA8BB8" w14:textId="77777777" w:rsidR="00A73A95" w:rsidRPr="00F65BAE" w:rsidRDefault="00A73A95" w:rsidP="00A73A95">
            <w:pPr>
              <w:widowControl w:val="0"/>
              <w:autoSpaceDE w:val="0"/>
              <w:autoSpaceDN w:val="0"/>
              <w:adjustRightInd w:val="0"/>
              <w:jc w:val="center"/>
              <w:rPr>
                <w:rFonts w:asciiTheme="majorHAnsi" w:hAnsiTheme="majorHAnsi"/>
              </w:rPr>
            </w:pPr>
            <w:r w:rsidRPr="00F65BAE">
              <w:rPr>
                <w:rFonts w:asciiTheme="majorHAnsi" w:hAnsiTheme="majorHAnsi"/>
              </w:rPr>
              <w:t>|___|</w:t>
            </w:r>
          </w:p>
        </w:tc>
        <w:tc>
          <w:tcPr>
            <w:tcW w:w="1170" w:type="dxa"/>
            <w:gridSpan w:val="2"/>
            <w:shd w:val="clear" w:color="auto" w:fill="auto"/>
            <w:vAlign w:val="bottom"/>
          </w:tcPr>
          <w:p w14:paraId="4C2ED26E" w14:textId="77777777" w:rsidR="00A73A95" w:rsidRPr="00F65BAE" w:rsidRDefault="00A73A95" w:rsidP="00A73A95">
            <w:pPr>
              <w:widowControl w:val="0"/>
              <w:autoSpaceDE w:val="0"/>
              <w:autoSpaceDN w:val="0"/>
              <w:adjustRightInd w:val="0"/>
              <w:jc w:val="center"/>
              <w:rPr>
                <w:rFonts w:asciiTheme="majorHAnsi" w:hAnsiTheme="majorHAnsi"/>
              </w:rPr>
            </w:pPr>
          </w:p>
          <w:p w14:paraId="3B4BB5D4" w14:textId="77777777" w:rsidR="00A73A95" w:rsidRPr="00F65BAE" w:rsidRDefault="00A73A95" w:rsidP="00A73A95">
            <w:pPr>
              <w:widowControl w:val="0"/>
              <w:autoSpaceDE w:val="0"/>
              <w:autoSpaceDN w:val="0"/>
              <w:adjustRightInd w:val="0"/>
              <w:jc w:val="center"/>
              <w:rPr>
                <w:rFonts w:asciiTheme="majorHAnsi" w:hAnsiTheme="majorHAnsi"/>
              </w:rPr>
            </w:pPr>
            <w:r w:rsidRPr="00F65BAE">
              <w:rPr>
                <w:rFonts w:asciiTheme="majorHAnsi" w:hAnsiTheme="majorHAnsi"/>
              </w:rPr>
              <w:t>|___|</w:t>
            </w:r>
          </w:p>
        </w:tc>
      </w:tr>
      <w:tr w:rsidR="00A73A95" w:rsidRPr="00B43262" w14:paraId="34436B6D" w14:textId="77777777" w:rsidTr="00D43915">
        <w:trPr>
          <w:trHeight w:val="341"/>
        </w:trPr>
        <w:tc>
          <w:tcPr>
            <w:tcW w:w="900" w:type="dxa"/>
            <w:shd w:val="clear" w:color="auto" w:fill="auto"/>
            <w:vAlign w:val="bottom"/>
          </w:tcPr>
          <w:p w14:paraId="18FFF9B0" w14:textId="77777777" w:rsidR="00A73A95" w:rsidRPr="00B43262" w:rsidDel="007C5034" w:rsidRDefault="00A73A95" w:rsidP="00A73A95">
            <w:pPr>
              <w:widowControl w:val="0"/>
              <w:tabs>
                <w:tab w:val="center" w:pos="342"/>
                <w:tab w:val="right" w:pos="684"/>
              </w:tabs>
              <w:autoSpaceDE w:val="0"/>
              <w:autoSpaceDN w:val="0"/>
              <w:adjustRightInd w:val="0"/>
              <w:rPr>
                <w:rFonts w:asciiTheme="majorHAnsi" w:hAnsiTheme="majorHAnsi" w:cs="Calibri"/>
                <w:b/>
                <w:sz w:val="20"/>
                <w:szCs w:val="14"/>
              </w:rPr>
            </w:pPr>
            <w:r w:rsidRPr="00B43262">
              <w:rPr>
                <w:rFonts w:asciiTheme="majorHAnsi" w:hAnsiTheme="majorHAnsi"/>
                <w:b/>
                <w:sz w:val="20"/>
              </w:rPr>
              <w:t>Q36.</w:t>
            </w:r>
          </w:p>
        </w:tc>
        <w:tc>
          <w:tcPr>
            <w:tcW w:w="3424" w:type="dxa"/>
            <w:shd w:val="clear" w:color="auto" w:fill="auto"/>
            <w:vAlign w:val="bottom"/>
          </w:tcPr>
          <w:p w14:paraId="2F1A9E38" w14:textId="77777777" w:rsidR="00A73A95" w:rsidRPr="00B43262" w:rsidRDefault="00A73A95" w:rsidP="00A73A95">
            <w:pPr>
              <w:widowControl w:val="0"/>
              <w:autoSpaceDE w:val="0"/>
              <w:autoSpaceDN w:val="0"/>
              <w:adjustRightInd w:val="0"/>
              <w:rPr>
                <w:rFonts w:asciiTheme="majorHAnsi" w:hAnsiTheme="majorHAnsi" w:cs="PalatinoLinotype-Bold"/>
                <w:b/>
                <w:bCs/>
                <w:sz w:val="19"/>
                <w:szCs w:val="19"/>
                <w:lang w:eastAsia="fr-FR"/>
              </w:rPr>
            </w:pPr>
            <w:r w:rsidRPr="00B43262">
              <w:rPr>
                <w:rFonts w:asciiTheme="majorHAnsi" w:hAnsiTheme="majorHAnsi" w:cs="PalatinoLinotype-Bold"/>
                <w:b/>
                <w:bCs/>
                <w:sz w:val="19"/>
                <w:szCs w:val="19"/>
                <w:lang w:eastAsia="fr-FR"/>
              </w:rPr>
              <w:t>Folic Acid</w:t>
            </w:r>
          </w:p>
          <w:p w14:paraId="2B34968C" w14:textId="77777777" w:rsidR="00A73A95" w:rsidRPr="00B43262" w:rsidRDefault="00A73A95" w:rsidP="00A73A95">
            <w:pPr>
              <w:widowControl w:val="0"/>
              <w:autoSpaceDE w:val="0"/>
              <w:autoSpaceDN w:val="0"/>
              <w:adjustRightInd w:val="0"/>
              <w:rPr>
                <w:rFonts w:asciiTheme="majorHAnsi" w:hAnsiTheme="majorHAnsi" w:cs="Calibri"/>
                <w:sz w:val="16"/>
                <w:szCs w:val="16"/>
              </w:rPr>
            </w:pPr>
            <w:r w:rsidRPr="00B43262">
              <w:rPr>
                <w:rFonts w:asciiTheme="majorHAnsi" w:hAnsiTheme="majorHAnsi" w:cs="PalatinoLinotype-Bold"/>
                <w:bCs/>
                <w:sz w:val="16"/>
                <w:szCs w:val="16"/>
                <w:lang w:eastAsia="fr-FR"/>
              </w:rPr>
              <w:t>(tablets/capsules</w:t>
            </w:r>
            <w:r w:rsidRPr="00B43262">
              <w:rPr>
                <w:rFonts w:asciiTheme="majorHAnsi" w:hAnsiTheme="majorHAnsi" w:cs="PalatinoLinotype-Roman"/>
                <w:sz w:val="16"/>
                <w:szCs w:val="16"/>
                <w:lang w:eastAsia="fr-FR"/>
              </w:rPr>
              <w:t>)</w:t>
            </w:r>
          </w:p>
        </w:tc>
        <w:tc>
          <w:tcPr>
            <w:tcW w:w="1634" w:type="dxa"/>
            <w:gridSpan w:val="2"/>
            <w:shd w:val="clear" w:color="auto" w:fill="auto"/>
            <w:vAlign w:val="bottom"/>
          </w:tcPr>
          <w:p w14:paraId="1B804849" w14:textId="77777777" w:rsidR="00A73A95" w:rsidRPr="00B43262" w:rsidRDefault="00A73A95" w:rsidP="00A73A95">
            <w:pPr>
              <w:widowControl w:val="0"/>
              <w:autoSpaceDE w:val="0"/>
              <w:autoSpaceDN w:val="0"/>
              <w:adjustRightInd w:val="0"/>
              <w:jc w:val="center"/>
              <w:rPr>
                <w:rFonts w:asciiTheme="majorHAnsi" w:hAnsiTheme="majorHAnsi"/>
              </w:rPr>
            </w:pPr>
            <w:r w:rsidRPr="00B43262">
              <w:rPr>
                <w:rFonts w:asciiTheme="majorHAnsi" w:hAnsiTheme="majorHAnsi"/>
              </w:rPr>
              <w:t>|___|</w:t>
            </w:r>
          </w:p>
        </w:tc>
        <w:tc>
          <w:tcPr>
            <w:tcW w:w="1167" w:type="dxa"/>
            <w:shd w:val="clear" w:color="auto" w:fill="auto"/>
            <w:vAlign w:val="bottom"/>
          </w:tcPr>
          <w:p w14:paraId="2361E0AD" w14:textId="77777777" w:rsidR="00A73A95" w:rsidRPr="00B43262" w:rsidRDefault="00A73A95" w:rsidP="00A73A95">
            <w:pPr>
              <w:widowControl w:val="0"/>
              <w:autoSpaceDE w:val="0"/>
              <w:autoSpaceDN w:val="0"/>
              <w:adjustRightInd w:val="0"/>
              <w:jc w:val="center"/>
              <w:rPr>
                <w:rFonts w:asciiTheme="majorHAnsi" w:hAnsiTheme="majorHAnsi"/>
              </w:rPr>
            </w:pPr>
          </w:p>
          <w:p w14:paraId="7CF5239C" w14:textId="77777777" w:rsidR="00A73A95" w:rsidRPr="00B43262" w:rsidRDefault="00A73A95" w:rsidP="00A73A95">
            <w:pPr>
              <w:widowControl w:val="0"/>
              <w:autoSpaceDE w:val="0"/>
              <w:autoSpaceDN w:val="0"/>
              <w:adjustRightInd w:val="0"/>
              <w:jc w:val="center"/>
              <w:rPr>
                <w:rFonts w:asciiTheme="majorHAnsi" w:hAnsiTheme="majorHAnsi"/>
              </w:rPr>
            </w:pPr>
            <w:r w:rsidRPr="00B43262">
              <w:rPr>
                <w:rFonts w:asciiTheme="majorHAnsi" w:hAnsiTheme="majorHAnsi"/>
              </w:rPr>
              <w:t>|___|</w:t>
            </w:r>
          </w:p>
        </w:tc>
        <w:tc>
          <w:tcPr>
            <w:tcW w:w="730" w:type="dxa"/>
            <w:shd w:val="clear" w:color="auto" w:fill="auto"/>
            <w:vAlign w:val="bottom"/>
          </w:tcPr>
          <w:p w14:paraId="636424E9" w14:textId="77777777" w:rsidR="00A73A95" w:rsidRPr="00B43262" w:rsidDel="007C5034" w:rsidRDefault="00A73A95" w:rsidP="00A73A95">
            <w:pPr>
              <w:widowControl w:val="0"/>
              <w:tabs>
                <w:tab w:val="center" w:pos="342"/>
                <w:tab w:val="right" w:pos="684"/>
              </w:tabs>
              <w:autoSpaceDE w:val="0"/>
              <w:autoSpaceDN w:val="0"/>
              <w:adjustRightInd w:val="0"/>
              <w:rPr>
                <w:rFonts w:asciiTheme="majorHAnsi" w:hAnsiTheme="majorHAnsi" w:cs="Calibri"/>
                <w:b/>
                <w:sz w:val="20"/>
                <w:szCs w:val="14"/>
              </w:rPr>
            </w:pPr>
            <w:r w:rsidRPr="00B43262">
              <w:rPr>
                <w:rFonts w:asciiTheme="majorHAnsi" w:hAnsiTheme="majorHAnsi"/>
                <w:b/>
                <w:sz w:val="20"/>
              </w:rPr>
              <w:t>Q37.</w:t>
            </w:r>
          </w:p>
        </w:tc>
        <w:tc>
          <w:tcPr>
            <w:tcW w:w="3587" w:type="dxa"/>
            <w:gridSpan w:val="2"/>
            <w:shd w:val="clear" w:color="auto" w:fill="auto"/>
            <w:vAlign w:val="bottom"/>
          </w:tcPr>
          <w:p w14:paraId="13E8E79F" w14:textId="77777777" w:rsidR="00A73A95" w:rsidRPr="00B43262" w:rsidRDefault="00A73A95" w:rsidP="00A73A95">
            <w:pPr>
              <w:widowControl w:val="0"/>
              <w:autoSpaceDE w:val="0"/>
              <w:autoSpaceDN w:val="0"/>
              <w:adjustRightInd w:val="0"/>
              <w:rPr>
                <w:rFonts w:asciiTheme="majorHAnsi" w:hAnsiTheme="majorHAnsi"/>
              </w:rPr>
            </w:pPr>
            <w:r w:rsidRPr="00B43262">
              <w:rPr>
                <w:rFonts w:asciiTheme="majorHAnsi" w:hAnsiTheme="majorHAnsi"/>
                <w:b/>
                <w:sz w:val="20"/>
              </w:rPr>
              <w:t>Sulfadoxine/pyrimethamine</w:t>
            </w:r>
            <w:r w:rsidRPr="00B43262">
              <w:rPr>
                <w:rFonts w:asciiTheme="majorHAnsi" w:hAnsiTheme="majorHAnsi"/>
              </w:rPr>
              <w:t xml:space="preserve"> </w:t>
            </w:r>
          </w:p>
          <w:p w14:paraId="690A8498" w14:textId="77777777" w:rsidR="00A73A95" w:rsidRPr="00B43262" w:rsidRDefault="00A73A95" w:rsidP="00A73A95">
            <w:pPr>
              <w:widowControl w:val="0"/>
              <w:autoSpaceDE w:val="0"/>
              <w:autoSpaceDN w:val="0"/>
              <w:adjustRightInd w:val="0"/>
              <w:rPr>
                <w:rFonts w:asciiTheme="majorHAnsi" w:hAnsiTheme="majorHAnsi"/>
                <w:b/>
                <w:sz w:val="18"/>
              </w:rPr>
            </w:pPr>
            <w:r w:rsidRPr="00B43262">
              <w:rPr>
                <w:rFonts w:asciiTheme="majorHAnsi" w:hAnsiTheme="majorHAnsi"/>
                <w:b/>
                <w:sz w:val="18"/>
              </w:rPr>
              <w:t xml:space="preserve">(Fansidar) </w:t>
            </w:r>
          </w:p>
          <w:p w14:paraId="538DA025" w14:textId="77777777" w:rsidR="00A73A95" w:rsidRPr="00B43262" w:rsidRDefault="00A73A95" w:rsidP="00A73A95">
            <w:pPr>
              <w:widowControl w:val="0"/>
              <w:autoSpaceDE w:val="0"/>
              <w:autoSpaceDN w:val="0"/>
              <w:adjustRightInd w:val="0"/>
              <w:rPr>
                <w:rFonts w:asciiTheme="majorHAnsi" w:hAnsiTheme="majorHAnsi" w:cs="Times"/>
                <w:b/>
                <w:szCs w:val="20"/>
              </w:rPr>
            </w:pPr>
            <w:r w:rsidRPr="00B43262">
              <w:rPr>
                <w:rFonts w:asciiTheme="majorHAnsi" w:hAnsiTheme="majorHAnsi"/>
                <w:sz w:val="18"/>
              </w:rPr>
              <w:t>(tablets/capsules)</w:t>
            </w:r>
          </w:p>
        </w:tc>
        <w:tc>
          <w:tcPr>
            <w:tcW w:w="1626" w:type="dxa"/>
            <w:shd w:val="clear" w:color="auto" w:fill="auto"/>
            <w:vAlign w:val="bottom"/>
          </w:tcPr>
          <w:p w14:paraId="7B459EFA" w14:textId="77777777" w:rsidR="00A73A95" w:rsidRPr="00B43262" w:rsidRDefault="00A73A95" w:rsidP="00A73A95">
            <w:pPr>
              <w:widowControl w:val="0"/>
              <w:autoSpaceDE w:val="0"/>
              <w:autoSpaceDN w:val="0"/>
              <w:adjustRightInd w:val="0"/>
              <w:jc w:val="center"/>
              <w:rPr>
                <w:rFonts w:asciiTheme="majorHAnsi" w:hAnsiTheme="majorHAnsi"/>
              </w:rPr>
            </w:pPr>
            <w:r w:rsidRPr="00B43262">
              <w:rPr>
                <w:rFonts w:asciiTheme="majorHAnsi" w:hAnsiTheme="majorHAnsi"/>
              </w:rPr>
              <w:t>|___|</w:t>
            </w:r>
          </w:p>
        </w:tc>
        <w:tc>
          <w:tcPr>
            <w:tcW w:w="1170" w:type="dxa"/>
            <w:gridSpan w:val="2"/>
            <w:shd w:val="clear" w:color="auto" w:fill="auto"/>
            <w:vAlign w:val="bottom"/>
          </w:tcPr>
          <w:p w14:paraId="38F0E078" w14:textId="77777777" w:rsidR="00A73A95" w:rsidRPr="00B43262" w:rsidRDefault="00A73A95" w:rsidP="00A73A95">
            <w:pPr>
              <w:widowControl w:val="0"/>
              <w:autoSpaceDE w:val="0"/>
              <w:autoSpaceDN w:val="0"/>
              <w:adjustRightInd w:val="0"/>
              <w:jc w:val="center"/>
              <w:rPr>
                <w:rFonts w:asciiTheme="majorHAnsi" w:hAnsiTheme="majorHAnsi"/>
              </w:rPr>
            </w:pPr>
          </w:p>
          <w:p w14:paraId="0BE03AFB" w14:textId="77777777" w:rsidR="00A73A95" w:rsidRPr="00B43262" w:rsidRDefault="00A73A95" w:rsidP="00A73A95">
            <w:pPr>
              <w:widowControl w:val="0"/>
              <w:autoSpaceDE w:val="0"/>
              <w:autoSpaceDN w:val="0"/>
              <w:adjustRightInd w:val="0"/>
              <w:jc w:val="center"/>
              <w:rPr>
                <w:rFonts w:asciiTheme="majorHAnsi" w:hAnsiTheme="majorHAnsi"/>
              </w:rPr>
            </w:pPr>
            <w:r w:rsidRPr="00B43262">
              <w:rPr>
                <w:rFonts w:asciiTheme="majorHAnsi" w:hAnsiTheme="majorHAnsi"/>
              </w:rPr>
              <w:t>|___|</w:t>
            </w:r>
          </w:p>
        </w:tc>
      </w:tr>
      <w:tr w:rsidR="00A73A95" w:rsidRPr="00B43262" w14:paraId="6DD92DC5" w14:textId="77777777" w:rsidTr="00D43915">
        <w:trPr>
          <w:trHeight w:val="332"/>
        </w:trPr>
        <w:tc>
          <w:tcPr>
            <w:tcW w:w="14238" w:type="dxa"/>
            <w:gridSpan w:val="11"/>
            <w:shd w:val="clear" w:color="auto" w:fill="auto"/>
            <w:vAlign w:val="center"/>
          </w:tcPr>
          <w:p w14:paraId="197D0FF0" w14:textId="77777777" w:rsidR="00A73A95" w:rsidRPr="00B43262" w:rsidRDefault="00A73A95" w:rsidP="00A73A95">
            <w:pPr>
              <w:rPr>
                <w:rFonts w:asciiTheme="majorHAnsi" w:hAnsiTheme="majorHAnsi"/>
                <w:b/>
              </w:rPr>
            </w:pPr>
            <w:r w:rsidRPr="00B43262">
              <w:rPr>
                <w:rFonts w:asciiTheme="majorHAnsi" w:hAnsiTheme="majorHAnsi"/>
                <w:b/>
              </w:rPr>
              <w:br w:type="page"/>
              <w:t>Essential medications for children</w:t>
            </w:r>
          </w:p>
        </w:tc>
      </w:tr>
      <w:tr w:rsidR="00A73A95" w:rsidRPr="00B43262" w14:paraId="3ABD38D1" w14:textId="77777777" w:rsidTr="00D43915">
        <w:trPr>
          <w:trHeight w:val="341"/>
        </w:trPr>
        <w:tc>
          <w:tcPr>
            <w:tcW w:w="900" w:type="dxa"/>
            <w:shd w:val="clear" w:color="auto" w:fill="auto"/>
            <w:vAlign w:val="bottom"/>
          </w:tcPr>
          <w:p w14:paraId="3FBDD8A0" w14:textId="77777777" w:rsidR="00A73A95" w:rsidRPr="00B43262" w:rsidDel="007C5034" w:rsidRDefault="00A73A95" w:rsidP="00A73A95">
            <w:pPr>
              <w:widowControl w:val="0"/>
              <w:tabs>
                <w:tab w:val="center" w:pos="342"/>
                <w:tab w:val="right" w:pos="684"/>
              </w:tabs>
              <w:autoSpaceDE w:val="0"/>
              <w:autoSpaceDN w:val="0"/>
              <w:adjustRightInd w:val="0"/>
              <w:rPr>
                <w:rFonts w:asciiTheme="majorHAnsi" w:hAnsiTheme="majorHAnsi" w:cs="Calibri"/>
                <w:b/>
                <w:sz w:val="20"/>
                <w:szCs w:val="14"/>
              </w:rPr>
            </w:pPr>
            <w:r w:rsidRPr="00B43262">
              <w:rPr>
                <w:rFonts w:asciiTheme="majorHAnsi" w:hAnsiTheme="majorHAnsi"/>
                <w:b/>
                <w:sz w:val="20"/>
              </w:rPr>
              <w:t>Q38.</w:t>
            </w:r>
          </w:p>
        </w:tc>
        <w:tc>
          <w:tcPr>
            <w:tcW w:w="3424" w:type="dxa"/>
            <w:shd w:val="clear" w:color="auto" w:fill="auto"/>
            <w:vAlign w:val="bottom"/>
          </w:tcPr>
          <w:p w14:paraId="712C47EA" w14:textId="77777777" w:rsidR="00A73A95" w:rsidRPr="00B43262" w:rsidRDefault="00A73A95" w:rsidP="00A73A95">
            <w:pPr>
              <w:widowControl w:val="0"/>
              <w:autoSpaceDE w:val="0"/>
              <w:autoSpaceDN w:val="0"/>
              <w:adjustRightInd w:val="0"/>
              <w:rPr>
                <w:rFonts w:asciiTheme="majorHAnsi" w:hAnsiTheme="majorHAnsi"/>
                <w:b/>
                <w:sz w:val="20"/>
              </w:rPr>
            </w:pPr>
            <w:r w:rsidRPr="00B43262">
              <w:rPr>
                <w:rFonts w:asciiTheme="majorHAnsi" w:hAnsiTheme="majorHAnsi"/>
                <w:b/>
                <w:sz w:val="20"/>
              </w:rPr>
              <w:t xml:space="preserve">Paracetamol </w:t>
            </w:r>
          </w:p>
          <w:p w14:paraId="4ACFDB63" w14:textId="77777777" w:rsidR="00A73A95" w:rsidRPr="00B43262" w:rsidRDefault="00A73A95" w:rsidP="00A73A95">
            <w:pPr>
              <w:widowControl w:val="0"/>
              <w:autoSpaceDE w:val="0"/>
              <w:autoSpaceDN w:val="0"/>
              <w:adjustRightInd w:val="0"/>
              <w:rPr>
                <w:rFonts w:asciiTheme="majorHAnsi" w:hAnsiTheme="majorHAnsi" w:cs="Calibri"/>
                <w:b/>
                <w:sz w:val="20"/>
                <w:szCs w:val="20"/>
              </w:rPr>
            </w:pPr>
            <w:r w:rsidRPr="00B43262">
              <w:rPr>
                <w:rFonts w:asciiTheme="majorHAnsi" w:hAnsiTheme="majorHAnsi"/>
                <w:sz w:val="16"/>
              </w:rPr>
              <w:t>(oral liquid )</w:t>
            </w:r>
          </w:p>
        </w:tc>
        <w:tc>
          <w:tcPr>
            <w:tcW w:w="1634" w:type="dxa"/>
            <w:gridSpan w:val="2"/>
            <w:shd w:val="clear" w:color="auto" w:fill="auto"/>
            <w:vAlign w:val="bottom"/>
          </w:tcPr>
          <w:p w14:paraId="232036B7" w14:textId="77777777" w:rsidR="00A73A95" w:rsidRPr="00B43262" w:rsidRDefault="00A73A95" w:rsidP="00A73A95">
            <w:pPr>
              <w:jc w:val="center"/>
              <w:rPr>
                <w:rFonts w:asciiTheme="majorHAnsi" w:hAnsiTheme="majorHAnsi"/>
              </w:rPr>
            </w:pPr>
            <w:r w:rsidRPr="00B43262">
              <w:rPr>
                <w:rFonts w:asciiTheme="majorHAnsi" w:hAnsiTheme="majorHAnsi"/>
              </w:rPr>
              <w:t>|___|</w:t>
            </w:r>
          </w:p>
        </w:tc>
        <w:tc>
          <w:tcPr>
            <w:tcW w:w="1167" w:type="dxa"/>
            <w:shd w:val="clear" w:color="auto" w:fill="auto"/>
            <w:vAlign w:val="bottom"/>
          </w:tcPr>
          <w:p w14:paraId="25DFC47A" w14:textId="77777777" w:rsidR="00A73A95" w:rsidRPr="00B43262" w:rsidRDefault="00A73A95" w:rsidP="00A73A95">
            <w:pPr>
              <w:jc w:val="center"/>
              <w:rPr>
                <w:rFonts w:asciiTheme="majorHAnsi" w:hAnsiTheme="majorHAnsi"/>
              </w:rPr>
            </w:pPr>
          </w:p>
          <w:p w14:paraId="1481466D" w14:textId="77777777" w:rsidR="00A73A95" w:rsidRPr="00B43262" w:rsidRDefault="00A73A95" w:rsidP="00A73A95">
            <w:pPr>
              <w:jc w:val="center"/>
              <w:rPr>
                <w:rFonts w:asciiTheme="majorHAnsi" w:hAnsiTheme="majorHAnsi"/>
              </w:rPr>
            </w:pPr>
            <w:r w:rsidRPr="00B43262">
              <w:rPr>
                <w:rFonts w:asciiTheme="majorHAnsi" w:hAnsiTheme="majorHAnsi"/>
              </w:rPr>
              <w:t>|___|</w:t>
            </w:r>
          </w:p>
        </w:tc>
        <w:tc>
          <w:tcPr>
            <w:tcW w:w="730" w:type="dxa"/>
            <w:shd w:val="clear" w:color="auto" w:fill="auto"/>
            <w:vAlign w:val="bottom"/>
          </w:tcPr>
          <w:p w14:paraId="3E778FBA" w14:textId="77777777" w:rsidR="00A73A95" w:rsidRPr="00B43262" w:rsidDel="007C5034" w:rsidRDefault="00A73A95" w:rsidP="00A73A95">
            <w:pPr>
              <w:widowControl w:val="0"/>
              <w:tabs>
                <w:tab w:val="center" w:pos="342"/>
                <w:tab w:val="right" w:pos="684"/>
              </w:tabs>
              <w:autoSpaceDE w:val="0"/>
              <w:autoSpaceDN w:val="0"/>
              <w:adjustRightInd w:val="0"/>
              <w:rPr>
                <w:rFonts w:asciiTheme="majorHAnsi" w:hAnsiTheme="majorHAnsi" w:cs="Calibri"/>
                <w:b/>
                <w:sz w:val="20"/>
                <w:szCs w:val="14"/>
              </w:rPr>
            </w:pPr>
            <w:r w:rsidRPr="00B43262">
              <w:rPr>
                <w:rFonts w:asciiTheme="majorHAnsi" w:hAnsiTheme="majorHAnsi"/>
                <w:b/>
                <w:sz w:val="20"/>
              </w:rPr>
              <w:t>Q39.</w:t>
            </w:r>
          </w:p>
        </w:tc>
        <w:tc>
          <w:tcPr>
            <w:tcW w:w="3587" w:type="dxa"/>
            <w:gridSpan w:val="2"/>
            <w:shd w:val="clear" w:color="auto" w:fill="auto"/>
            <w:vAlign w:val="bottom"/>
          </w:tcPr>
          <w:p w14:paraId="0BD19B08" w14:textId="77777777" w:rsidR="00A73A95" w:rsidRPr="00B43262" w:rsidRDefault="00A73A95" w:rsidP="00A73A95">
            <w:pPr>
              <w:widowControl w:val="0"/>
              <w:autoSpaceDE w:val="0"/>
              <w:autoSpaceDN w:val="0"/>
              <w:adjustRightInd w:val="0"/>
              <w:rPr>
                <w:rFonts w:asciiTheme="majorHAnsi" w:hAnsiTheme="majorHAnsi" w:cs="Calibri"/>
                <w:b/>
                <w:sz w:val="20"/>
                <w:szCs w:val="20"/>
              </w:rPr>
            </w:pPr>
            <w:r w:rsidRPr="00B43262">
              <w:rPr>
                <w:rFonts w:asciiTheme="majorHAnsi" w:hAnsiTheme="majorHAnsi" w:cs="Calibri"/>
                <w:b/>
                <w:sz w:val="20"/>
                <w:szCs w:val="20"/>
              </w:rPr>
              <w:t>Morphine</w:t>
            </w:r>
          </w:p>
          <w:p w14:paraId="033527D3" w14:textId="77777777" w:rsidR="00A73A95" w:rsidRPr="00B43262" w:rsidRDefault="00A73A95" w:rsidP="00A73A95">
            <w:pPr>
              <w:widowControl w:val="0"/>
              <w:autoSpaceDE w:val="0"/>
              <w:autoSpaceDN w:val="0"/>
              <w:adjustRightInd w:val="0"/>
              <w:rPr>
                <w:rFonts w:asciiTheme="majorHAnsi" w:hAnsiTheme="majorHAnsi" w:cs="Calibri"/>
                <w:b/>
                <w:sz w:val="20"/>
                <w:szCs w:val="20"/>
              </w:rPr>
            </w:pPr>
            <w:r w:rsidRPr="00B43262">
              <w:rPr>
                <w:rFonts w:asciiTheme="majorHAnsi" w:hAnsiTheme="majorHAnsi" w:cs="Calibri"/>
                <w:sz w:val="18"/>
                <w:szCs w:val="14"/>
              </w:rPr>
              <w:t>(</w:t>
            </w:r>
            <w:r w:rsidRPr="00B43262">
              <w:rPr>
                <w:rFonts w:asciiTheme="majorHAnsi" w:hAnsiTheme="majorHAnsi" w:cs="PalatinoLinotype-Bold"/>
                <w:bCs/>
                <w:sz w:val="16"/>
                <w:szCs w:val="16"/>
                <w:lang w:eastAsia="fr-FR"/>
              </w:rPr>
              <w:t>Granules OR injection)</w:t>
            </w:r>
          </w:p>
        </w:tc>
        <w:tc>
          <w:tcPr>
            <w:tcW w:w="1626" w:type="dxa"/>
            <w:shd w:val="clear" w:color="auto" w:fill="auto"/>
            <w:vAlign w:val="bottom"/>
          </w:tcPr>
          <w:p w14:paraId="294579AF" w14:textId="77777777" w:rsidR="00A73A95" w:rsidRPr="00B43262" w:rsidRDefault="00A73A95" w:rsidP="00A73A95">
            <w:pPr>
              <w:widowControl w:val="0"/>
              <w:autoSpaceDE w:val="0"/>
              <w:autoSpaceDN w:val="0"/>
              <w:adjustRightInd w:val="0"/>
              <w:jc w:val="center"/>
              <w:rPr>
                <w:rFonts w:asciiTheme="majorHAnsi" w:hAnsiTheme="majorHAnsi"/>
              </w:rPr>
            </w:pPr>
            <w:r w:rsidRPr="00B43262">
              <w:rPr>
                <w:rFonts w:asciiTheme="majorHAnsi" w:hAnsiTheme="majorHAnsi"/>
              </w:rPr>
              <w:t>|___|</w:t>
            </w:r>
          </w:p>
        </w:tc>
        <w:tc>
          <w:tcPr>
            <w:tcW w:w="1170" w:type="dxa"/>
            <w:gridSpan w:val="2"/>
            <w:shd w:val="clear" w:color="auto" w:fill="auto"/>
            <w:vAlign w:val="bottom"/>
          </w:tcPr>
          <w:p w14:paraId="6959F29C" w14:textId="77777777" w:rsidR="00A73A95" w:rsidRPr="00B43262" w:rsidRDefault="00A73A95" w:rsidP="00A73A95">
            <w:pPr>
              <w:widowControl w:val="0"/>
              <w:autoSpaceDE w:val="0"/>
              <w:autoSpaceDN w:val="0"/>
              <w:adjustRightInd w:val="0"/>
              <w:jc w:val="center"/>
              <w:rPr>
                <w:rFonts w:asciiTheme="majorHAnsi" w:hAnsiTheme="majorHAnsi"/>
              </w:rPr>
            </w:pPr>
            <w:r w:rsidRPr="00B43262">
              <w:rPr>
                <w:rFonts w:asciiTheme="majorHAnsi" w:hAnsiTheme="majorHAnsi"/>
              </w:rPr>
              <w:t>|___|</w:t>
            </w:r>
          </w:p>
        </w:tc>
      </w:tr>
      <w:tr w:rsidR="00A73A95" w:rsidRPr="00B43262" w14:paraId="49F1074F" w14:textId="77777777" w:rsidTr="00D43915">
        <w:trPr>
          <w:trHeight w:val="341"/>
        </w:trPr>
        <w:tc>
          <w:tcPr>
            <w:tcW w:w="900" w:type="dxa"/>
            <w:shd w:val="clear" w:color="auto" w:fill="auto"/>
            <w:vAlign w:val="bottom"/>
          </w:tcPr>
          <w:p w14:paraId="08398438" w14:textId="77777777" w:rsidR="00A73A95" w:rsidRPr="00F65BAE" w:rsidDel="007C5034" w:rsidRDefault="00A73A95" w:rsidP="00A73A95">
            <w:pPr>
              <w:widowControl w:val="0"/>
              <w:tabs>
                <w:tab w:val="center" w:pos="342"/>
                <w:tab w:val="right" w:pos="684"/>
              </w:tabs>
              <w:autoSpaceDE w:val="0"/>
              <w:autoSpaceDN w:val="0"/>
              <w:adjustRightInd w:val="0"/>
              <w:rPr>
                <w:rFonts w:asciiTheme="majorHAnsi" w:hAnsiTheme="majorHAnsi" w:cs="Calibri"/>
                <w:b/>
                <w:sz w:val="20"/>
                <w:szCs w:val="14"/>
              </w:rPr>
            </w:pPr>
            <w:r w:rsidRPr="00F65BAE">
              <w:rPr>
                <w:rFonts w:asciiTheme="majorHAnsi" w:hAnsiTheme="majorHAnsi"/>
                <w:b/>
                <w:sz w:val="20"/>
              </w:rPr>
              <w:t>Q40.</w:t>
            </w:r>
          </w:p>
        </w:tc>
        <w:tc>
          <w:tcPr>
            <w:tcW w:w="3424" w:type="dxa"/>
            <w:shd w:val="clear" w:color="auto" w:fill="auto"/>
            <w:vAlign w:val="bottom"/>
          </w:tcPr>
          <w:p w14:paraId="2192071A" w14:textId="77777777" w:rsidR="00A73A95" w:rsidRPr="00F65BAE" w:rsidRDefault="00A73A95" w:rsidP="00A73A95">
            <w:pPr>
              <w:widowControl w:val="0"/>
              <w:autoSpaceDE w:val="0"/>
              <w:autoSpaceDN w:val="0"/>
              <w:adjustRightInd w:val="0"/>
              <w:rPr>
                <w:rFonts w:asciiTheme="majorHAnsi" w:hAnsiTheme="majorHAnsi" w:cs="Calibri"/>
                <w:b/>
                <w:sz w:val="20"/>
                <w:szCs w:val="20"/>
              </w:rPr>
            </w:pPr>
            <w:r w:rsidRPr="00F65BAE">
              <w:rPr>
                <w:rFonts w:asciiTheme="majorHAnsi" w:hAnsiTheme="majorHAnsi" w:cs="Calibri"/>
                <w:b/>
                <w:sz w:val="20"/>
                <w:szCs w:val="20"/>
              </w:rPr>
              <w:t xml:space="preserve">Amoxicillin </w:t>
            </w:r>
          </w:p>
          <w:p w14:paraId="7A27311B" w14:textId="77777777" w:rsidR="00A73A95" w:rsidRPr="00F65BAE" w:rsidRDefault="00A73A95" w:rsidP="00A73A95">
            <w:pPr>
              <w:widowControl w:val="0"/>
              <w:autoSpaceDE w:val="0"/>
              <w:autoSpaceDN w:val="0"/>
              <w:adjustRightInd w:val="0"/>
              <w:rPr>
                <w:rFonts w:asciiTheme="majorHAnsi" w:hAnsiTheme="majorHAnsi" w:cs="Calibri"/>
                <w:b/>
                <w:iCs/>
                <w:sz w:val="18"/>
                <w:szCs w:val="14"/>
              </w:rPr>
            </w:pPr>
            <w:r w:rsidRPr="00F65BAE">
              <w:rPr>
                <w:rFonts w:asciiTheme="majorHAnsi" w:hAnsiTheme="majorHAnsi" w:cs="Calibri"/>
                <w:sz w:val="16"/>
                <w:szCs w:val="20"/>
              </w:rPr>
              <w:t>(oral liquid/tablet)</w:t>
            </w:r>
          </w:p>
        </w:tc>
        <w:tc>
          <w:tcPr>
            <w:tcW w:w="1634" w:type="dxa"/>
            <w:gridSpan w:val="2"/>
            <w:shd w:val="clear" w:color="auto" w:fill="auto"/>
            <w:vAlign w:val="bottom"/>
          </w:tcPr>
          <w:p w14:paraId="4C93CFA5" w14:textId="77777777" w:rsidR="00A73A95" w:rsidRPr="00F65BAE" w:rsidRDefault="00A73A95" w:rsidP="00A73A95">
            <w:pPr>
              <w:jc w:val="center"/>
              <w:rPr>
                <w:rFonts w:asciiTheme="majorHAnsi" w:hAnsiTheme="majorHAnsi"/>
                <w:i/>
                <w:iCs/>
                <w:sz w:val="20"/>
                <w:szCs w:val="24"/>
              </w:rPr>
            </w:pPr>
            <w:r w:rsidRPr="00F65BAE">
              <w:rPr>
                <w:rFonts w:asciiTheme="majorHAnsi" w:hAnsiTheme="majorHAnsi"/>
              </w:rPr>
              <w:t>|___|</w:t>
            </w:r>
          </w:p>
        </w:tc>
        <w:tc>
          <w:tcPr>
            <w:tcW w:w="1167" w:type="dxa"/>
            <w:shd w:val="clear" w:color="auto" w:fill="auto"/>
            <w:vAlign w:val="bottom"/>
          </w:tcPr>
          <w:p w14:paraId="5D91CA13" w14:textId="77777777" w:rsidR="00A73A95" w:rsidRPr="00F65BAE" w:rsidRDefault="00A73A95" w:rsidP="00A73A95">
            <w:pPr>
              <w:jc w:val="center"/>
              <w:rPr>
                <w:rFonts w:asciiTheme="majorHAnsi" w:hAnsiTheme="majorHAnsi"/>
                <w:i/>
                <w:iCs/>
                <w:sz w:val="20"/>
                <w:szCs w:val="24"/>
              </w:rPr>
            </w:pPr>
          </w:p>
          <w:p w14:paraId="3D0232A3" w14:textId="77777777" w:rsidR="00A73A95" w:rsidRPr="00F65BAE" w:rsidRDefault="00A73A95" w:rsidP="00A73A95">
            <w:pPr>
              <w:jc w:val="center"/>
              <w:rPr>
                <w:rFonts w:asciiTheme="majorHAnsi" w:hAnsiTheme="majorHAnsi"/>
                <w:i/>
                <w:iCs/>
                <w:sz w:val="20"/>
                <w:szCs w:val="24"/>
              </w:rPr>
            </w:pPr>
            <w:r w:rsidRPr="00F65BAE">
              <w:rPr>
                <w:rFonts w:asciiTheme="majorHAnsi" w:hAnsiTheme="majorHAnsi"/>
              </w:rPr>
              <w:t>|___|</w:t>
            </w:r>
          </w:p>
        </w:tc>
        <w:tc>
          <w:tcPr>
            <w:tcW w:w="730" w:type="dxa"/>
            <w:shd w:val="clear" w:color="auto" w:fill="auto"/>
            <w:vAlign w:val="bottom"/>
          </w:tcPr>
          <w:p w14:paraId="185D7B19" w14:textId="77777777" w:rsidR="00A73A95" w:rsidRPr="00F65BAE" w:rsidDel="007C5034" w:rsidRDefault="00A73A95" w:rsidP="00A73A95">
            <w:pPr>
              <w:widowControl w:val="0"/>
              <w:tabs>
                <w:tab w:val="center" w:pos="342"/>
                <w:tab w:val="right" w:pos="684"/>
              </w:tabs>
              <w:autoSpaceDE w:val="0"/>
              <w:autoSpaceDN w:val="0"/>
              <w:adjustRightInd w:val="0"/>
              <w:rPr>
                <w:rFonts w:asciiTheme="majorHAnsi" w:hAnsiTheme="majorHAnsi" w:cs="Calibri"/>
                <w:b/>
                <w:sz w:val="20"/>
                <w:szCs w:val="14"/>
              </w:rPr>
            </w:pPr>
            <w:r w:rsidRPr="00F65BAE">
              <w:rPr>
                <w:rFonts w:asciiTheme="majorHAnsi" w:hAnsiTheme="majorHAnsi"/>
                <w:b/>
                <w:sz w:val="20"/>
              </w:rPr>
              <w:t>Q41.</w:t>
            </w:r>
          </w:p>
        </w:tc>
        <w:tc>
          <w:tcPr>
            <w:tcW w:w="3587" w:type="dxa"/>
            <w:gridSpan w:val="2"/>
            <w:shd w:val="clear" w:color="auto" w:fill="auto"/>
            <w:vAlign w:val="bottom"/>
          </w:tcPr>
          <w:p w14:paraId="5548266D" w14:textId="77777777" w:rsidR="00A73A95" w:rsidRPr="00F65BAE" w:rsidRDefault="00A73A95" w:rsidP="00A73A95">
            <w:pPr>
              <w:widowControl w:val="0"/>
              <w:autoSpaceDE w:val="0"/>
              <w:autoSpaceDN w:val="0"/>
              <w:adjustRightInd w:val="0"/>
              <w:rPr>
                <w:rFonts w:asciiTheme="majorHAnsi" w:hAnsiTheme="majorHAnsi" w:cs="Times"/>
                <w:sz w:val="16"/>
                <w:szCs w:val="16"/>
              </w:rPr>
            </w:pPr>
            <w:r w:rsidRPr="00F65BAE">
              <w:rPr>
                <w:rFonts w:asciiTheme="majorHAnsi" w:hAnsiTheme="majorHAnsi" w:cs="Times"/>
                <w:b/>
                <w:sz w:val="20"/>
                <w:szCs w:val="20"/>
              </w:rPr>
              <w:t xml:space="preserve">Trimethoprim + Sulfamethoxazole  </w:t>
            </w:r>
            <w:r w:rsidRPr="00F65BAE">
              <w:rPr>
                <w:rFonts w:asciiTheme="majorHAnsi" w:hAnsiTheme="majorHAnsi" w:cs="Times"/>
                <w:b/>
                <w:sz w:val="16"/>
                <w:szCs w:val="16"/>
              </w:rPr>
              <w:t>(=Cotrimoxazole) </w:t>
            </w:r>
          </w:p>
          <w:p w14:paraId="4BF71437" w14:textId="77777777" w:rsidR="00A73A95" w:rsidRPr="00F65BAE" w:rsidRDefault="00A73A95" w:rsidP="00A73A95">
            <w:pPr>
              <w:widowControl w:val="0"/>
              <w:autoSpaceDE w:val="0"/>
              <w:autoSpaceDN w:val="0"/>
              <w:adjustRightInd w:val="0"/>
              <w:rPr>
                <w:rFonts w:asciiTheme="majorHAnsi" w:hAnsiTheme="majorHAnsi" w:cs="Calibri"/>
                <w:b/>
                <w:szCs w:val="20"/>
              </w:rPr>
            </w:pPr>
            <w:r w:rsidRPr="00F65BAE">
              <w:rPr>
                <w:rFonts w:asciiTheme="majorHAnsi" w:hAnsiTheme="majorHAnsi" w:cs="Times"/>
                <w:sz w:val="16"/>
                <w:szCs w:val="16"/>
              </w:rPr>
              <w:t>(</w:t>
            </w:r>
            <w:r w:rsidRPr="00F65BAE">
              <w:rPr>
                <w:rFonts w:asciiTheme="majorHAnsi" w:hAnsiTheme="majorHAnsi"/>
                <w:sz w:val="18"/>
                <w:szCs w:val="18"/>
              </w:rPr>
              <w:t>oral liquid</w:t>
            </w:r>
            <w:r w:rsidRPr="00F65BAE">
              <w:rPr>
                <w:rFonts w:asciiTheme="majorHAnsi" w:hAnsiTheme="majorHAnsi" w:cs="Times"/>
                <w:sz w:val="16"/>
                <w:szCs w:val="16"/>
              </w:rPr>
              <w:t>)</w:t>
            </w:r>
          </w:p>
        </w:tc>
        <w:tc>
          <w:tcPr>
            <w:tcW w:w="1626" w:type="dxa"/>
            <w:shd w:val="clear" w:color="auto" w:fill="auto"/>
            <w:vAlign w:val="bottom"/>
          </w:tcPr>
          <w:p w14:paraId="60CF5C0B" w14:textId="77777777" w:rsidR="00A73A95" w:rsidRPr="00F65BAE" w:rsidRDefault="00A73A95" w:rsidP="00A73A95">
            <w:pPr>
              <w:widowControl w:val="0"/>
              <w:autoSpaceDE w:val="0"/>
              <w:autoSpaceDN w:val="0"/>
              <w:adjustRightInd w:val="0"/>
              <w:jc w:val="center"/>
              <w:rPr>
                <w:rFonts w:asciiTheme="majorHAnsi" w:hAnsiTheme="majorHAnsi" w:cs="Calibri"/>
                <w:sz w:val="18"/>
                <w:szCs w:val="14"/>
              </w:rPr>
            </w:pPr>
            <w:r w:rsidRPr="00F65BAE">
              <w:rPr>
                <w:rFonts w:asciiTheme="majorHAnsi" w:hAnsiTheme="majorHAnsi"/>
              </w:rPr>
              <w:t>|___|</w:t>
            </w:r>
          </w:p>
        </w:tc>
        <w:tc>
          <w:tcPr>
            <w:tcW w:w="1170" w:type="dxa"/>
            <w:gridSpan w:val="2"/>
            <w:shd w:val="clear" w:color="auto" w:fill="auto"/>
            <w:vAlign w:val="bottom"/>
          </w:tcPr>
          <w:p w14:paraId="0E0AF894" w14:textId="77777777" w:rsidR="00A73A95" w:rsidRPr="00F65BAE" w:rsidRDefault="00A73A95" w:rsidP="00A73A95">
            <w:pPr>
              <w:widowControl w:val="0"/>
              <w:autoSpaceDE w:val="0"/>
              <w:autoSpaceDN w:val="0"/>
              <w:adjustRightInd w:val="0"/>
              <w:rPr>
                <w:rFonts w:asciiTheme="majorHAnsi" w:hAnsiTheme="majorHAnsi" w:cs="Calibri"/>
                <w:sz w:val="18"/>
                <w:szCs w:val="14"/>
              </w:rPr>
            </w:pPr>
          </w:p>
          <w:p w14:paraId="55EEEC6D" w14:textId="77777777" w:rsidR="00A73A95" w:rsidRPr="00F65BAE" w:rsidRDefault="00A73A95" w:rsidP="00A73A95">
            <w:pPr>
              <w:widowControl w:val="0"/>
              <w:autoSpaceDE w:val="0"/>
              <w:autoSpaceDN w:val="0"/>
              <w:adjustRightInd w:val="0"/>
              <w:jc w:val="center"/>
              <w:rPr>
                <w:rFonts w:asciiTheme="majorHAnsi" w:hAnsiTheme="majorHAnsi" w:cs="Calibri"/>
                <w:sz w:val="18"/>
                <w:szCs w:val="14"/>
              </w:rPr>
            </w:pPr>
            <w:r w:rsidRPr="00F65BAE">
              <w:rPr>
                <w:rFonts w:asciiTheme="majorHAnsi" w:hAnsiTheme="majorHAnsi"/>
              </w:rPr>
              <w:t>|___|</w:t>
            </w:r>
          </w:p>
        </w:tc>
      </w:tr>
      <w:tr w:rsidR="00A73A95" w:rsidRPr="00B43262" w14:paraId="44AD737C" w14:textId="77777777" w:rsidTr="00D43915">
        <w:trPr>
          <w:trHeight w:val="341"/>
        </w:trPr>
        <w:tc>
          <w:tcPr>
            <w:tcW w:w="900" w:type="dxa"/>
            <w:shd w:val="clear" w:color="auto" w:fill="auto"/>
            <w:vAlign w:val="bottom"/>
          </w:tcPr>
          <w:p w14:paraId="3EB24940" w14:textId="77777777" w:rsidR="00A73A95" w:rsidRPr="00F65BAE" w:rsidDel="007C5034" w:rsidRDefault="00A73A95" w:rsidP="00A73A95">
            <w:pPr>
              <w:widowControl w:val="0"/>
              <w:tabs>
                <w:tab w:val="center" w:pos="342"/>
                <w:tab w:val="right" w:pos="684"/>
              </w:tabs>
              <w:autoSpaceDE w:val="0"/>
              <w:autoSpaceDN w:val="0"/>
              <w:adjustRightInd w:val="0"/>
              <w:rPr>
                <w:rFonts w:asciiTheme="majorHAnsi" w:hAnsiTheme="majorHAnsi" w:cs="Calibri"/>
                <w:b/>
                <w:sz w:val="20"/>
                <w:szCs w:val="14"/>
              </w:rPr>
            </w:pPr>
            <w:r w:rsidRPr="00F65BAE">
              <w:rPr>
                <w:rFonts w:asciiTheme="majorHAnsi" w:hAnsiTheme="majorHAnsi"/>
                <w:b/>
                <w:sz w:val="20"/>
              </w:rPr>
              <w:t>Q42.</w:t>
            </w:r>
          </w:p>
        </w:tc>
        <w:tc>
          <w:tcPr>
            <w:tcW w:w="3424" w:type="dxa"/>
            <w:shd w:val="clear" w:color="auto" w:fill="auto"/>
            <w:vAlign w:val="bottom"/>
          </w:tcPr>
          <w:p w14:paraId="58B0F723" w14:textId="77777777" w:rsidR="00A73A95" w:rsidRPr="00F65BAE" w:rsidRDefault="00A73A95" w:rsidP="00A73A95">
            <w:pPr>
              <w:widowControl w:val="0"/>
              <w:autoSpaceDE w:val="0"/>
              <w:autoSpaceDN w:val="0"/>
              <w:adjustRightInd w:val="0"/>
              <w:rPr>
                <w:rFonts w:asciiTheme="majorHAnsi" w:hAnsiTheme="majorHAnsi" w:cs="Times"/>
                <w:b/>
                <w:sz w:val="20"/>
                <w:szCs w:val="20"/>
              </w:rPr>
            </w:pPr>
            <w:r w:rsidRPr="00F65BAE">
              <w:rPr>
                <w:rFonts w:asciiTheme="majorHAnsi" w:hAnsiTheme="majorHAnsi" w:cs="Times"/>
                <w:b/>
                <w:sz w:val="20"/>
                <w:szCs w:val="20"/>
              </w:rPr>
              <w:t xml:space="preserve">Benzylpenicillin </w:t>
            </w:r>
          </w:p>
          <w:p w14:paraId="1805E038" w14:textId="77777777" w:rsidR="00A73A95" w:rsidRPr="00F65BAE" w:rsidRDefault="00A73A95" w:rsidP="00A73A95">
            <w:pPr>
              <w:widowControl w:val="0"/>
              <w:autoSpaceDE w:val="0"/>
              <w:autoSpaceDN w:val="0"/>
              <w:adjustRightInd w:val="0"/>
              <w:rPr>
                <w:rFonts w:asciiTheme="majorHAnsi" w:hAnsiTheme="majorHAnsi" w:cs="Calibri"/>
                <w:sz w:val="16"/>
                <w:szCs w:val="20"/>
              </w:rPr>
            </w:pPr>
            <w:r w:rsidRPr="00F65BAE">
              <w:rPr>
                <w:rFonts w:asciiTheme="majorHAnsi" w:hAnsiTheme="majorHAnsi" w:cs="Times"/>
                <w:sz w:val="16"/>
                <w:szCs w:val="20"/>
              </w:rPr>
              <w:t>(</w:t>
            </w:r>
            <w:r w:rsidRPr="00F65BAE">
              <w:rPr>
                <w:rFonts w:asciiTheme="majorHAnsi" w:hAnsiTheme="majorHAnsi" w:cs="Calibri"/>
                <w:sz w:val="16"/>
                <w:szCs w:val="20"/>
              </w:rPr>
              <w:t>powder for  injection)</w:t>
            </w:r>
          </w:p>
        </w:tc>
        <w:tc>
          <w:tcPr>
            <w:tcW w:w="1634" w:type="dxa"/>
            <w:gridSpan w:val="2"/>
            <w:shd w:val="clear" w:color="auto" w:fill="auto"/>
            <w:vAlign w:val="bottom"/>
          </w:tcPr>
          <w:p w14:paraId="34778A67" w14:textId="77777777" w:rsidR="00A73A95" w:rsidRPr="00F65BAE" w:rsidRDefault="00A73A95" w:rsidP="00A73A95">
            <w:pPr>
              <w:widowControl w:val="0"/>
              <w:autoSpaceDE w:val="0"/>
              <w:autoSpaceDN w:val="0"/>
              <w:adjustRightInd w:val="0"/>
              <w:jc w:val="center"/>
              <w:rPr>
                <w:rFonts w:asciiTheme="majorHAnsi" w:hAnsiTheme="majorHAnsi" w:cs="Calibri"/>
                <w:sz w:val="18"/>
                <w:szCs w:val="14"/>
              </w:rPr>
            </w:pPr>
            <w:r w:rsidRPr="00F65BAE">
              <w:rPr>
                <w:rFonts w:asciiTheme="majorHAnsi" w:hAnsiTheme="majorHAnsi"/>
              </w:rPr>
              <w:t>|___|</w:t>
            </w:r>
          </w:p>
        </w:tc>
        <w:tc>
          <w:tcPr>
            <w:tcW w:w="1167" w:type="dxa"/>
            <w:shd w:val="clear" w:color="auto" w:fill="auto"/>
            <w:vAlign w:val="bottom"/>
          </w:tcPr>
          <w:p w14:paraId="690564E3" w14:textId="77777777" w:rsidR="00A73A95" w:rsidRPr="00F65BAE" w:rsidRDefault="00A73A95" w:rsidP="00A73A95">
            <w:pPr>
              <w:widowControl w:val="0"/>
              <w:autoSpaceDE w:val="0"/>
              <w:autoSpaceDN w:val="0"/>
              <w:adjustRightInd w:val="0"/>
              <w:jc w:val="center"/>
              <w:rPr>
                <w:rFonts w:asciiTheme="majorHAnsi" w:hAnsiTheme="majorHAnsi" w:cs="Calibri"/>
                <w:sz w:val="18"/>
                <w:szCs w:val="14"/>
              </w:rPr>
            </w:pPr>
          </w:p>
          <w:p w14:paraId="0EFC3FA5" w14:textId="77777777" w:rsidR="00A73A95" w:rsidRPr="00F65BAE" w:rsidRDefault="00A73A95" w:rsidP="00A73A95">
            <w:pPr>
              <w:widowControl w:val="0"/>
              <w:autoSpaceDE w:val="0"/>
              <w:autoSpaceDN w:val="0"/>
              <w:adjustRightInd w:val="0"/>
              <w:jc w:val="center"/>
              <w:rPr>
                <w:rFonts w:asciiTheme="majorHAnsi" w:hAnsiTheme="majorHAnsi" w:cs="Calibri"/>
                <w:sz w:val="18"/>
                <w:szCs w:val="14"/>
              </w:rPr>
            </w:pPr>
            <w:r w:rsidRPr="00F65BAE">
              <w:rPr>
                <w:rFonts w:asciiTheme="majorHAnsi" w:hAnsiTheme="majorHAnsi"/>
              </w:rPr>
              <w:t>|___|</w:t>
            </w:r>
          </w:p>
        </w:tc>
        <w:tc>
          <w:tcPr>
            <w:tcW w:w="730" w:type="dxa"/>
            <w:shd w:val="clear" w:color="auto" w:fill="auto"/>
            <w:vAlign w:val="bottom"/>
          </w:tcPr>
          <w:p w14:paraId="7E2254FC" w14:textId="77777777" w:rsidR="00A73A95" w:rsidRPr="00F65BAE" w:rsidDel="007C5034" w:rsidRDefault="00A73A95" w:rsidP="00A73A95">
            <w:pPr>
              <w:widowControl w:val="0"/>
              <w:tabs>
                <w:tab w:val="center" w:pos="342"/>
                <w:tab w:val="right" w:pos="684"/>
              </w:tabs>
              <w:autoSpaceDE w:val="0"/>
              <w:autoSpaceDN w:val="0"/>
              <w:adjustRightInd w:val="0"/>
              <w:rPr>
                <w:rFonts w:asciiTheme="majorHAnsi" w:hAnsiTheme="majorHAnsi" w:cs="Calibri"/>
                <w:b/>
                <w:sz w:val="20"/>
                <w:szCs w:val="14"/>
              </w:rPr>
            </w:pPr>
            <w:r w:rsidRPr="00F65BAE">
              <w:rPr>
                <w:rFonts w:asciiTheme="majorHAnsi" w:hAnsiTheme="majorHAnsi"/>
                <w:b/>
                <w:sz w:val="20"/>
              </w:rPr>
              <w:t>Q43.</w:t>
            </w:r>
          </w:p>
        </w:tc>
        <w:tc>
          <w:tcPr>
            <w:tcW w:w="3587" w:type="dxa"/>
            <w:gridSpan w:val="2"/>
            <w:shd w:val="clear" w:color="auto" w:fill="auto"/>
            <w:vAlign w:val="bottom"/>
          </w:tcPr>
          <w:p w14:paraId="062342A8" w14:textId="77777777" w:rsidR="00A73A95" w:rsidRPr="00F65BAE" w:rsidRDefault="00A73A95" w:rsidP="00A73A95">
            <w:pPr>
              <w:widowControl w:val="0"/>
              <w:autoSpaceDE w:val="0"/>
              <w:autoSpaceDN w:val="0"/>
              <w:adjustRightInd w:val="0"/>
              <w:rPr>
                <w:rFonts w:asciiTheme="majorHAnsi" w:hAnsiTheme="majorHAnsi" w:cs="Calibri"/>
                <w:b/>
                <w:sz w:val="20"/>
                <w:szCs w:val="20"/>
              </w:rPr>
            </w:pPr>
            <w:r w:rsidRPr="00F65BAE">
              <w:rPr>
                <w:rFonts w:asciiTheme="majorHAnsi" w:hAnsiTheme="majorHAnsi" w:cs="Calibri"/>
                <w:b/>
                <w:sz w:val="20"/>
                <w:szCs w:val="20"/>
              </w:rPr>
              <w:t xml:space="preserve">Oral Rehydration Solution (ORS) </w:t>
            </w:r>
          </w:p>
          <w:p w14:paraId="11C0EB4B" w14:textId="77777777" w:rsidR="00A73A95" w:rsidRPr="00F65BAE" w:rsidRDefault="00A73A95" w:rsidP="00A73A95">
            <w:pPr>
              <w:widowControl w:val="0"/>
              <w:autoSpaceDE w:val="0"/>
              <w:autoSpaceDN w:val="0"/>
              <w:adjustRightInd w:val="0"/>
              <w:jc w:val="both"/>
              <w:rPr>
                <w:rFonts w:asciiTheme="majorHAnsi" w:hAnsiTheme="majorHAnsi" w:cs="Calibri"/>
                <w:sz w:val="16"/>
                <w:szCs w:val="16"/>
              </w:rPr>
            </w:pPr>
            <w:r w:rsidRPr="00F65BAE">
              <w:rPr>
                <w:rFonts w:asciiTheme="majorHAnsi" w:hAnsiTheme="majorHAnsi" w:cs="Calibri"/>
                <w:sz w:val="16"/>
                <w:szCs w:val="16"/>
              </w:rPr>
              <w:t>Packet</w:t>
            </w:r>
          </w:p>
        </w:tc>
        <w:tc>
          <w:tcPr>
            <w:tcW w:w="1626" w:type="dxa"/>
            <w:shd w:val="clear" w:color="auto" w:fill="auto"/>
            <w:vAlign w:val="bottom"/>
          </w:tcPr>
          <w:p w14:paraId="310F61EE" w14:textId="77777777" w:rsidR="00A73A95" w:rsidRPr="00F65BAE" w:rsidRDefault="00A73A95" w:rsidP="00A73A95">
            <w:pPr>
              <w:jc w:val="center"/>
              <w:rPr>
                <w:rFonts w:asciiTheme="majorHAnsi" w:hAnsiTheme="majorHAnsi"/>
              </w:rPr>
            </w:pPr>
            <w:r w:rsidRPr="00F65BAE">
              <w:rPr>
                <w:rFonts w:asciiTheme="majorHAnsi" w:hAnsiTheme="majorHAnsi"/>
              </w:rPr>
              <w:t>|___|</w:t>
            </w:r>
          </w:p>
        </w:tc>
        <w:tc>
          <w:tcPr>
            <w:tcW w:w="1170" w:type="dxa"/>
            <w:gridSpan w:val="2"/>
            <w:shd w:val="clear" w:color="auto" w:fill="auto"/>
            <w:vAlign w:val="bottom"/>
          </w:tcPr>
          <w:p w14:paraId="362CBE74" w14:textId="77777777" w:rsidR="00A73A95" w:rsidRPr="00F65BAE" w:rsidRDefault="00A73A95" w:rsidP="00A73A95">
            <w:pPr>
              <w:rPr>
                <w:rFonts w:asciiTheme="majorHAnsi" w:hAnsiTheme="majorHAnsi"/>
              </w:rPr>
            </w:pPr>
          </w:p>
          <w:p w14:paraId="6D933D8E" w14:textId="77777777" w:rsidR="00A73A95" w:rsidRPr="00F65BAE" w:rsidRDefault="00A73A95" w:rsidP="00A73A95">
            <w:pPr>
              <w:jc w:val="center"/>
              <w:rPr>
                <w:rFonts w:asciiTheme="majorHAnsi" w:hAnsiTheme="majorHAnsi"/>
              </w:rPr>
            </w:pPr>
            <w:r w:rsidRPr="00F65BAE">
              <w:rPr>
                <w:rFonts w:asciiTheme="majorHAnsi" w:hAnsiTheme="majorHAnsi"/>
              </w:rPr>
              <w:t>|___|</w:t>
            </w:r>
          </w:p>
        </w:tc>
      </w:tr>
      <w:tr w:rsidR="00A73A95" w:rsidRPr="00B43262" w14:paraId="6796164E" w14:textId="77777777" w:rsidTr="00C93834">
        <w:trPr>
          <w:trHeight w:val="530"/>
        </w:trPr>
        <w:tc>
          <w:tcPr>
            <w:tcW w:w="900" w:type="dxa"/>
            <w:shd w:val="clear" w:color="auto" w:fill="auto"/>
            <w:vAlign w:val="bottom"/>
          </w:tcPr>
          <w:p w14:paraId="4D344279" w14:textId="77777777" w:rsidR="00A73A95" w:rsidRPr="00F65BAE" w:rsidDel="007C5034" w:rsidRDefault="00A73A95" w:rsidP="00A73A95">
            <w:pPr>
              <w:widowControl w:val="0"/>
              <w:tabs>
                <w:tab w:val="center" w:pos="342"/>
                <w:tab w:val="right" w:pos="684"/>
              </w:tabs>
              <w:autoSpaceDE w:val="0"/>
              <w:autoSpaceDN w:val="0"/>
              <w:adjustRightInd w:val="0"/>
              <w:rPr>
                <w:rFonts w:asciiTheme="majorHAnsi" w:hAnsiTheme="majorHAnsi" w:cs="Calibri"/>
                <w:b/>
                <w:sz w:val="20"/>
                <w:szCs w:val="14"/>
              </w:rPr>
            </w:pPr>
            <w:r w:rsidRPr="00F65BAE">
              <w:rPr>
                <w:rFonts w:asciiTheme="majorHAnsi" w:hAnsiTheme="majorHAnsi"/>
                <w:b/>
                <w:sz w:val="20"/>
              </w:rPr>
              <w:t>Q44.</w:t>
            </w:r>
          </w:p>
        </w:tc>
        <w:tc>
          <w:tcPr>
            <w:tcW w:w="3424" w:type="dxa"/>
            <w:shd w:val="clear" w:color="auto" w:fill="auto"/>
            <w:vAlign w:val="bottom"/>
          </w:tcPr>
          <w:p w14:paraId="68E70168" w14:textId="77777777" w:rsidR="00A73A95" w:rsidRPr="00F65BAE" w:rsidRDefault="00A73A95" w:rsidP="00A73A95">
            <w:pPr>
              <w:widowControl w:val="0"/>
              <w:autoSpaceDE w:val="0"/>
              <w:autoSpaceDN w:val="0"/>
              <w:adjustRightInd w:val="0"/>
              <w:rPr>
                <w:rFonts w:asciiTheme="majorHAnsi" w:hAnsiTheme="majorHAnsi" w:cs="Calibri"/>
                <w:b/>
                <w:sz w:val="20"/>
                <w:szCs w:val="20"/>
              </w:rPr>
            </w:pPr>
            <w:r w:rsidRPr="00F65BAE">
              <w:rPr>
                <w:rFonts w:asciiTheme="majorHAnsi" w:hAnsiTheme="majorHAnsi" w:cs="Calibri"/>
                <w:b/>
                <w:sz w:val="20"/>
                <w:szCs w:val="20"/>
              </w:rPr>
              <w:t xml:space="preserve">Vitamin A </w:t>
            </w:r>
          </w:p>
          <w:p w14:paraId="012DF0BD" w14:textId="77777777" w:rsidR="00A73A95" w:rsidRPr="00F65BAE" w:rsidRDefault="00A73A95" w:rsidP="00A73A95">
            <w:pPr>
              <w:widowControl w:val="0"/>
              <w:autoSpaceDE w:val="0"/>
              <w:autoSpaceDN w:val="0"/>
              <w:adjustRightInd w:val="0"/>
              <w:rPr>
                <w:rFonts w:asciiTheme="majorHAnsi" w:hAnsiTheme="majorHAnsi" w:cs="Calibri"/>
                <w:sz w:val="18"/>
                <w:szCs w:val="14"/>
              </w:rPr>
            </w:pPr>
            <w:r w:rsidRPr="00F65BAE">
              <w:rPr>
                <w:rFonts w:asciiTheme="majorHAnsi" w:hAnsiTheme="majorHAnsi" w:cs="Calibri"/>
                <w:sz w:val="16"/>
                <w:szCs w:val="20"/>
              </w:rPr>
              <w:t>(tablets/capsules)</w:t>
            </w:r>
          </w:p>
        </w:tc>
        <w:tc>
          <w:tcPr>
            <w:tcW w:w="1634" w:type="dxa"/>
            <w:gridSpan w:val="2"/>
            <w:shd w:val="clear" w:color="auto" w:fill="auto"/>
            <w:vAlign w:val="bottom"/>
          </w:tcPr>
          <w:p w14:paraId="5A794319" w14:textId="77777777" w:rsidR="00A73A95" w:rsidRPr="00F65BAE" w:rsidRDefault="00A73A95" w:rsidP="00A73A95">
            <w:pPr>
              <w:jc w:val="center"/>
              <w:rPr>
                <w:rFonts w:asciiTheme="majorHAnsi" w:hAnsiTheme="majorHAnsi"/>
              </w:rPr>
            </w:pPr>
            <w:r w:rsidRPr="00F65BAE">
              <w:rPr>
                <w:rFonts w:asciiTheme="majorHAnsi" w:hAnsiTheme="majorHAnsi"/>
              </w:rPr>
              <w:t>|___|</w:t>
            </w:r>
          </w:p>
        </w:tc>
        <w:tc>
          <w:tcPr>
            <w:tcW w:w="1167" w:type="dxa"/>
            <w:shd w:val="clear" w:color="auto" w:fill="auto"/>
            <w:vAlign w:val="bottom"/>
          </w:tcPr>
          <w:p w14:paraId="790FF803" w14:textId="77777777" w:rsidR="00A73A95" w:rsidRPr="00F65BAE" w:rsidRDefault="00A73A95" w:rsidP="00A73A95">
            <w:pPr>
              <w:rPr>
                <w:rFonts w:asciiTheme="majorHAnsi" w:hAnsiTheme="majorHAnsi"/>
              </w:rPr>
            </w:pPr>
          </w:p>
          <w:p w14:paraId="74AA7FE6" w14:textId="77777777" w:rsidR="00A73A95" w:rsidRPr="00F65BAE" w:rsidRDefault="00A73A95" w:rsidP="00A73A95">
            <w:pPr>
              <w:jc w:val="center"/>
              <w:rPr>
                <w:rFonts w:asciiTheme="majorHAnsi" w:hAnsiTheme="majorHAnsi"/>
              </w:rPr>
            </w:pPr>
            <w:r w:rsidRPr="00F65BAE">
              <w:rPr>
                <w:rFonts w:asciiTheme="majorHAnsi" w:hAnsiTheme="majorHAnsi"/>
              </w:rPr>
              <w:t>|___|</w:t>
            </w:r>
          </w:p>
        </w:tc>
        <w:tc>
          <w:tcPr>
            <w:tcW w:w="730" w:type="dxa"/>
            <w:shd w:val="clear" w:color="auto" w:fill="auto"/>
            <w:vAlign w:val="bottom"/>
          </w:tcPr>
          <w:p w14:paraId="4BF9A1A6" w14:textId="77777777" w:rsidR="00A73A95" w:rsidRPr="00F65BAE" w:rsidDel="007C5034" w:rsidRDefault="00A73A95" w:rsidP="00A73A95">
            <w:pPr>
              <w:widowControl w:val="0"/>
              <w:tabs>
                <w:tab w:val="center" w:pos="342"/>
                <w:tab w:val="right" w:pos="684"/>
              </w:tabs>
              <w:autoSpaceDE w:val="0"/>
              <w:autoSpaceDN w:val="0"/>
              <w:adjustRightInd w:val="0"/>
              <w:rPr>
                <w:rFonts w:asciiTheme="majorHAnsi" w:hAnsiTheme="majorHAnsi" w:cs="Calibri"/>
                <w:b/>
                <w:sz w:val="20"/>
                <w:szCs w:val="14"/>
              </w:rPr>
            </w:pPr>
            <w:r w:rsidRPr="00F65BAE">
              <w:rPr>
                <w:rFonts w:asciiTheme="majorHAnsi" w:hAnsiTheme="majorHAnsi"/>
                <w:b/>
                <w:sz w:val="20"/>
              </w:rPr>
              <w:t>Q45.</w:t>
            </w:r>
          </w:p>
        </w:tc>
        <w:tc>
          <w:tcPr>
            <w:tcW w:w="3587" w:type="dxa"/>
            <w:gridSpan w:val="2"/>
            <w:shd w:val="clear" w:color="auto" w:fill="auto"/>
            <w:vAlign w:val="bottom"/>
          </w:tcPr>
          <w:p w14:paraId="42BB4A53" w14:textId="77777777" w:rsidR="00A73A95" w:rsidRPr="00F65BAE" w:rsidRDefault="00A73A95" w:rsidP="00A73A95">
            <w:pPr>
              <w:widowControl w:val="0"/>
              <w:autoSpaceDE w:val="0"/>
              <w:autoSpaceDN w:val="0"/>
              <w:adjustRightInd w:val="0"/>
              <w:rPr>
                <w:rFonts w:asciiTheme="majorHAnsi" w:hAnsiTheme="majorHAnsi" w:cs="Calibri"/>
                <w:b/>
                <w:sz w:val="20"/>
                <w:szCs w:val="20"/>
              </w:rPr>
            </w:pPr>
            <w:r w:rsidRPr="00F65BAE">
              <w:rPr>
                <w:rFonts w:asciiTheme="majorHAnsi" w:hAnsiTheme="majorHAnsi" w:cs="Calibri"/>
                <w:b/>
                <w:sz w:val="20"/>
                <w:szCs w:val="20"/>
              </w:rPr>
              <w:t xml:space="preserve">Zinc </w:t>
            </w:r>
          </w:p>
          <w:p w14:paraId="261F3702" w14:textId="77777777" w:rsidR="00A73A95" w:rsidRPr="00F65BAE" w:rsidRDefault="00A73A95" w:rsidP="00A73A95">
            <w:pPr>
              <w:widowControl w:val="0"/>
              <w:autoSpaceDE w:val="0"/>
              <w:autoSpaceDN w:val="0"/>
              <w:adjustRightInd w:val="0"/>
              <w:rPr>
                <w:rFonts w:asciiTheme="majorHAnsi" w:hAnsiTheme="majorHAnsi" w:cs="Calibri"/>
                <w:sz w:val="18"/>
                <w:szCs w:val="14"/>
              </w:rPr>
            </w:pPr>
            <w:r w:rsidRPr="00F65BAE">
              <w:rPr>
                <w:rFonts w:asciiTheme="majorHAnsi" w:hAnsiTheme="majorHAnsi" w:cs="Calibri"/>
                <w:sz w:val="16"/>
                <w:szCs w:val="20"/>
              </w:rPr>
              <w:t>(tablets/capsules)</w:t>
            </w:r>
          </w:p>
        </w:tc>
        <w:tc>
          <w:tcPr>
            <w:tcW w:w="1626" w:type="dxa"/>
            <w:shd w:val="clear" w:color="auto" w:fill="auto"/>
            <w:vAlign w:val="bottom"/>
          </w:tcPr>
          <w:p w14:paraId="168E0DF0" w14:textId="77777777" w:rsidR="00A73A95" w:rsidRPr="00F65BAE" w:rsidRDefault="00A73A95" w:rsidP="00A73A95">
            <w:pPr>
              <w:jc w:val="center"/>
              <w:rPr>
                <w:rFonts w:asciiTheme="majorHAnsi" w:hAnsiTheme="majorHAnsi"/>
              </w:rPr>
            </w:pPr>
            <w:r w:rsidRPr="00F65BAE">
              <w:rPr>
                <w:rFonts w:asciiTheme="majorHAnsi" w:hAnsiTheme="majorHAnsi"/>
              </w:rPr>
              <w:t>|___|</w:t>
            </w:r>
          </w:p>
        </w:tc>
        <w:tc>
          <w:tcPr>
            <w:tcW w:w="1170" w:type="dxa"/>
            <w:gridSpan w:val="2"/>
            <w:shd w:val="clear" w:color="auto" w:fill="auto"/>
            <w:vAlign w:val="bottom"/>
          </w:tcPr>
          <w:p w14:paraId="62B96B3B" w14:textId="77777777" w:rsidR="00A73A95" w:rsidRPr="00F65BAE" w:rsidRDefault="00A73A95" w:rsidP="00A73A95">
            <w:pPr>
              <w:rPr>
                <w:rFonts w:asciiTheme="majorHAnsi" w:hAnsiTheme="majorHAnsi"/>
              </w:rPr>
            </w:pPr>
          </w:p>
          <w:p w14:paraId="7E53955D" w14:textId="77777777" w:rsidR="00A73A95" w:rsidRPr="00F65BAE" w:rsidRDefault="00A73A95" w:rsidP="00A73A95">
            <w:pPr>
              <w:jc w:val="center"/>
              <w:rPr>
                <w:rFonts w:asciiTheme="majorHAnsi" w:hAnsiTheme="majorHAnsi"/>
              </w:rPr>
            </w:pPr>
            <w:r w:rsidRPr="00F65BAE">
              <w:rPr>
                <w:rFonts w:asciiTheme="majorHAnsi" w:hAnsiTheme="majorHAnsi"/>
              </w:rPr>
              <w:t>|___|</w:t>
            </w:r>
          </w:p>
        </w:tc>
      </w:tr>
      <w:tr w:rsidR="00A73A95" w:rsidRPr="00B43262" w14:paraId="1C226A8A" w14:textId="77777777" w:rsidTr="00D43915">
        <w:trPr>
          <w:trHeight w:val="413"/>
        </w:trPr>
        <w:tc>
          <w:tcPr>
            <w:tcW w:w="900" w:type="dxa"/>
            <w:shd w:val="clear" w:color="auto" w:fill="auto"/>
            <w:vAlign w:val="bottom"/>
          </w:tcPr>
          <w:p w14:paraId="03E2A28E" w14:textId="77777777" w:rsidR="00A73A95" w:rsidRPr="00F65BAE" w:rsidDel="007C5034" w:rsidRDefault="00A73A95" w:rsidP="00A73A95">
            <w:pPr>
              <w:widowControl w:val="0"/>
              <w:tabs>
                <w:tab w:val="center" w:pos="342"/>
                <w:tab w:val="right" w:pos="684"/>
              </w:tabs>
              <w:autoSpaceDE w:val="0"/>
              <w:autoSpaceDN w:val="0"/>
              <w:adjustRightInd w:val="0"/>
              <w:rPr>
                <w:rFonts w:asciiTheme="majorHAnsi" w:hAnsiTheme="majorHAnsi" w:cs="Calibri"/>
                <w:b/>
                <w:sz w:val="20"/>
                <w:szCs w:val="14"/>
              </w:rPr>
            </w:pPr>
            <w:r w:rsidRPr="00F65BAE">
              <w:rPr>
                <w:rFonts w:asciiTheme="majorHAnsi" w:hAnsiTheme="majorHAnsi"/>
                <w:b/>
                <w:sz w:val="20"/>
              </w:rPr>
              <w:t>Q46.</w:t>
            </w:r>
          </w:p>
        </w:tc>
        <w:tc>
          <w:tcPr>
            <w:tcW w:w="3424" w:type="dxa"/>
            <w:shd w:val="clear" w:color="auto" w:fill="auto"/>
            <w:vAlign w:val="bottom"/>
          </w:tcPr>
          <w:p w14:paraId="2882CA80" w14:textId="77777777" w:rsidR="00A73A95" w:rsidRPr="00F65BAE" w:rsidRDefault="00A73A95" w:rsidP="00A73A95">
            <w:pPr>
              <w:widowControl w:val="0"/>
              <w:autoSpaceDE w:val="0"/>
              <w:autoSpaceDN w:val="0"/>
              <w:adjustRightInd w:val="0"/>
              <w:rPr>
                <w:rFonts w:asciiTheme="majorHAnsi" w:hAnsiTheme="majorHAnsi" w:cs="Calibri"/>
                <w:b/>
                <w:sz w:val="20"/>
                <w:szCs w:val="20"/>
              </w:rPr>
            </w:pPr>
            <w:r w:rsidRPr="00F65BAE">
              <w:rPr>
                <w:rFonts w:asciiTheme="majorHAnsi" w:hAnsiTheme="majorHAnsi" w:cs="Calibri"/>
                <w:b/>
                <w:sz w:val="20"/>
                <w:szCs w:val="20"/>
              </w:rPr>
              <w:t>Artemisinin Combination Therapy (ACT) = ALU</w:t>
            </w:r>
          </w:p>
          <w:p w14:paraId="3C9F4AB8" w14:textId="77777777" w:rsidR="00A73A95" w:rsidRPr="00F65BAE" w:rsidRDefault="00A73A95" w:rsidP="00A73A95">
            <w:pPr>
              <w:widowControl w:val="0"/>
              <w:autoSpaceDE w:val="0"/>
              <w:autoSpaceDN w:val="0"/>
              <w:adjustRightInd w:val="0"/>
              <w:rPr>
                <w:rFonts w:asciiTheme="majorHAnsi" w:hAnsiTheme="majorHAnsi" w:cs="Calibri"/>
                <w:sz w:val="16"/>
                <w:szCs w:val="16"/>
              </w:rPr>
            </w:pPr>
            <w:r w:rsidRPr="00F65BAE">
              <w:rPr>
                <w:rFonts w:asciiTheme="majorHAnsi" w:hAnsiTheme="majorHAnsi" w:cs="Calibri"/>
                <w:sz w:val="16"/>
                <w:szCs w:val="16"/>
              </w:rPr>
              <w:t xml:space="preserve">Arthemether + luméfantrine tablets/capsules </w:t>
            </w:r>
          </w:p>
          <w:p w14:paraId="460253DA" w14:textId="77777777" w:rsidR="00A73A95" w:rsidRPr="00F65BAE" w:rsidRDefault="00A73A95" w:rsidP="00A73A95">
            <w:pPr>
              <w:autoSpaceDE w:val="0"/>
              <w:autoSpaceDN w:val="0"/>
              <w:adjustRightInd w:val="0"/>
              <w:rPr>
                <w:rFonts w:asciiTheme="majorHAnsi" w:hAnsiTheme="majorHAnsi" w:cs="PalatinoLinotype-Roman"/>
                <w:sz w:val="16"/>
                <w:szCs w:val="16"/>
                <w:lang w:eastAsia="fr-FR"/>
              </w:rPr>
            </w:pPr>
            <w:r w:rsidRPr="00F65BAE">
              <w:rPr>
                <w:rFonts w:asciiTheme="majorHAnsi" w:hAnsiTheme="majorHAnsi" w:cs="Calibri"/>
                <w:b/>
                <w:sz w:val="16"/>
                <w:szCs w:val="16"/>
              </w:rPr>
              <w:t>OR</w:t>
            </w:r>
            <w:r w:rsidRPr="00F65BAE">
              <w:rPr>
                <w:rFonts w:asciiTheme="majorHAnsi" w:hAnsiTheme="majorHAnsi" w:cs="Calibri"/>
                <w:sz w:val="16"/>
                <w:szCs w:val="16"/>
              </w:rPr>
              <w:t xml:space="preserve"> Artesunate + amodiaquine tablets/capsules </w:t>
            </w:r>
          </w:p>
          <w:p w14:paraId="6257B852" w14:textId="77777777" w:rsidR="00A73A95" w:rsidRPr="00F65BAE" w:rsidRDefault="00A73A95" w:rsidP="00A73A95">
            <w:pPr>
              <w:autoSpaceDE w:val="0"/>
              <w:autoSpaceDN w:val="0"/>
              <w:adjustRightInd w:val="0"/>
              <w:rPr>
                <w:rFonts w:asciiTheme="majorHAnsi" w:hAnsiTheme="majorHAnsi" w:cs="Calibri"/>
                <w:sz w:val="16"/>
                <w:szCs w:val="16"/>
              </w:rPr>
            </w:pPr>
            <w:r w:rsidRPr="00F65BAE">
              <w:rPr>
                <w:rFonts w:asciiTheme="majorHAnsi" w:hAnsiTheme="majorHAnsi" w:cs="Calibri"/>
                <w:b/>
                <w:sz w:val="16"/>
                <w:szCs w:val="16"/>
              </w:rPr>
              <w:t>OR</w:t>
            </w:r>
            <w:r w:rsidRPr="00F65BAE">
              <w:rPr>
                <w:rFonts w:asciiTheme="majorHAnsi" w:hAnsiTheme="majorHAnsi" w:cs="Calibri"/>
                <w:sz w:val="16"/>
                <w:szCs w:val="16"/>
              </w:rPr>
              <w:t xml:space="preserve"> Artesunate + mefloquine tablets/capsules </w:t>
            </w:r>
          </w:p>
        </w:tc>
        <w:tc>
          <w:tcPr>
            <w:tcW w:w="1634" w:type="dxa"/>
            <w:gridSpan w:val="2"/>
            <w:shd w:val="clear" w:color="auto" w:fill="auto"/>
            <w:vAlign w:val="bottom"/>
          </w:tcPr>
          <w:p w14:paraId="5A4711BB" w14:textId="77777777" w:rsidR="00A73A95" w:rsidRPr="00F65BAE" w:rsidRDefault="00A73A95" w:rsidP="00A73A95">
            <w:pPr>
              <w:jc w:val="center"/>
              <w:rPr>
                <w:rFonts w:asciiTheme="majorHAnsi" w:hAnsiTheme="majorHAnsi"/>
              </w:rPr>
            </w:pPr>
            <w:r w:rsidRPr="00F65BAE">
              <w:rPr>
                <w:rFonts w:asciiTheme="majorHAnsi" w:hAnsiTheme="majorHAnsi"/>
              </w:rPr>
              <w:t>|___|</w:t>
            </w:r>
          </w:p>
        </w:tc>
        <w:tc>
          <w:tcPr>
            <w:tcW w:w="1167" w:type="dxa"/>
            <w:shd w:val="clear" w:color="auto" w:fill="auto"/>
            <w:vAlign w:val="bottom"/>
          </w:tcPr>
          <w:p w14:paraId="73801B02" w14:textId="77777777" w:rsidR="00A73A95" w:rsidRPr="00F65BAE" w:rsidRDefault="00A73A95" w:rsidP="00A73A95">
            <w:pPr>
              <w:jc w:val="center"/>
              <w:rPr>
                <w:rFonts w:asciiTheme="majorHAnsi" w:hAnsiTheme="majorHAnsi"/>
              </w:rPr>
            </w:pPr>
          </w:p>
          <w:p w14:paraId="14990108" w14:textId="77777777" w:rsidR="00A73A95" w:rsidRPr="00F65BAE" w:rsidRDefault="00A73A95" w:rsidP="00A73A95">
            <w:pPr>
              <w:jc w:val="center"/>
              <w:rPr>
                <w:rFonts w:asciiTheme="majorHAnsi" w:hAnsiTheme="majorHAnsi"/>
              </w:rPr>
            </w:pPr>
            <w:r w:rsidRPr="00F65BAE">
              <w:rPr>
                <w:rFonts w:asciiTheme="majorHAnsi" w:hAnsiTheme="majorHAnsi"/>
              </w:rPr>
              <w:t>|___|</w:t>
            </w:r>
          </w:p>
        </w:tc>
        <w:tc>
          <w:tcPr>
            <w:tcW w:w="730" w:type="dxa"/>
            <w:shd w:val="clear" w:color="auto" w:fill="auto"/>
            <w:vAlign w:val="bottom"/>
          </w:tcPr>
          <w:p w14:paraId="4CC9598F" w14:textId="77777777" w:rsidR="00A73A95" w:rsidRPr="00F65BAE" w:rsidDel="007C5034" w:rsidRDefault="00A73A95" w:rsidP="00A73A95">
            <w:pPr>
              <w:widowControl w:val="0"/>
              <w:tabs>
                <w:tab w:val="center" w:pos="342"/>
                <w:tab w:val="right" w:pos="684"/>
              </w:tabs>
              <w:autoSpaceDE w:val="0"/>
              <w:autoSpaceDN w:val="0"/>
              <w:adjustRightInd w:val="0"/>
              <w:rPr>
                <w:rFonts w:asciiTheme="majorHAnsi" w:hAnsiTheme="majorHAnsi" w:cs="Calibri"/>
                <w:b/>
                <w:sz w:val="20"/>
                <w:szCs w:val="14"/>
              </w:rPr>
            </w:pPr>
            <w:r w:rsidRPr="00F65BAE">
              <w:rPr>
                <w:rFonts w:asciiTheme="majorHAnsi" w:hAnsiTheme="majorHAnsi"/>
                <w:b/>
                <w:sz w:val="20"/>
              </w:rPr>
              <w:t>Q47.</w:t>
            </w:r>
          </w:p>
        </w:tc>
        <w:tc>
          <w:tcPr>
            <w:tcW w:w="3587" w:type="dxa"/>
            <w:gridSpan w:val="2"/>
            <w:shd w:val="clear" w:color="auto" w:fill="auto"/>
            <w:vAlign w:val="bottom"/>
          </w:tcPr>
          <w:p w14:paraId="637DB1FE" w14:textId="77777777" w:rsidR="00A73A95" w:rsidRPr="00F65BAE" w:rsidRDefault="00A73A95" w:rsidP="00A73A95">
            <w:pPr>
              <w:widowControl w:val="0"/>
              <w:autoSpaceDE w:val="0"/>
              <w:autoSpaceDN w:val="0"/>
              <w:adjustRightInd w:val="0"/>
              <w:rPr>
                <w:rFonts w:asciiTheme="majorHAnsi" w:hAnsiTheme="majorHAnsi" w:cs="Calibri"/>
                <w:sz w:val="16"/>
                <w:szCs w:val="20"/>
              </w:rPr>
            </w:pPr>
            <w:r w:rsidRPr="00F65BAE">
              <w:rPr>
                <w:rFonts w:asciiTheme="majorHAnsi" w:hAnsiTheme="majorHAnsi" w:cs="Calibri"/>
                <w:b/>
                <w:sz w:val="20"/>
                <w:szCs w:val="20"/>
              </w:rPr>
              <w:t xml:space="preserve">Artesunate </w:t>
            </w:r>
          </w:p>
          <w:p w14:paraId="68223E74" w14:textId="77777777" w:rsidR="00A73A95" w:rsidRPr="00F65BAE" w:rsidRDefault="00A73A95" w:rsidP="00A73A95">
            <w:pPr>
              <w:autoSpaceDE w:val="0"/>
              <w:autoSpaceDN w:val="0"/>
              <w:adjustRightInd w:val="0"/>
              <w:rPr>
                <w:rFonts w:asciiTheme="majorHAnsi" w:hAnsiTheme="majorHAnsi" w:cs="PalatinoLinotype-Roman"/>
                <w:sz w:val="18"/>
                <w:szCs w:val="18"/>
                <w:lang w:eastAsia="fr-FR"/>
              </w:rPr>
            </w:pPr>
            <w:r w:rsidRPr="00F65BAE">
              <w:rPr>
                <w:rFonts w:asciiTheme="majorHAnsi" w:hAnsiTheme="majorHAnsi" w:cs="PalatinoLinotype-Bold"/>
                <w:bCs/>
                <w:sz w:val="16"/>
                <w:szCs w:val="16"/>
                <w:lang w:eastAsia="fr-FR"/>
              </w:rPr>
              <w:t>(for injection</w:t>
            </w:r>
            <w:r w:rsidRPr="00F65BAE">
              <w:rPr>
                <w:rFonts w:asciiTheme="majorHAnsi" w:hAnsiTheme="majorHAnsi" w:cs="PalatinoLinotype-Roman"/>
                <w:sz w:val="16"/>
                <w:szCs w:val="16"/>
                <w:lang w:eastAsia="fr-FR"/>
              </w:rPr>
              <w:t>)</w:t>
            </w:r>
          </w:p>
        </w:tc>
        <w:tc>
          <w:tcPr>
            <w:tcW w:w="1626" w:type="dxa"/>
            <w:shd w:val="clear" w:color="auto" w:fill="auto"/>
            <w:vAlign w:val="bottom"/>
          </w:tcPr>
          <w:p w14:paraId="04C2D889" w14:textId="77777777" w:rsidR="00A73A95" w:rsidRPr="00F65BAE" w:rsidRDefault="00A73A95" w:rsidP="00A73A95">
            <w:pPr>
              <w:jc w:val="center"/>
              <w:rPr>
                <w:rFonts w:asciiTheme="majorHAnsi" w:hAnsiTheme="majorHAnsi"/>
              </w:rPr>
            </w:pPr>
            <w:r w:rsidRPr="00F65BAE">
              <w:rPr>
                <w:rFonts w:asciiTheme="majorHAnsi" w:hAnsiTheme="majorHAnsi"/>
              </w:rPr>
              <w:t>|___|</w:t>
            </w:r>
          </w:p>
        </w:tc>
        <w:tc>
          <w:tcPr>
            <w:tcW w:w="1170" w:type="dxa"/>
            <w:gridSpan w:val="2"/>
            <w:shd w:val="clear" w:color="auto" w:fill="auto"/>
            <w:vAlign w:val="bottom"/>
          </w:tcPr>
          <w:p w14:paraId="41F9C4EE" w14:textId="77777777" w:rsidR="00A73A95" w:rsidRPr="00F65BAE" w:rsidRDefault="00A73A95" w:rsidP="00A73A95">
            <w:pPr>
              <w:rPr>
                <w:rFonts w:asciiTheme="majorHAnsi" w:hAnsiTheme="majorHAnsi"/>
              </w:rPr>
            </w:pPr>
          </w:p>
          <w:p w14:paraId="2604AB0A" w14:textId="77777777" w:rsidR="00A73A95" w:rsidRPr="00F65BAE" w:rsidRDefault="00A73A95" w:rsidP="00A73A95">
            <w:pPr>
              <w:jc w:val="center"/>
              <w:rPr>
                <w:rFonts w:asciiTheme="majorHAnsi" w:hAnsiTheme="majorHAnsi"/>
              </w:rPr>
            </w:pPr>
            <w:r w:rsidRPr="00F65BAE">
              <w:rPr>
                <w:rFonts w:asciiTheme="majorHAnsi" w:hAnsiTheme="majorHAnsi"/>
              </w:rPr>
              <w:t>|___|</w:t>
            </w:r>
          </w:p>
        </w:tc>
      </w:tr>
      <w:tr w:rsidR="00A73A95" w:rsidRPr="00B43262" w14:paraId="525C2313" w14:textId="77777777" w:rsidTr="00D43915">
        <w:trPr>
          <w:trHeight w:val="368"/>
        </w:trPr>
        <w:tc>
          <w:tcPr>
            <w:tcW w:w="900" w:type="dxa"/>
            <w:shd w:val="clear" w:color="auto" w:fill="auto"/>
            <w:vAlign w:val="bottom"/>
          </w:tcPr>
          <w:p w14:paraId="6F5DE3AE" w14:textId="77777777" w:rsidR="00A73A95" w:rsidRPr="00F65BAE" w:rsidDel="007C5034" w:rsidRDefault="00A73A95" w:rsidP="00A73A95">
            <w:pPr>
              <w:widowControl w:val="0"/>
              <w:tabs>
                <w:tab w:val="center" w:pos="342"/>
                <w:tab w:val="right" w:pos="684"/>
              </w:tabs>
              <w:autoSpaceDE w:val="0"/>
              <w:autoSpaceDN w:val="0"/>
              <w:adjustRightInd w:val="0"/>
              <w:rPr>
                <w:rFonts w:asciiTheme="majorHAnsi" w:hAnsiTheme="majorHAnsi" w:cs="Calibri"/>
                <w:b/>
                <w:sz w:val="20"/>
                <w:szCs w:val="14"/>
              </w:rPr>
            </w:pPr>
            <w:r w:rsidRPr="00F65BAE">
              <w:rPr>
                <w:rFonts w:asciiTheme="majorHAnsi" w:hAnsiTheme="majorHAnsi"/>
                <w:b/>
                <w:sz w:val="20"/>
              </w:rPr>
              <w:t>Q48.</w:t>
            </w:r>
          </w:p>
        </w:tc>
        <w:tc>
          <w:tcPr>
            <w:tcW w:w="3424" w:type="dxa"/>
            <w:shd w:val="clear" w:color="auto" w:fill="auto"/>
            <w:vAlign w:val="bottom"/>
          </w:tcPr>
          <w:p w14:paraId="7FF48936" w14:textId="77777777" w:rsidR="00A73A95" w:rsidRPr="00F65BAE" w:rsidRDefault="00A73A95" w:rsidP="00A73A95">
            <w:pPr>
              <w:widowControl w:val="0"/>
              <w:autoSpaceDE w:val="0"/>
              <w:autoSpaceDN w:val="0"/>
              <w:adjustRightInd w:val="0"/>
              <w:rPr>
                <w:rFonts w:asciiTheme="majorHAnsi" w:hAnsiTheme="majorHAnsi" w:cs="Calibri"/>
                <w:b/>
                <w:iCs/>
                <w:sz w:val="20"/>
                <w:szCs w:val="20"/>
              </w:rPr>
            </w:pPr>
            <w:r w:rsidRPr="00F65BAE">
              <w:rPr>
                <w:rFonts w:asciiTheme="majorHAnsi" w:hAnsiTheme="majorHAnsi" w:cs="Calibri"/>
                <w:b/>
                <w:iCs/>
                <w:sz w:val="20"/>
                <w:szCs w:val="20"/>
              </w:rPr>
              <w:t>Albendazole</w:t>
            </w:r>
          </w:p>
          <w:p w14:paraId="6340D852" w14:textId="77777777" w:rsidR="00A73A95" w:rsidRPr="00F65BAE" w:rsidRDefault="00A73A95" w:rsidP="00A73A95">
            <w:pPr>
              <w:autoSpaceDE w:val="0"/>
              <w:autoSpaceDN w:val="0"/>
              <w:adjustRightInd w:val="0"/>
              <w:rPr>
                <w:rFonts w:asciiTheme="majorHAnsi" w:hAnsiTheme="majorHAnsi" w:cs="PalatinoLinotype-Roman"/>
                <w:sz w:val="16"/>
                <w:szCs w:val="16"/>
                <w:lang w:eastAsia="fr-FR"/>
              </w:rPr>
            </w:pPr>
            <w:r w:rsidRPr="00F65BAE">
              <w:rPr>
                <w:rFonts w:asciiTheme="majorHAnsi" w:hAnsiTheme="majorHAnsi" w:cs="Calibri"/>
                <w:sz w:val="16"/>
                <w:szCs w:val="20"/>
              </w:rPr>
              <w:t>(tablets/capsules)</w:t>
            </w:r>
          </w:p>
        </w:tc>
        <w:tc>
          <w:tcPr>
            <w:tcW w:w="1634" w:type="dxa"/>
            <w:gridSpan w:val="2"/>
            <w:shd w:val="clear" w:color="auto" w:fill="auto"/>
            <w:vAlign w:val="bottom"/>
          </w:tcPr>
          <w:p w14:paraId="49B7BDCC" w14:textId="77777777" w:rsidR="00A73A95" w:rsidRPr="00F65BAE" w:rsidRDefault="00A73A95" w:rsidP="00A73A95">
            <w:pPr>
              <w:widowControl w:val="0"/>
              <w:autoSpaceDE w:val="0"/>
              <w:autoSpaceDN w:val="0"/>
              <w:adjustRightInd w:val="0"/>
              <w:jc w:val="center"/>
              <w:rPr>
                <w:rFonts w:asciiTheme="majorHAnsi" w:hAnsiTheme="majorHAnsi"/>
              </w:rPr>
            </w:pPr>
            <w:r w:rsidRPr="00F65BAE">
              <w:rPr>
                <w:rFonts w:asciiTheme="majorHAnsi" w:hAnsiTheme="majorHAnsi"/>
              </w:rPr>
              <w:t>|___|</w:t>
            </w:r>
          </w:p>
        </w:tc>
        <w:tc>
          <w:tcPr>
            <w:tcW w:w="1167" w:type="dxa"/>
            <w:shd w:val="clear" w:color="auto" w:fill="auto"/>
            <w:vAlign w:val="bottom"/>
          </w:tcPr>
          <w:p w14:paraId="28F90630" w14:textId="77777777" w:rsidR="00A73A95" w:rsidRPr="00F65BAE" w:rsidRDefault="00A73A95" w:rsidP="00A73A95">
            <w:pPr>
              <w:widowControl w:val="0"/>
              <w:autoSpaceDE w:val="0"/>
              <w:autoSpaceDN w:val="0"/>
              <w:adjustRightInd w:val="0"/>
              <w:rPr>
                <w:rFonts w:asciiTheme="majorHAnsi" w:hAnsiTheme="majorHAnsi"/>
              </w:rPr>
            </w:pPr>
          </w:p>
          <w:p w14:paraId="746F396C" w14:textId="77777777" w:rsidR="00A73A95" w:rsidRPr="00F65BAE" w:rsidRDefault="00A73A95" w:rsidP="00A73A95">
            <w:pPr>
              <w:widowControl w:val="0"/>
              <w:autoSpaceDE w:val="0"/>
              <w:autoSpaceDN w:val="0"/>
              <w:adjustRightInd w:val="0"/>
              <w:jc w:val="center"/>
              <w:rPr>
                <w:rFonts w:asciiTheme="majorHAnsi" w:hAnsiTheme="majorHAnsi"/>
              </w:rPr>
            </w:pPr>
            <w:r w:rsidRPr="00F65BAE">
              <w:rPr>
                <w:rFonts w:asciiTheme="majorHAnsi" w:hAnsiTheme="majorHAnsi"/>
              </w:rPr>
              <w:t>|___|</w:t>
            </w:r>
          </w:p>
        </w:tc>
        <w:tc>
          <w:tcPr>
            <w:tcW w:w="730" w:type="dxa"/>
            <w:shd w:val="clear" w:color="auto" w:fill="auto"/>
            <w:vAlign w:val="bottom"/>
          </w:tcPr>
          <w:p w14:paraId="69FAEA34" w14:textId="77777777" w:rsidR="00A73A95" w:rsidRPr="00F65BAE" w:rsidDel="007C5034" w:rsidRDefault="00A73A95" w:rsidP="00A73A95">
            <w:pPr>
              <w:widowControl w:val="0"/>
              <w:tabs>
                <w:tab w:val="center" w:pos="342"/>
                <w:tab w:val="right" w:pos="684"/>
              </w:tabs>
              <w:autoSpaceDE w:val="0"/>
              <w:autoSpaceDN w:val="0"/>
              <w:adjustRightInd w:val="0"/>
              <w:rPr>
                <w:rFonts w:asciiTheme="majorHAnsi" w:hAnsiTheme="majorHAnsi" w:cs="Calibri"/>
                <w:b/>
                <w:sz w:val="20"/>
                <w:szCs w:val="14"/>
              </w:rPr>
            </w:pPr>
            <w:r w:rsidRPr="00F65BAE">
              <w:rPr>
                <w:rFonts w:asciiTheme="majorHAnsi" w:hAnsiTheme="majorHAnsi"/>
                <w:b/>
                <w:sz w:val="20"/>
              </w:rPr>
              <w:t>Q49.</w:t>
            </w:r>
          </w:p>
        </w:tc>
        <w:tc>
          <w:tcPr>
            <w:tcW w:w="3587" w:type="dxa"/>
            <w:gridSpan w:val="2"/>
            <w:shd w:val="clear" w:color="auto" w:fill="auto"/>
            <w:vAlign w:val="bottom"/>
          </w:tcPr>
          <w:p w14:paraId="59F7C466" w14:textId="77777777" w:rsidR="00A73A95" w:rsidRPr="00DD732B" w:rsidRDefault="00A73A95" w:rsidP="00A73A95">
            <w:pPr>
              <w:widowControl w:val="0"/>
              <w:autoSpaceDE w:val="0"/>
              <w:autoSpaceDN w:val="0"/>
              <w:adjustRightInd w:val="0"/>
              <w:rPr>
                <w:rFonts w:asciiTheme="majorHAnsi" w:hAnsiTheme="majorHAnsi" w:cs="Calibri"/>
                <w:b/>
                <w:sz w:val="20"/>
                <w:szCs w:val="20"/>
                <w:highlight w:val="red"/>
              </w:rPr>
            </w:pPr>
            <w:r w:rsidRPr="00DD732B">
              <w:rPr>
                <w:rFonts w:asciiTheme="majorHAnsi" w:hAnsiTheme="majorHAnsi" w:cs="Calibri"/>
                <w:sz w:val="16"/>
                <w:szCs w:val="20"/>
                <w:highlight w:val="red"/>
              </w:rPr>
              <w:t xml:space="preserve"> </w:t>
            </w:r>
            <w:r w:rsidRPr="00DD732B">
              <w:rPr>
                <w:rFonts w:asciiTheme="majorHAnsi" w:hAnsiTheme="majorHAnsi" w:cs="Calibri"/>
                <w:b/>
                <w:sz w:val="20"/>
                <w:szCs w:val="20"/>
                <w:highlight w:val="red"/>
              </w:rPr>
              <w:t xml:space="preserve">Mebendazole </w:t>
            </w:r>
          </w:p>
          <w:p w14:paraId="11367265" w14:textId="77777777" w:rsidR="00A73A95" w:rsidRPr="00DD732B" w:rsidRDefault="00A73A95" w:rsidP="00A73A95">
            <w:pPr>
              <w:widowControl w:val="0"/>
              <w:autoSpaceDE w:val="0"/>
              <w:autoSpaceDN w:val="0"/>
              <w:adjustRightInd w:val="0"/>
              <w:rPr>
                <w:rFonts w:asciiTheme="majorHAnsi" w:hAnsiTheme="majorHAnsi" w:cs="Calibri"/>
                <w:sz w:val="16"/>
                <w:szCs w:val="20"/>
                <w:highlight w:val="red"/>
              </w:rPr>
            </w:pPr>
            <w:r w:rsidRPr="00DD732B">
              <w:rPr>
                <w:rFonts w:asciiTheme="majorHAnsi" w:hAnsiTheme="majorHAnsi" w:cs="Calibri"/>
                <w:sz w:val="16"/>
                <w:szCs w:val="20"/>
                <w:highlight w:val="red"/>
              </w:rPr>
              <w:t>(tablets/capsules)</w:t>
            </w:r>
          </w:p>
        </w:tc>
        <w:tc>
          <w:tcPr>
            <w:tcW w:w="1626" w:type="dxa"/>
            <w:shd w:val="clear" w:color="auto" w:fill="auto"/>
            <w:vAlign w:val="bottom"/>
          </w:tcPr>
          <w:p w14:paraId="70CF5166" w14:textId="77777777" w:rsidR="00A73A95" w:rsidRPr="00F65BAE" w:rsidRDefault="00A73A95" w:rsidP="00A73A95">
            <w:pPr>
              <w:jc w:val="center"/>
              <w:rPr>
                <w:rFonts w:asciiTheme="majorHAnsi" w:hAnsiTheme="majorHAnsi"/>
                <w:i/>
                <w:iCs/>
                <w:sz w:val="20"/>
                <w:szCs w:val="24"/>
              </w:rPr>
            </w:pPr>
            <w:r w:rsidRPr="00F65BAE">
              <w:rPr>
                <w:rFonts w:asciiTheme="majorHAnsi" w:hAnsiTheme="majorHAnsi"/>
              </w:rPr>
              <w:t>|___|</w:t>
            </w:r>
          </w:p>
        </w:tc>
        <w:tc>
          <w:tcPr>
            <w:tcW w:w="1170" w:type="dxa"/>
            <w:gridSpan w:val="2"/>
            <w:shd w:val="clear" w:color="auto" w:fill="auto"/>
            <w:vAlign w:val="bottom"/>
          </w:tcPr>
          <w:p w14:paraId="5C72A58C" w14:textId="77777777" w:rsidR="00A73A95" w:rsidRPr="00F65BAE" w:rsidRDefault="00A73A95" w:rsidP="00A73A95">
            <w:pPr>
              <w:rPr>
                <w:rFonts w:asciiTheme="majorHAnsi" w:hAnsiTheme="majorHAnsi"/>
                <w:i/>
                <w:iCs/>
                <w:sz w:val="20"/>
                <w:szCs w:val="24"/>
              </w:rPr>
            </w:pPr>
          </w:p>
          <w:p w14:paraId="3545D07D" w14:textId="77777777" w:rsidR="00A73A95" w:rsidRPr="00F65BAE" w:rsidRDefault="00A73A95" w:rsidP="00A73A95">
            <w:pPr>
              <w:jc w:val="center"/>
              <w:rPr>
                <w:rFonts w:asciiTheme="majorHAnsi" w:hAnsiTheme="majorHAnsi"/>
                <w:i/>
                <w:iCs/>
                <w:sz w:val="20"/>
                <w:szCs w:val="24"/>
              </w:rPr>
            </w:pPr>
            <w:r w:rsidRPr="00F65BAE">
              <w:rPr>
                <w:rFonts w:asciiTheme="majorHAnsi" w:hAnsiTheme="majorHAnsi"/>
              </w:rPr>
              <w:t>|___|</w:t>
            </w:r>
          </w:p>
        </w:tc>
      </w:tr>
      <w:tr w:rsidR="00A73A95" w:rsidRPr="003133F4" w14:paraId="05F0C603" w14:textId="77777777" w:rsidTr="003133F4">
        <w:trPr>
          <w:trHeight w:val="242"/>
        </w:trPr>
        <w:tc>
          <w:tcPr>
            <w:tcW w:w="900" w:type="dxa"/>
            <w:shd w:val="clear" w:color="auto" w:fill="auto"/>
            <w:vAlign w:val="bottom"/>
          </w:tcPr>
          <w:p w14:paraId="688A6847" w14:textId="39DA13FB" w:rsidR="00A73A95" w:rsidRPr="00F65BAE" w:rsidRDefault="00A73A95" w:rsidP="00A73A95">
            <w:pPr>
              <w:widowControl w:val="0"/>
              <w:tabs>
                <w:tab w:val="center" w:pos="342"/>
                <w:tab w:val="right" w:pos="684"/>
              </w:tabs>
              <w:autoSpaceDE w:val="0"/>
              <w:autoSpaceDN w:val="0"/>
              <w:adjustRightInd w:val="0"/>
              <w:rPr>
                <w:rFonts w:asciiTheme="majorHAnsi" w:hAnsiTheme="majorHAnsi"/>
                <w:b/>
                <w:sz w:val="20"/>
              </w:rPr>
            </w:pPr>
            <w:r w:rsidRPr="00F65BAE">
              <w:rPr>
                <w:rFonts w:asciiTheme="majorHAnsi" w:hAnsiTheme="majorHAnsi"/>
                <w:b/>
                <w:sz w:val="20"/>
              </w:rPr>
              <w:t>Q49a</w:t>
            </w:r>
          </w:p>
        </w:tc>
        <w:tc>
          <w:tcPr>
            <w:tcW w:w="3424" w:type="dxa"/>
            <w:shd w:val="clear" w:color="auto" w:fill="auto"/>
            <w:vAlign w:val="bottom"/>
          </w:tcPr>
          <w:p w14:paraId="3437AB1D" w14:textId="77777777" w:rsidR="00A73A95" w:rsidRPr="00DD732B" w:rsidRDefault="00A73A95" w:rsidP="00A73A95">
            <w:pPr>
              <w:widowControl w:val="0"/>
              <w:autoSpaceDE w:val="0"/>
              <w:autoSpaceDN w:val="0"/>
              <w:adjustRightInd w:val="0"/>
              <w:rPr>
                <w:rFonts w:asciiTheme="majorHAnsi" w:hAnsiTheme="majorHAnsi" w:cs="Calibri"/>
                <w:b/>
                <w:iCs/>
                <w:sz w:val="20"/>
                <w:szCs w:val="20"/>
                <w:highlight w:val="red"/>
              </w:rPr>
            </w:pPr>
            <w:r w:rsidRPr="00DD732B">
              <w:rPr>
                <w:rFonts w:asciiTheme="majorHAnsi" w:hAnsiTheme="majorHAnsi" w:cs="Calibri"/>
                <w:b/>
                <w:iCs/>
                <w:sz w:val="20"/>
                <w:szCs w:val="20"/>
                <w:highlight w:val="red"/>
              </w:rPr>
              <w:t>Artesunate Suppository</w:t>
            </w:r>
          </w:p>
          <w:p w14:paraId="20CF500D" w14:textId="77777777" w:rsidR="00A73A95" w:rsidRPr="00DD732B" w:rsidRDefault="00A73A95" w:rsidP="00A73A95">
            <w:pPr>
              <w:widowControl w:val="0"/>
              <w:autoSpaceDE w:val="0"/>
              <w:autoSpaceDN w:val="0"/>
              <w:adjustRightInd w:val="0"/>
              <w:rPr>
                <w:rFonts w:asciiTheme="majorHAnsi" w:hAnsiTheme="majorHAnsi" w:cs="Calibri"/>
                <w:b/>
                <w:iCs/>
                <w:sz w:val="20"/>
                <w:szCs w:val="20"/>
                <w:highlight w:val="red"/>
              </w:rPr>
            </w:pPr>
          </w:p>
        </w:tc>
        <w:tc>
          <w:tcPr>
            <w:tcW w:w="1634" w:type="dxa"/>
            <w:gridSpan w:val="2"/>
            <w:shd w:val="clear" w:color="auto" w:fill="auto"/>
            <w:vAlign w:val="bottom"/>
          </w:tcPr>
          <w:p w14:paraId="4C3EB78C" w14:textId="2145F709" w:rsidR="00A73A95" w:rsidRPr="00F65BAE" w:rsidRDefault="00A73A95" w:rsidP="00A73A95">
            <w:pPr>
              <w:widowControl w:val="0"/>
              <w:autoSpaceDE w:val="0"/>
              <w:autoSpaceDN w:val="0"/>
              <w:adjustRightInd w:val="0"/>
              <w:jc w:val="center"/>
              <w:rPr>
                <w:rFonts w:asciiTheme="majorHAnsi" w:hAnsiTheme="majorHAnsi"/>
              </w:rPr>
            </w:pPr>
            <w:r w:rsidRPr="00F65BAE">
              <w:rPr>
                <w:rFonts w:asciiTheme="majorHAnsi" w:hAnsiTheme="majorHAnsi"/>
              </w:rPr>
              <w:t>|___|</w:t>
            </w:r>
          </w:p>
        </w:tc>
        <w:tc>
          <w:tcPr>
            <w:tcW w:w="1167" w:type="dxa"/>
            <w:shd w:val="clear" w:color="auto" w:fill="auto"/>
            <w:vAlign w:val="bottom"/>
          </w:tcPr>
          <w:p w14:paraId="1422E45F" w14:textId="77777777" w:rsidR="00A73A95" w:rsidRPr="00F65BAE" w:rsidRDefault="00A73A95" w:rsidP="00A73A95">
            <w:pPr>
              <w:widowControl w:val="0"/>
              <w:autoSpaceDE w:val="0"/>
              <w:autoSpaceDN w:val="0"/>
              <w:adjustRightInd w:val="0"/>
              <w:jc w:val="center"/>
              <w:rPr>
                <w:rFonts w:asciiTheme="majorHAnsi" w:hAnsiTheme="majorHAnsi"/>
              </w:rPr>
            </w:pPr>
          </w:p>
          <w:p w14:paraId="1D1451E0" w14:textId="199FCAA9" w:rsidR="00A73A95" w:rsidRPr="00F65BAE" w:rsidRDefault="00A73A95" w:rsidP="00A73A95">
            <w:pPr>
              <w:widowControl w:val="0"/>
              <w:autoSpaceDE w:val="0"/>
              <w:autoSpaceDN w:val="0"/>
              <w:adjustRightInd w:val="0"/>
              <w:jc w:val="center"/>
              <w:rPr>
                <w:rFonts w:asciiTheme="majorHAnsi" w:hAnsiTheme="majorHAnsi"/>
              </w:rPr>
            </w:pPr>
            <w:r w:rsidRPr="00F65BAE">
              <w:rPr>
                <w:rFonts w:asciiTheme="majorHAnsi" w:hAnsiTheme="majorHAnsi"/>
              </w:rPr>
              <w:t>|___|</w:t>
            </w:r>
          </w:p>
        </w:tc>
        <w:tc>
          <w:tcPr>
            <w:tcW w:w="730" w:type="dxa"/>
            <w:shd w:val="clear" w:color="auto" w:fill="auto"/>
            <w:vAlign w:val="bottom"/>
          </w:tcPr>
          <w:p w14:paraId="2F95B3F3" w14:textId="1019A2B6" w:rsidR="00A73A95" w:rsidRPr="00F65BAE" w:rsidRDefault="00A73A95" w:rsidP="00A73A95">
            <w:pPr>
              <w:widowControl w:val="0"/>
              <w:tabs>
                <w:tab w:val="center" w:pos="342"/>
                <w:tab w:val="right" w:pos="684"/>
              </w:tabs>
              <w:autoSpaceDE w:val="0"/>
              <w:autoSpaceDN w:val="0"/>
              <w:adjustRightInd w:val="0"/>
              <w:rPr>
                <w:rFonts w:asciiTheme="majorHAnsi" w:hAnsiTheme="majorHAnsi"/>
                <w:b/>
                <w:sz w:val="20"/>
              </w:rPr>
            </w:pPr>
            <w:r w:rsidRPr="00F65BAE">
              <w:rPr>
                <w:rFonts w:asciiTheme="majorHAnsi" w:hAnsiTheme="majorHAnsi"/>
                <w:b/>
                <w:sz w:val="20"/>
              </w:rPr>
              <w:t>Q49b</w:t>
            </w:r>
          </w:p>
        </w:tc>
        <w:tc>
          <w:tcPr>
            <w:tcW w:w="3587" w:type="dxa"/>
            <w:gridSpan w:val="2"/>
            <w:shd w:val="clear" w:color="auto" w:fill="auto"/>
            <w:vAlign w:val="bottom"/>
          </w:tcPr>
          <w:p w14:paraId="3C33C7C7" w14:textId="5EC2C117" w:rsidR="00A73A95" w:rsidRPr="00F65BAE" w:rsidRDefault="00A73A95" w:rsidP="00A73A95">
            <w:pPr>
              <w:widowControl w:val="0"/>
              <w:autoSpaceDE w:val="0"/>
              <w:autoSpaceDN w:val="0"/>
              <w:adjustRightInd w:val="0"/>
              <w:rPr>
                <w:rFonts w:asciiTheme="majorHAnsi" w:hAnsiTheme="majorHAnsi" w:cs="Calibri"/>
                <w:b/>
                <w:iCs/>
                <w:sz w:val="20"/>
                <w:szCs w:val="20"/>
              </w:rPr>
            </w:pPr>
            <w:r w:rsidRPr="00F65BAE">
              <w:rPr>
                <w:rFonts w:asciiTheme="majorHAnsi" w:hAnsiTheme="majorHAnsi" w:cs="Calibri"/>
                <w:b/>
                <w:iCs/>
                <w:sz w:val="20"/>
                <w:szCs w:val="20"/>
              </w:rPr>
              <w:t xml:space="preserve">Chlorhexidine </w:t>
            </w:r>
          </w:p>
          <w:p w14:paraId="1D254640" w14:textId="77777777" w:rsidR="00A73A95" w:rsidRPr="00F65BAE" w:rsidRDefault="00A73A95" w:rsidP="00A73A95">
            <w:pPr>
              <w:widowControl w:val="0"/>
              <w:autoSpaceDE w:val="0"/>
              <w:autoSpaceDN w:val="0"/>
              <w:adjustRightInd w:val="0"/>
              <w:rPr>
                <w:rFonts w:asciiTheme="majorHAnsi" w:hAnsiTheme="majorHAnsi" w:cs="Calibri"/>
                <w:sz w:val="16"/>
                <w:szCs w:val="20"/>
              </w:rPr>
            </w:pPr>
          </w:p>
        </w:tc>
        <w:tc>
          <w:tcPr>
            <w:tcW w:w="1626" w:type="dxa"/>
            <w:shd w:val="clear" w:color="auto" w:fill="auto"/>
            <w:vAlign w:val="bottom"/>
          </w:tcPr>
          <w:p w14:paraId="3A04B7FA" w14:textId="1723628C" w:rsidR="00A73A95" w:rsidRPr="00F65BAE" w:rsidRDefault="00A73A95" w:rsidP="00A73A95">
            <w:pPr>
              <w:jc w:val="center"/>
              <w:rPr>
                <w:rFonts w:asciiTheme="majorHAnsi" w:hAnsiTheme="majorHAnsi"/>
              </w:rPr>
            </w:pPr>
            <w:r w:rsidRPr="00F65BAE">
              <w:rPr>
                <w:rFonts w:asciiTheme="majorHAnsi" w:hAnsiTheme="majorHAnsi"/>
              </w:rPr>
              <w:t>|___|</w:t>
            </w:r>
          </w:p>
        </w:tc>
        <w:tc>
          <w:tcPr>
            <w:tcW w:w="1170" w:type="dxa"/>
            <w:gridSpan w:val="2"/>
            <w:shd w:val="clear" w:color="auto" w:fill="auto"/>
            <w:vAlign w:val="bottom"/>
          </w:tcPr>
          <w:p w14:paraId="43885586" w14:textId="77777777" w:rsidR="00A73A95" w:rsidRPr="00F65BAE" w:rsidRDefault="00A73A95" w:rsidP="00A73A95">
            <w:pPr>
              <w:widowControl w:val="0"/>
              <w:autoSpaceDE w:val="0"/>
              <w:autoSpaceDN w:val="0"/>
              <w:adjustRightInd w:val="0"/>
              <w:jc w:val="center"/>
              <w:rPr>
                <w:rFonts w:asciiTheme="majorHAnsi" w:hAnsiTheme="majorHAnsi"/>
              </w:rPr>
            </w:pPr>
          </w:p>
          <w:p w14:paraId="6212CA89" w14:textId="6045C627" w:rsidR="00A73A95" w:rsidRPr="00F65BAE" w:rsidRDefault="00A73A95" w:rsidP="00A73A95">
            <w:pPr>
              <w:jc w:val="center"/>
              <w:rPr>
                <w:rFonts w:asciiTheme="majorHAnsi" w:hAnsiTheme="majorHAnsi"/>
                <w:i/>
                <w:iCs/>
                <w:sz w:val="20"/>
                <w:szCs w:val="24"/>
              </w:rPr>
            </w:pPr>
            <w:r w:rsidRPr="00F65BAE">
              <w:rPr>
                <w:rFonts w:asciiTheme="majorHAnsi" w:hAnsiTheme="majorHAnsi"/>
              </w:rPr>
              <w:t>|___|</w:t>
            </w:r>
          </w:p>
        </w:tc>
      </w:tr>
      <w:tr w:rsidR="00A73A95" w:rsidRPr="00B43262" w14:paraId="3828684F" w14:textId="77777777" w:rsidTr="003133F4">
        <w:trPr>
          <w:trHeight w:val="485"/>
        </w:trPr>
        <w:tc>
          <w:tcPr>
            <w:tcW w:w="900" w:type="dxa"/>
            <w:shd w:val="clear" w:color="auto" w:fill="auto"/>
            <w:vAlign w:val="bottom"/>
          </w:tcPr>
          <w:p w14:paraId="33BA7DAC" w14:textId="67BF155A" w:rsidR="00A73A95" w:rsidRPr="00F65BAE" w:rsidRDefault="00A73A95" w:rsidP="00A73A95">
            <w:pPr>
              <w:widowControl w:val="0"/>
              <w:tabs>
                <w:tab w:val="center" w:pos="342"/>
                <w:tab w:val="right" w:pos="684"/>
              </w:tabs>
              <w:autoSpaceDE w:val="0"/>
              <w:autoSpaceDN w:val="0"/>
              <w:adjustRightInd w:val="0"/>
              <w:rPr>
                <w:rFonts w:asciiTheme="majorHAnsi" w:hAnsiTheme="majorHAnsi"/>
                <w:b/>
                <w:sz w:val="20"/>
              </w:rPr>
            </w:pPr>
            <w:r w:rsidRPr="00F65BAE">
              <w:rPr>
                <w:rFonts w:asciiTheme="majorHAnsi" w:hAnsiTheme="majorHAnsi"/>
                <w:b/>
                <w:sz w:val="20"/>
              </w:rPr>
              <w:t>Q49c</w:t>
            </w:r>
          </w:p>
        </w:tc>
        <w:tc>
          <w:tcPr>
            <w:tcW w:w="3424" w:type="dxa"/>
            <w:shd w:val="clear" w:color="auto" w:fill="auto"/>
            <w:vAlign w:val="bottom"/>
          </w:tcPr>
          <w:p w14:paraId="3A09E3BE" w14:textId="5470590F" w:rsidR="00A73A95" w:rsidRPr="00F65BAE" w:rsidRDefault="00A73A95" w:rsidP="00A73A95">
            <w:pPr>
              <w:widowControl w:val="0"/>
              <w:autoSpaceDE w:val="0"/>
              <w:autoSpaceDN w:val="0"/>
              <w:adjustRightInd w:val="0"/>
              <w:rPr>
                <w:rFonts w:asciiTheme="majorHAnsi" w:hAnsiTheme="majorHAnsi" w:cs="Calibri"/>
                <w:b/>
                <w:iCs/>
                <w:sz w:val="20"/>
                <w:szCs w:val="20"/>
              </w:rPr>
            </w:pPr>
            <w:r w:rsidRPr="00F65BAE">
              <w:rPr>
                <w:rFonts w:asciiTheme="majorHAnsi" w:hAnsiTheme="majorHAnsi" w:cs="Calibri"/>
                <w:b/>
                <w:iCs/>
                <w:sz w:val="20"/>
                <w:szCs w:val="20"/>
              </w:rPr>
              <w:t>Tetracycline eye ointment for new born</w:t>
            </w:r>
          </w:p>
        </w:tc>
        <w:tc>
          <w:tcPr>
            <w:tcW w:w="1634" w:type="dxa"/>
            <w:gridSpan w:val="2"/>
            <w:shd w:val="clear" w:color="auto" w:fill="auto"/>
            <w:vAlign w:val="bottom"/>
          </w:tcPr>
          <w:p w14:paraId="2872D627" w14:textId="6E774A65" w:rsidR="00A73A95" w:rsidRPr="00F65BAE" w:rsidRDefault="00A73A95" w:rsidP="00A73A95">
            <w:pPr>
              <w:widowControl w:val="0"/>
              <w:autoSpaceDE w:val="0"/>
              <w:autoSpaceDN w:val="0"/>
              <w:adjustRightInd w:val="0"/>
              <w:jc w:val="center"/>
              <w:rPr>
                <w:rFonts w:asciiTheme="majorHAnsi" w:hAnsiTheme="majorHAnsi"/>
              </w:rPr>
            </w:pPr>
            <w:r w:rsidRPr="00F65BAE">
              <w:rPr>
                <w:rFonts w:asciiTheme="majorHAnsi" w:hAnsiTheme="majorHAnsi"/>
              </w:rPr>
              <w:t>|___|</w:t>
            </w:r>
          </w:p>
        </w:tc>
        <w:tc>
          <w:tcPr>
            <w:tcW w:w="1167" w:type="dxa"/>
            <w:shd w:val="clear" w:color="auto" w:fill="auto"/>
            <w:vAlign w:val="bottom"/>
          </w:tcPr>
          <w:p w14:paraId="716DFF7F" w14:textId="77777777" w:rsidR="00A73A95" w:rsidRPr="00F65BAE" w:rsidRDefault="00A73A95" w:rsidP="00A73A95">
            <w:pPr>
              <w:widowControl w:val="0"/>
              <w:autoSpaceDE w:val="0"/>
              <w:autoSpaceDN w:val="0"/>
              <w:adjustRightInd w:val="0"/>
              <w:jc w:val="center"/>
              <w:rPr>
                <w:rFonts w:asciiTheme="majorHAnsi" w:hAnsiTheme="majorHAnsi"/>
              </w:rPr>
            </w:pPr>
          </w:p>
          <w:p w14:paraId="588E5FBF" w14:textId="23EFA040" w:rsidR="00A73A95" w:rsidRPr="00F65BAE" w:rsidRDefault="00A73A95" w:rsidP="00A73A95">
            <w:pPr>
              <w:widowControl w:val="0"/>
              <w:autoSpaceDE w:val="0"/>
              <w:autoSpaceDN w:val="0"/>
              <w:adjustRightInd w:val="0"/>
              <w:jc w:val="center"/>
              <w:rPr>
                <w:rFonts w:asciiTheme="majorHAnsi" w:hAnsiTheme="majorHAnsi"/>
              </w:rPr>
            </w:pPr>
            <w:r w:rsidRPr="00F65BAE">
              <w:rPr>
                <w:rFonts w:asciiTheme="majorHAnsi" w:hAnsiTheme="majorHAnsi"/>
              </w:rPr>
              <w:t>|___|</w:t>
            </w:r>
          </w:p>
        </w:tc>
        <w:tc>
          <w:tcPr>
            <w:tcW w:w="730" w:type="dxa"/>
            <w:shd w:val="clear" w:color="auto" w:fill="auto"/>
            <w:vAlign w:val="bottom"/>
          </w:tcPr>
          <w:p w14:paraId="68FC0A76" w14:textId="77777777" w:rsidR="00A73A95" w:rsidRPr="00F65BAE" w:rsidRDefault="00A73A95" w:rsidP="00A73A95">
            <w:pPr>
              <w:widowControl w:val="0"/>
              <w:tabs>
                <w:tab w:val="center" w:pos="342"/>
                <w:tab w:val="right" w:pos="684"/>
              </w:tabs>
              <w:autoSpaceDE w:val="0"/>
              <w:autoSpaceDN w:val="0"/>
              <w:adjustRightInd w:val="0"/>
              <w:rPr>
                <w:rFonts w:asciiTheme="majorHAnsi" w:hAnsiTheme="majorHAnsi"/>
                <w:b/>
                <w:sz w:val="20"/>
              </w:rPr>
            </w:pPr>
          </w:p>
        </w:tc>
        <w:tc>
          <w:tcPr>
            <w:tcW w:w="3587" w:type="dxa"/>
            <w:gridSpan w:val="2"/>
            <w:shd w:val="clear" w:color="auto" w:fill="auto"/>
            <w:vAlign w:val="bottom"/>
          </w:tcPr>
          <w:p w14:paraId="282A362C" w14:textId="547981AB" w:rsidR="00A73A95" w:rsidRPr="00F65BAE" w:rsidRDefault="00A73A95" w:rsidP="00A73A95">
            <w:pPr>
              <w:widowControl w:val="0"/>
              <w:autoSpaceDE w:val="0"/>
              <w:autoSpaceDN w:val="0"/>
              <w:adjustRightInd w:val="0"/>
              <w:rPr>
                <w:rFonts w:asciiTheme="majorHAnsi" w:hAnsiTheme="majorHAnsi" w:cs="Calibri"/>
                <w:b/>
                <w:iCs/>
                <w:sz w:val="20"/>
                <w:szCs w:val="20"/>
              </w:rPr>
            </w:pPr>
          </w:p>
        </w:tc>
        <w:tc>
          <w:tcPr>
            <w:tcW w:w="1626" w:type="dxa"/>
            <w:shd w:val="clear" w:color="auto" w:fill="auto"/>
            <w:vAlign w:val="bottom"/>
          </w:tcPr>
          <w:p w14:paraId="766CFFA3" w14:textId="517A06F6" w:rsidR="00A73A95" w:rsidRPr="00F65BAE" w:rsidRDefault="00A73A95" w:rsidP="00A73A95">
            <w:pPr>
              <w:jc w:val="center"/>
              <w:rPr>
                <w:rFonts w:asciiTheme="majorHAnsi" w:hAnsiTheme="majorHAnsi"/>
              </w:rPr>
            </w:pPr>
          </w:p>
        </w:tc>
        <w:tc>
          <w:tcPr>
            <w:tcW w:w="1170" w:type="dxa"/>
            <w:gridSpan w:val="2"/>
            <w:shd w:val="clear" w:color="auto" w:fill="auto"/>
            <w:vAlign w:val="bottom"/>
          </w:tcPr>
          <w:p w14:paraId="4E97FF42" w14:textId="7515696A" w:rsidR="00A73A95" w:rsidRPr="00F65BAE" w:rsidRDefault="00A73A95" w:rsidP="00A73A95">
            <w:pPr>
              <w:jc w:val="center"/>
              <w:rPr>
                <w:rFonts w:asciiTheme="majorHAnsi" w:hAnsiTheme="majorHAnsi"/>
                <w:i/>
                <w:iCs/>
                <w:sz w:val="20"/>
                <w:szCs w:val="24"/>
              </w:rPr>
            </w:pPr>
          </w:p>
        </w:tc>
      </w:tr>
      <w:tr w:rsidR="00A73A95" w:rsidRPr="00B43262" w14:paraId="082A0EE6" w14:textId="77777777" w:rsidTr="00D43915">
        <w:trPr>
          <w:trHeight w:val="368"/>
        </w:trPr>
        <w:tc>
          <w:tcPr>
            <w:tcW w:w="900" w:type="dxa"/>
            <w:shd w:val="clear" w:color="auto" w:fill="auto"/>
            <w:vAlign w:val="bottom"/>
          </w:tcPr>
          <w:p w14:paraId="013676AB" w14:textId="77777777" w:rsidR="00A73A95" w:rsidRPr="00B43262" w:rsidRDefault="00A73A95" w:rsidP="00A73A95">
            <w:pPr>
              <w:widowControl w:val="0"/>
              <w:tabs>
                <w:tab w:val="center" w:pos="342"/>
                <w:tab w:val="right" w:pos="684"/>
              </w:tabs>
              <w:autoSpaceDE w:val="0"/>
              <w:autoSpaceDN w:val="0"/>
              <w:adjustRightInd w:val="0"/>
              <w:rPr>
                <w:rFonts w:asciiTheme="majorHAnsi" w:hAnsiTheme="majorHAnsi"/>
                <w:b/>
                <w:sz w:val="20"/>
              </w:rPr>
            </w:pPr>
            <w:r w:rsidRPr="00B43262">
              <w:rPr>
                <w:rFonts w:asciiTheme="majorHAnsi" w:hAnsiTheme="majorHAnsi"/>
                <w:b/>
                <w:sz w:val="20"/>
              </w:rPr>
              <w:t>Q49a.</w:t>
            </w:r>
          </w:p>
        </w:tc>
        <w:tc>
          <w:tcPr>
            <w:tcW w:w="6955" w:type="dxa"/>
            <w:gridSpan w:val="5"/>
            <w:shd w:val="clear" w:color="auto" w:fill="auto"/>
            <w:vAlign w:val="bottom"/>
          </w:tcPr>
          <w:p w14:paraId="21733B0A" w14:textId="0F1C63BC" w:rsidR="00A73A95" w:rsidRPr="00B43262" w:rsidRDefault="00A73A95" w:rsidP="007B7569">
            <w:pPr>
              <w:widowControl w:val="0"/>
              <w:tabs>
                <w:tab w:val="center" w:pos="342"/>
                <w:tab w:val="right" w:pos="684"/>
              </w:tabs>
              <w:autoSpaceDE w:val="0"/>
              <w:autoSpaceDN w:val="0"/>
              <w:adjustRightInd w:val="0"/>
              <w:rPr>
                <w:rFonts w:asciiTheme="majorHAnsi" w:hAnsiTheme="majorHAnsi"/>
                <w:b/>
                <w:sz w:val="20"/>
              </w:rPr>
            </w:pPr>
            <w:r w:rsidRPr="00B43262">
              <w:rPr>
                <w:rFonts w:asciiTheme="majorHAnsi" w:hAnsiTheme="majorHAnsi" w:cs="Calibri"/>
                <w:b/>
                <w:color w:val="000000"/>
                <w:sz w:val="20"/>
                <w:szCs w:val="20"/>
              </w:rPr>
              <w:t>Do you have</w:t>
            </w:r>
            <w:r>
              <w:rPr>
                <w:rFonts w:asciiTheme="majorHAnsi" w:hAnsiTheme="majorHAnsi" w:cs="Calibri"/>
                <w:b/>
                <w:color w:val="000000"/>
                <w:sz w:val="20"/>
                <w:szCs w:val="20"/>
              </w:rPr>
              <w:t xml:space="preserve"> MoHS</w:t>
            </w:r>
            <w:r w:rsidRPr="00B43262">
              <w:rPr>
                <w:rFonts w:asciiTheme="majorHAnsi" w:hAnsiTheme="majorHAnsi" w:cs="Calibri"/>
                <w:b/>
                <w:color w:val="000000"/>
                <w:sz w:val="20"/>
                <w:szCs w:val="20"/>
              </w:rPr>
              <w:t xml:space="preserve"> Standard Treatment Guidelines available?</w:t>
            </w:r>
          </w:p>
        </w:tc>
        <w:tc>
          <w:tcPr>
            <w:tcW w:w="3587" w:type="dxa"/>
            <w:gridSpan w:val="2"/>
            <w:shd w:val="clear" w:color="auto" w:fill="auto"/>
            <w:vAlign w:val="bottom"/>
          </w:tcPr>
          <w:p w14:paraId="5CACBBF5" w14:textId="77777777" w:rsidR="00A73A95" w:rsidRPr="00B43262" w:rsidRDefault="00A73A95" w:rsidP="00A73A95">
            <w:pPr>
              <w:jc w:val="right"/>
              <w:rPr>
                <w:rFonts w:asciiTheme="majorHAnsi" w:hAnsiTheme="majorHAnsi"/>
                <w:sz w:val="16"/>
                <w:szCs w:val="16"/>
              </w:rPr>
            </w:pPr>
            <w:r w:rsidRPr="00B43262">
              <w:rPr>
                <w:rFonts w:asciiTheme="majorHAnsi" w:hAnsiTheme="majorHAnsi"/>
                <w:sz w:val="16"/>
                <w:szCs w:val="16"/>
              </w:rPr>
              <w:t>Yes (at facility) = 1</w:t>
            </w:r>
          </w:p>
          <w:p w14:paraId="69B39CBA" w14:textId="77777777" w:rsidR="00A73A95" w:rsidRPr="00B43262" w:rsidRDefault="00A73A95" w:rsidP="00A73A95">
            <w:pPr>
              <w:jc w:val="right"/>
              <w:rPr>
                <w:rFonts w:asciiTheme="majorHAnsi" w:hAnsiTheme="majorHAnsi"/>
                <w:sz w:val="16"/>
                <w:szCs w:val="16"/>
              </w:rPr>
            </w:pPr>
            <w:r w:rsidRPr="00B43262">
              <w:rPr>
                <w:rFonts w:asciiTheme="majorHAnsi" w:hAnsiTheme="majorHAnsi"/>
                <w:sz w:val="16"/>
                <w:szCs w:val="16"/>
              </w:rPr>
              <w:t xml:space="preserve">Yes (at home) = 2 </w:t>
            </w:r>
            <w:r w:rsidRPr="00B43262">
              <w:rPr>
                <w:rFonts w:asciiTheme="majorHAnsi" w:hAnsiTheme="majorHAnsi"/>
                <w:sz w:val="16"/>
                <w:szCs w:val="16"/>
              </w:rPr>
              <w:sym w:font="Wingdings" w:char="F0E0"/>
            </w:r>
            <w:r w:rsidRPr="00B43262">
              <w:rPr>
                <w:rFonts w:asciiTheme="majorHAnsi" w:hAnsiTheme="majorHAnsi"/>
                <w:sz w:val="16"/>
                <w:szCs w:val="16"/>
              </w:rPr>
              <w:t xml:space="preserve"> Q50</w:t>
            </w:r>
          </w:p>
          <w:p w14:paraId="2A907153" w14:textId="77777777" w:rsidR="00A73A95" w:rsidRPr="00B43262" w:rsidRDefault="00A73A95" w:rsidP="00A73A95">
            <w:pPr>
              <w:jc w:val="right"/>
              <w:rPr>
                <w:rFonts w:asciiTheme="majorHAnsi" w:hAnsiTheme="majorHAnsi"/>
                <w:sz w:val="16"/>
                <w:szCs w:val="16"/>
              </w:rPr>
            </w:pPr>
            <w:r w:rsidRPr="00B43262">
              <w:rPr>
                <w:rFonts w:asciiTheme="majorHAnsi" w:hAnsiTheme="majorHAnsi"/>
                <w:sz w:val="16"/>
                <w:szCs w:val="16"/>
              </w:rPr>
              <w:lastRenderedPageBreak/>
              <w:t xml:space="preserve">No = 3 </w:t>
            </w:r>
            <w:r w:rsidRPr="00B43262">
              <w:rPr>
                <w:rFonts w:asciiTheme="majorHAnsi" w:hAnsiTheme="majorHAnsi"/>
                <w:sz w:val="16"/>
                <w:szCs w:val="16"/>
              </w:rPr>
              <w:sym w:font="Wingdings" w:char="F0E0"/>
            </w:r>
            <w:r w:rsidRPr="00B43262">
              <w:rPr>
                <w:rFonts w:asciiTheme="majorHAnsi" w:hAnsiTheme="majorHAnsi"/>
                <w:sz w:val="16"/>
                <w:szCs w:val="16"/>
              </w:rPr>
              <w:t xml:space="preserve"> Q50</w:t>
            </w:r>
          </w:p>
        </w:tc>
        <w:tc>
          <w:tcPr>
            <w:tcW w:w="1626" w:type="dxa"/>
            <w:shd w:val="clear" w:color="auto" w:fill="auto"/>
            <w:vAlign w:val="bottom"/>
          </w:tcPr>
          <w:p w14:paraId="02584A42" w14:textId="77777777" w:rsidR="00A73A95" w:rsidRPr="00B43262" w:rsidRDefault="00A73A95" w:rsidP="00A73A95">
            <w:pPr>
              <w:jc w:val="center"/>
              <w:rPr>
                <w:rFonts w:asciiTheme="majorHAnsi" w:hAnsiTheme="majorHAnsi"/>
              </w:rPr>
            </w:pPr>
          </w:p>
        </w:tc>
        <w:tc>
          <w:tcPr>
            <w:tcW w:w="1170" w:type="dxa"/>
            <w:gridSpan w:val="2"/>
            <w:shd w:val="clear" w:color="auto" w:fill="auto"/>
            <w:vAlign w:val="bottom"/>
          </w:tcPr>
          <w:p w14:paraId="102575EF" w14:textId="77777777" w:rsidR="00A73A95" w:rsidRPr="00B43262" w:rsidRDefault="00A73A95" w:rsidP="00A73A95">
            <w:pPr>
              <w:jc w:val="center"/>
              <w:rPr>
                <w:rFonts w:asciiTheme="majorHAnsi" w:hAnsiTheme="majorHAnsi"/>
                <w:i/>
                <w:iCs/>
                <w:sz w:val="20"/>
                <w:szCs w:val="24"/>
              </w:rPr>
            </w:pPr>
            <w:r w:rsidRPr="00B43262">
              <w:rPr>
                <w:rFonts w:asciiTheme="majorHAnsi" w:hAnsiTheme="majorHAnsi"/>
              </w:rPr>
              <w:t>|___|</w:t>
            </w:r>
          </w:p>
        </w:tc>
      </w:tr>
      <w:tr w:rsidR="00A73A95" w:rsidRPr="00B43262" w14:paraId="1A41252C" w14:textId="77777777" w:rsidTr="00D43915">
        <w:trPr>
          <w:trHeight w:val="368"/>
        </w:trPr>
        <w:tc>
          <w:tcPr>
            <w:tcW w:w="900" w:type="dxa"/>
            <w:shd w:val="clear" w:color="auto" w:fill="auto"/>
            <w:vAlign w:val="bottom"/>
          </w:tcPr>
          <w:p w14:paraId="508A3318" w14:textId="77777777" w:rsidR="00A73A95" w:rsidRPr="00B43262" w:rsidRDefault="00A73A95" w:rsidP="00A73A95">
            <w:pPr>
              <w:widowControl w:val="0"/>
              <w:tabs>
                <w:tab w:val="center" w:pos="342"/>
                <w:tab w:val="right" w:pos="684"/>
              </w:tabs>
              <w:autoSpaceDE w:val="0"/>
              <w:autoSpaceDN w:val="0"/>
              <w:adjustRightInd w:val="0"/>
              <w:rPr>
                <w:rFonts w:asciiTheme="majorHAnsi" w:hAnsiTheme="majorHAnsi"/>
                <w:b/>
                <w:sz w:val="20"/>
              </w:rPr>
            </w:pPr>
            <w:r w:rsidRPr="00B43262">
              <w:rPr>
                <w:rFonts w:asciiTheme="majorHAnsi" w:hAnsiTheme="majorHAnsi"/>
                <w:b/>
                <w:sz w:val="20"/>
              </w:rPr>
              <w:t>Q49b</w:t>
            </w:r>
          </w:p>
        </w:tc>
        <w:tc>
          <w:tcPr>
            <w:tcW w:w="6955" w:type="dxa"/>
            <w:gridSpan w:val="5"/>
            <w:shd w:val="clear" w:color="auto" w:fill="auto"/>
            <w:vAlign w:val="bottom"/>
          </w:tcPr>
          <w:p w14:paraId="60D6F9A2" w14:textId="77777777" w:rsidR="00A73A95" w:rsidRPr="00B43262" w:rsidRDefault="00A73A95" w:rsidP="00A73A95">
            <w:pPr>
              <w:widowControl w:val="0"/>
              <w:tabs>
                <w:tab w:val="center" w:pos="342"/>
                <w:tab w:val="right" w:pos="684"/>
              </w:tabs>
              <w:autoSpaceDE w:val="0"/>
              <w:autoSpaceDN w:val="0"/>
              <w:adjustRightInd w:val="0"/>
              <w:rPr>
                <w:rFonts w:asciiTheme="majorHAnsi" w:hAnsiTheme="majorHAnsi"/>
                <w:b/>
                <w:sz w:val="20"/>
              </w:rPr>
            </w:pPr>
            <w:r w:rsidRPr="00B43262">
              <w:rPr>
                <w:rFonts w:asciiTheme="majorHAnsi" w:hAnsiTheme="majorHAnsi" w:cs="Calibri"/>
                <w:b/>
                <w:color w:val="000000"/>
                <w:sz w:val="20"/>
                <w:szCs w:val="20"/>
              </w:rPr>
              <w:t>Please show me these Standard Treatment Guidelines</w:t>
            </w:r>
            <w:r w:rsidRPr="00B43262">
              <w:rPr>
                <w:rFonts w:asciiTheme="majorHAnsi" w:hAnsiTheme="majorHAnsi" w:cs="Calibri"/>
                <w:noProof/>
                <w:color w:val="000000"/>
                <w:sz w:val="16"/>
                <w:szCs w:val="16"/>
                <w:lang w:val="en-US"/>
              </w:rPr>
              <w:drawing>
                <wp:inline distT="0" distB="0" distL="0" distR="0" wp14:anchorId="51E21ED2" wp14:editId="6AC53DF8">
                  <wp:extent cx="284480" cy="189865"/>
                  <wp:effectExtent l="0" t="0" r="1270" b="635"/>
                  <wp:docPr id="20" name="Picture 20" descr="MCj0403893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Cj04038930000[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4480" cy="189865"/>
                          </a:xfrm>
                          <a:prstGeom prst="rect">
                            <a:avLst/>
                          </a:prstGeom>
                          <a:noFill/>
                          <a:ln>
                            <a:noFill/>
                          </a:ln>
                        </pic:spPr>
                      </pic:pic>
                    </a:graphicData>
                  </a:graphic>
                </wp:inline>
              </w:drawing>
            </w:r>
          </w:p>
        </w:tc>
        <w:tc>
          <w:tcPr>
            <w:tcW w:w="3587" w:type="dxa"/>
            <w:gridSpan w:val="2"/>
            <w:shd w:val="clear" w:color="auto" w:fill="auto"/>
            <w:vAlign w:val="bottom"/>
          </w:tcPr>
          <w:p w14:paraId="3233947E" w14:textId="77777777" w:rsidR="00A73A95" w:rsidRPr="00B43262" w:rsidRDefault="00A73A95" w:rsidP="00A73A95">
            <w:pPr>
              <w:jc w:val="right"/>
              <w:rPr>
                <w:rFonts w:asciiTheme="majorHAnsi" w:hAnsiTheme="majorHAnsi"/>
                <w:sz w:val="16"/>
                <w:szCs w:val="16"/>
              </w:rPr>
            </w:pPr>
            <w:r w:rsidRPr="00B43262">
              <w:rPr>
                <w:rFonts w:asciiTheme="majorHAnsi" w:hAnsiTheme="majorHAnsi"/>
                <w:sz w:val="16"/>
                <w:szCs w:val="16"/>
              </w:rPr>
              <w:t>Observed = 1</w:t>
            </w:r>
          </w:p>
          <w:p w14:paraId="7FD47B0A" w14:textId="77777777" w:rsidR="00A73A95" w:rsidRPr="00B43262" w:rsidRDefault="00A73A95" w:rsidP="00A73A95">
            <w:pPr>
              <w:widowControl w:val="0"/>
              <w:autoSpaceDE w:val="0"/>
              <w:autoSpaceDN w:val="0"/>
              <w:adjustRightInd w:val="0"/>
              <w:jc w:val="right"/>
              <w:rPr>
                <w:rFonts w:asciiTheme="majorHAnsi" w:hAnsiTheme="majorHAnsi" w:cs="Calibri"/>
                <w:sz w:val="16"/>
                <w:szCs w:val="20"/>
              </w:rPr>
            </w:pPr>
            <w:r w:rsidRPr="00B43262">
              <w:rPr>
                <w:rFonts w:asciiTheme="majorHAnsi" w:hAnsiTheme="majorHAnsi"/>
                <w:sz w:val="16"/>
                <w:szCs w:val="16"/>
              </w:rPr>
              <w:t>Not observed = 2</w:t>
            </w:r>
          </w:p>
        </w:tc>
        <w:tc>
          <w:tcPr>
            <w:tcW w:w="1626" w:type="dxa"/>
            <w:shd w:val="clear" w:color="auto" w:fill="auto"/>
            <w:vAlign w:val="bottom"/>
          </w:tcPr>
          <w:p w14:paraId="15812399" w14:textId="77777777" w:rsidR="00A73A95" w:rsidRPr="00B43262" w:rsidRDefault="00A73A95" w:rsidP="00A73A95">
            <w:pPr>
              <w:jc w:val="center"/>
              <w:rPr>
                <w:rFonts w:asciiTheme="majorHAnsi" w:hAnsiTheme="majorHAnsi"/>
              </w:rPr>
            </w:pPr>
          </w:p>
        </w:tc>
        <w:tc>
          <w:tcPr>
            <w:tcW w:w="1170" w:type="dxa"/>
            <w:gridSpan w:val="2"/>
            <w:shd w:val="clear" w:color="auto" w:fill="auto"/>
            <w:vAlign w:val="bottom"/>
          </w:tcPr>
          <w:p w14:paraId="163F6CE4" w14:textId="77777777" w:rsidR="00A73A95" w:rsidRPr="00B43262" w:rsidRDefault="00A73A95" w:rsidP="00A73A95">
            <w:pPr>
              <w:jc w:val="center"/>
              <w:rPr>
                <w:rFonts w:asciiTheme="majorHAnsi" w:hAnsiTheme="majorHAnsi"/>
                <w:i/>
                <w:iCs/>
                <w:sz w:val="20"/>
                <w:szCs w:val="24"/>
              </w:rPr>
            </w:pPr>
            <w:r w:rsidRPr="00B43262">
              <w:rPr>
                <w:rFonts w:asciiTheme="majorHAnsi" w:hAnsiTheme="majorHAnsi"/>
              </w:rPr>
              <w:t>|___|</w:t>
            </w:r>
          </w:p>
        </w:tc>
      </w:tr>
      <w:tr w:rsidR="006E57A6" w:rsidRPr="00B43262" w14:paraId="54CD57B0" w14:textId="77777777" w:rsidTr="00D43915">
        <w:trPr>
          <w:trHeight w:val="368"/>
        </w:trPr>
        <w:tc>
          <w:tcPr>
            <w:tcW w:w="900" w:type="dxa"/>
            <w:shd w:val="clear" w:color="auto" w:fill="auto"/>
            <w:vAlign w:val="bottom"/>
          </w:tcPr>
          <w:p w14:paraId="275B7404" w14:textId="4276AF66" w:rsidR="006E57A6" w:rsidRPr="00B43262" w:rsidRDefault="006E57A6" w:rsidP="006E57A6">
            <w:pPr>
              <w:widowControl w:val="0"/>
              <w:tabs>
                <w:tab w:val="center" w:pos="342"/>
                <w:tab w:val="right" w:pos="684"/>
              </w:tabs>
              <w:autoSpaceDE w:val="0"/>
              <w:autoSpaceDN w:val="0"/>
              <w:adjustRightInd w:val="0"/>
              <w:rPr>
                <w:rFonts w:asciiTheme="majorHAnsi" w:hAnsiTheme="majorHAnsi"/>
                <w:b/>
                <w:sz w:val="20"/>
              </w:rPr>
            </w:pPr>
            <w:r>
              <w:rPr>
                <w:rFonts w:asciiTheme="majorHAnsi" w:hAnsiTheme="majorHAnsi"/>
                <w:b/>
                <w:sz w:val="20"/>
              </w:rPr>
              <w:t>i.</w:t>
            </w:r>
          </w:p>
        </w:tc>
        <w:tc>
          <w:tcPr>
            <w:tcW w:w="6955" w:type="dxa"/>
            <w:gridSpan w:val="5"/>
            <w:shd w:val="clear" w:color="auto" w:fill="auto"/>
            <w:vAlign w:val="bottom"/>
          </w:tcPr>
          <w:p w14:paraId="7A7E77F8" w14:textId="2438721E" w:rsidR="006E57A6" w:rsidRPr="00B43262" w:rsidRDefault="006E57A6" w:rsidP="006E57A6">
            <w:pPr>
              <w:widowControl w:val="0"/>
              <w:tabs>
                <w:tab w:val="center" w:pos="342"/>
                <w:tab w:val="right" w:pos="684"/>
              </w:tabs>
              <w:autoSpaceDE w:val="0"/>
              <w:autoSpaceDN w:val="0"/>
              <w:adjustRightInd w:val="0"/>
              <w:rPr>
                <w:rFonts w:asciiTheme="majorHAnsi" w:hAnsiTheme="majorHAnsi" w:cs="Calibri"/>
                <w:b/>
                <w:color w:val="000000"/>
                <w:sz w:val="20"/>
                <w:szCs w:val="20"/>
              </w:rPr>
            </w:pPr>
            <w:r>
              <w:rPr>
                <w:rFonts w:asciiTheme="majorHAnsi" w:hAnsiTheme="majorHAnsi" w:cs="Calibri"/>
                <w:b/>
                <w:color w:val="000000"/>
                <w:sz w:val="20"/>
                <w:szCs w:val="20"/>
              </w:rPr>
              <w:t xml:space="preserve">Malaria treatment </w:t>
            </w:r>
          </w:p>
        </w:tc>
        <w:tc>
          <w:tcPr>
            <w:tcW w:w="3587" w:type="dxa"/>
            <w:gridSpan w:val="2"/>
            <w:shd w:val="clear" w:color="auto" w:fill="auto"/>
            <w:vAlign w:val="bottom"/>
          </w:tcPr>
          <w:p w14:paraId="60CD5FF9" w14:textId="646B6081" w:rsidR="006E57A6" w:rsidRPr="006E57A6" w:rsidRDefault="006E57A6" w:rsidP="006E57A6">
            <w:pPr>
              <w:widowControl w:val="0"/>
              <w:tabs>
                <w:tab w:val="center" w:pos="342"/>
                <w:tab w:val="right" w:pos="684"/>
              </w:tabs>
              <w:autoSpaceDE w:val="0"/>
              <w:autoSpaceDN w:val="0"/>
              <w:adjustRightInd w:val="0"/>
              <w:rPr>
                <w:rFonts w:asciiTheme="majorHAnsi" w:hAnsiTheme="majorHAnsi" w:cs="Calibri"/>
                <w:b/>
                <w:color w:val="000000"/>
                <w:sz w:val="20"/>
                <w:szCs w:val="20"/>
              </w:rPr>
            </w:pPr>
            <w:r w:rsidRPr="006E57A6">
              <w:rPr>
                <w:rFonts w:asciiTheme="majorHAnsi" w:hAnsiTheme="majorHAnsi" w:cs="Calibri"/>
                <w:b/>
                <w:color w:val="000000"/>
                <w:sz w:val="20"/>
                <w:szCs w:val="20"/>
              </w:rPr>
              <w:t>vi.</w:t>
            </w:r>
          </w:p>
        </w:tc>
        <w:tc>
          <w:tcPr>
            <w:tcW w:w="1626" w:type="dxa"/>
            <w:shd w:val="clear" w:color="auto" w:fill="auto"/>
            <w:vAlign w:val="bottom"/>
          </w:tcPr>
          <w:p w14:paraId="41E7CF77" w14:textId="305B607D" w:rsidR="006E57A6" w:rsidRPr="006E57A6" w:rsidRDefault="006E57A6" w:rsidP="006E57A6">
            <w:pPr>
              <w:widowControl w:val="0"/>
              <w:tabs>
                <w:tab w:val="center" w:pos="342"/>
                <w:tab w:val="right" w:pos="684"/>
              </w:tabs>
              <w:autoSpaceDE w:val="0"/>
              <w:autoSpaceDN w:val="0"/>
              <w:adjustRightInd w:val="0"/>
              <w:rPr>
                <w:rFonts w:asciiTheme="majorHAnsi" w:hAnsiTheme="majorHAnsi" w:cs="Calibri"/>
                <w:b/>
                <w:color w:val="000000"/>
                <w:sz w:val="20"/>
                <w:szCs w:val="20"/>
              </w:rPr>
            </w:pPr>
            <w:r w:rsidRPr="006E57A6">
              <w:rPr>
                <w:rFonts w:asciiTheme="majorHAnsi" w:hAnsiTheme="majorHAnsi" w:cs="Calibri"/>
                <w:b/>
                <w:color w:val="000000"/>
                <w:sz w:val="20"/>
                <w:szCs w:val="20"/>
              </w:rPr>
              <w:t xml:space="preserve">Infection prevention and control </w:t>
            </w:r>
          </w:p>
        </w:tc>
        <w:tc>
          <w:tcPr>
            <w:tcW w:w="1170" w:type="dxa"/>
            <w:gridSpan w:val="2"/>
            <w:shd w:val="clear" w:color="auto" w:fill="auto"/>
            <w:vAlign w:val="bottom"/>
          </w:tcPr>
          <w:p w14:paraId="750ED34E" w14:textId="77777777" w:rsidR="006E57A6" w:rsidRPr="00B43262" w:rsidRDefault="006E57A6" w:rsidP="006E57A6">
            <w:pPr>
              <w:jc w:val="center"/>
              <w:rPr>
                <w:rFonts w:asciiTheme="majorHAnsi" w:hAnsiTheme="majorHAnsi"/>
              </w:rPr>
            </w:pPr>
          </w:p>
        </w:tc>
      </w:tr>
      <w:tr w:rsidR="006E57A6" w:rsidRPr="00B43262" w14:paraId="15529BAC" w14:textId="77777777" w:rsidTr="00D43915">
        <w:trPr>
          <w:trHeight w:val="368"/>
        </w:trPr>
        <w:tc>
          <w:tcPr>
            <w:tcW w:w="900" w:type="dxa"/>
            <w:shd w:val="clear" w:color="auto" w:fill="auto"/>
            <w:vAlign w:val="bottom"/>
          </w:tcPr>
          <w:p w14:paraId="52C16FF9" w14:textId="5E33C122" w:rsidR="006E57A6" w:rsidRPr="00B43262" w:rsidRDefault="006E57A6" w:rsidP="006E57A6">
            <w:pPr>
              <w:widowControl w:val="0"/>
              <w:tabs>
                <w:tab w:val="center" w:pos="342"/>
                <w:tab w:val="right" w:pos="684"/>
              </w:tabs>
              <w:autoSpaceDE w:val="0"/>
              <w:autoSpaceDN w:val="0"/>
              <w:adjustRightInd w:val="0"/>
              <w:rPr>
                <w:rFonts w:asciiTheme="majorHAnsi" w:hAnsiTheme="majorHAnsi"/>
                <w:b/>
                <w:sz w:val="20"/>
              </w:rPr>
            </w:pPr>
            <w:r>
              <w:rPr>
                <w:rFonts w:asciiTheme="majorHAnsi" w:hAnsiTheme="majorHAnsi"/>
                <w:b/>
                <w:sz w:val="20"/>
              </w:rPr>
              <w:t>ii.</w:t>
            </w:r>
          </w:p>
        </w:tc>
        <w:tc>
          <w:tcPr>
            <w:tcW w:w="6955" w:type="dxa"/>
            <w:gridSpan w:val="5"/>
            <w:shd w:val="clear" w:color="auto" w:fill="auto"/>
            <w:vAlign w:val="bottom"/>
          </w:tcPr>
          <w:p w14:paraId="61F18157" w14:textId="247EA30B" w:rsidR="006E57A6" w:rsidRPr="00B43262" w:rsidRDefault="006E57A6" w:rsidP="006E57A6">
            <w:pPr>
              <w:widowControl w:val="0"/>
              <w:tabs>
                <w:tab w:val="center" w:pos="342"/>
                <w:tab w:val="right" w:pos="684"/>
              </w:tabs>
              <w:autoSpaceDE w:val="0"/>
              <w:autoSpaceDN w:val="0"/>
              <w:adjustRightInd w:val="0"/>
              <w:rPr>
                <w:rFonts w:asciiTheme="majorHAnsi" w:hAnsiTheme="majorHAnsi" w:cs="Calibri"/>
                <w:b/>
                <w:color w:val="000000"/>
                <w:sz w:val="20"/>
                <w:szCs w:val="20"/>
              </w:rPr>
            </w:pPr>
            <w:r>
              <w:rPr>
                <w:rFonts w:asciiTheme="majorHAnsi" w:hAnsiTheme="majorHAnsi" w:cs="Calibri"/>
                <w:b/>
                <w:color w:val="000000"/>
                <w:sz w:val="20"/>
                <w:szCs w:val="20"/>
              </w:rPr>
              <w:t xml:space="preserve">EPI </w:t>
            </w:r>
          </w:p>
        </w:tc>
        <w:tc>
          <w:tcPr>
            <w:tcW w:w="3587" w:type="dxa"/>
            <w:gridSpan w:val="2"/>
            <w:shd w:val="clear" w:color="auto" w:fill="auto"/>
            <w:vAlign w:val="bottom"/>
          </w:tcPr>
          <w:p w14:paraId="08FBD74D" w14:textId="4AA236BA" w:rsidR="006E57A6" w:rsidRPr="006E57A6" w:rsidRDefault="006E57A6" w:rsidP="006E57A6">
            <w:pPr>
              <w:widowControl w:val="0"/>
              <w:tabs>
                <w:tab w:val="center" w:pos="342"/>
                <w:tab w:val="right" w:pos="684"/>
              </w:tabs>
              <w:autoSpaceDE w:val="0"/>
              <w:autoSpaceDN w:val="0"/>
              <w:adjustRightInd w:val="0"/>
              <w:rPr>
                <w:rFonts w:asciiTheme="majorHAnsi" w:hAnsiTheme="majorHAnsi" w:cs="Calibri"/>
                <w:b/>
                <w:color w:val="000000"/>
                <w:sz w:val="20"/>
                <w:szCs w:val="20"/>
              </w:rPr>
            </w:pPr>
            <w:r w:rsidRPr="006E57A6">
              <w:rPr>
                <w:rFonts w:asciiTheme="majorHAnsi" w:hAnsiTheme="majorHAnsi" w:cs="Calibri"/>
                <w:b/>
                <w:color w:val="000000"/>
                <w:sz w:val="20"/>
                <w:szCs w:val="20"/>
              </w:rPr>
              <w:t>vii.</w:t>
            </w:r>
          </w:p>
        </w:tc>
        <w:tc>
          <w:tcPr>
            <w:tcW w:w="1626" w:type="dxa"/>
            <w:shd w:val="clear" w:color="auto" w:fill="auto"/>
            <w:vAlign w:val="bottom"/>
          </w:tcPr>
          <w:p w14:paraId="407F5FA4" w14:textId="3C915BA0" w:rsidR="006E57A6" w:rsidRPr="006E57A6" w:rsidRDefault="006E57A6" w:rsidP="006E57A6">
            <w:pPr>
              <w:widowControl w:val="0"/>
              <w:tabs>
                <w:tab w:val="center" w:pos="342"/>
                <w:tab w:val="right" w:pos="684"/>
              </w:tabs>
              <w:autoSpaceDE w:val="0"/>
              <w:autoSpaceDN w:val="0"/>
              <w:adjustRightInd w:val="0"/>
              <w:rPr>
                <w:rFonts w:asciiTheme="majorHAnsi" w:hAnsiTheme="majorHAnsi" w:cs="Calibri"/>
                <w:b/>
                <w:color w:val="000000"/>
                <w:sz w:val="20"/>
                <w:szCs w:val="20"/>
              </w:rPr>
            </w:pPr>
            <w:r w:rsidRPr="006E57A6">
              <w:rPr>
                <w:rFonts w:asciiTheme="majorHAnsi" w:hAnsiTheme="majorHAnsi" w:cs="Calibri"/>
                <w:b/>
                <w:color w:val="000000"/>
                <w:sz w:val="20"/>
                <w:szCs w:val="20"/>
              </w:rPr>
              <w:t>IMNCI</w:t>
            </w:r>
          </w:p>
        </w:tc>
        <w:tc>
          <w:tcPr>
            <w:tcW w:w="1170" w:type="dxa"/>
            <w:gridSpan w:val="2"/>
            <w:shd w:val="clear" w:color="auto" w:fill="auto"/>
            <w:vAlign w:val="bottom"/>
          </w:tcPr>
          <w:p w14:paraId="7184F908" w14:textId="77777777" w:rsidR="006E57A6" w:rsidRPr="00B43262" w:rsidRDefault="006E57A6" w:rsidP="006E57A6">
            <w:pPr>
              <w:jc w:val="center"/>
              <w:rPr>
                <w:rFonts w:asciiTheme="majorHAnsi" w:hAnsiTheme="majorHAnsi"/>
              </w:rPr>
            </w:pPr>
          </w:p>
        </w:tc>
      </w:tr>
      <w:tr w:rsidR="006E57A6" w:rsidRPr="00B43262" w14:paraId="2B4842CC" w14:textId="77777777" w:rsidTr="00D43915">
        <w:trPr>
          <w:trHeight w:val="368"/>
        </w:trPr>
        <w:tc>
          <w:tcPr>
            <w:tcW w:w="900" w:type="dxa"/>
            <w:shd w:val="clear" w:color="auto" w:fill="auto"/>
            <w:vAlign w:val="bottom"/>
          </w:tcPr>
          <w:p w14:paraId="4716DE2B" w14:textId="02851078" w:rsidR="006E57A6" w:rsidRPr="00B43262" w:rsidRDefault="006E57A6" w:rsidP="006E57A6">
            <w:pPr>
              <w:widowControl w:val="0"/>
              <w:tabs>
                <w:tab w:val="center" w:pos="342"/>
                <w:tab w:val="right" w:pos="684"/>
              </w:tabs>
              <w:autoSpaceDE w:val="0"/>
              <w:autoSpaceDN w:val="0"/>
              <w:adjustRightInd w:val="0"/>
              <w:rPr>
                <w:rFonts w:asciiTheme="majorHAnsi" w:hAnsiTheme="majorHAnsi"/>
                <w:b/>
                <w:sz w:val="20"/>
              </w:rPr>
            </w:pPr>
            <w:r>
              <w:rPr>
                <w:rFonts w:asciiTheme="majorHAnsi" w:hAnsiTheme="majorHAnsi"/>
                <w:b/>
                <w:sz w:val="20"/>
              </w:rPr>
              <w:t>iii.</w:t>
            </w:r>
          </w:p>
        </w:tc>
        <w:tc>
          <w:tcPr>
            <w:tcW w:w="6955" w:type="dxa"/>
            <w:gridSpan w:val="5"/>
            <w:shd w:val="clear" w:color="auto" w:fill="auto"/>
            <w:vAlign w:val="bottom"/>
          </w:tcPr>
          <w:p w14:paraId="535601FB" w14:textId="0E375C70" w:rsidR="006E57A6" w:rsidRDefault="006E57A6" w:rsidP="006E57A6">
            <w:pPr>
              <w:widowControl w:val="0"/>
              <w:tabs>
                <w:tab w:val="center" w:pos="342"/>
                <w:tab w:val="right" w:pos="684"/>
              </w:tabs>
              <w:autoSpaceDE w:val="0"/>
              <w:autoSpaceDN w:val="0"/>
              <w:adjustRightInd w:val="0"/>
              <w:rPr>
                <w:rFonts w:asciiTheme="majorHAnsi" w:hAnsiTheme="majorHAnsi" w:cs="Calibri"/>
                <w:b/>
                <w:color w:val="000000"/>
                <w:sz w:val="20"/>
                <w:szCs w:val="20"/>
              </w:rPr>
            </w:pPr>
            <w:r>
              <w:rPr>
                <w:rFonts w:asciiTheme="majorHAnsi" w:hAnsiTheme="majorHAnsi" w:cs="Calibri"/>
                <w:b/>
                <w:color w:val="000000"/>
                <w:sz w:val="20"/>
                <w:szCs w:val="20"/>
              </w:rPr>
              <w:t>Nutrition</w:t>
            </w:r>
          </w:p>
        </w:tc>
        <w:tc>
          <w:tcPr>
            <w:tcW w:w="3587" w:type="dxa"/>
            <w:gridSpan w:val="2"/>
            <w:shd w:val="clear" w:color="auto" w:fill="auto"/>
            <w:vAlign w:val="bottom"/>
          </w:tcPr>
          <w:p w14:paraId="2596E0FD" w14:textId="6297B47A" w:rsidR="006E57A6" w:rsidRPr="006E57A6" w:rsidRDefault="006E57A6" w:rsidP="006E57A6">
            <w:pPr>
              <w:widowControl w:val="0"/>
              <w:tabs>
                <w:tab w:val="center" w:pos="342"/>
                <w:tab w:val="right" w:pos="684"/>
              </w:tabs>
              <w:autoSpaceDE w:val="0"/>
              <w:autoSpaceDN w:val="0"/>
              <w:adjustRightInd w:val="0"/>
              <w:rPr>
                <w:rFonts w:asciiTheme="majorHAnsi" w:hAnsiTheme="majorHAnsi" w:cs="Calibri"/>
                <w:b/>
                <w:color w:val="000000"/>
                <w:sz w:val="20"/>
                <w:szCs w:val="20"/>
              </w:rPr>
            </w:pPr>
            <w:r w:rsidRPr="006E57A6">
              <w:rPr>
                <w:rFonts w:asciiTheme="majorHAnsi" w:hAnsiTheme="majorHAnsi" w:cs="Calibri"/>
                <w:b/>
                <w:color w:val="000000"/>
                <w:sz w:val="20"/>
                <w:szCs w:val="20"/>
              </w:rPr>
              <w:t>viii.</w:t>
            </w:r>
          </w:p>
        </w:tc>
        <w:tc>
          <w:tcPr>
            <w:tcW w:w="1626" w:type="dxa"/>
            <w:shd w:val="clear" w:color="auto" w:fill="auto"/>
            <w:vAlign w:val="bottom"/>
          </w:tcPr>
          <w:p w14:paraId="2842057B" w14:textId="2F74D627" w:rsidR="006E57A6" w:rsidRPr="006E57A6" w:rsidRDefault="006E57A6" w:rsidP="006E57A6">
            <w:pPr>
              <w:widowControl w:val="0"/>
              <w:tabs>
                <w:tab w:val="center" w:pos="342"/>
                <w:tab w:val="right" w:pos="684"/>
              </w:tabs>
              <w:autoSpaceDE w:val="0"/>
              <w:autoSpaceDN w:val="0"/>
              <w:adjustRightInd w:val="0"/>
              <w:rPr>
                <w:rFonts w:asciiTheme="majorHAnsi" w:hAnsiTheme="majorHAnsi" w:cs="Calibri"/>
                <w:b/>
                <w:color w:val="000000"/>
                <w:sz w:val="20"/>
                <w:szCs w:val="20"/>
              </w:rPr>
            </w:pPr>
            <w:r w:rsidRPr="006E57A6">
              <w:rPr>
                <w:rFonts w:asciiTheme="majorHAnsi" w:hAnsiTheme="majorHAnsi" w:cs="Calibri"/>
                <w:b/>
                <w:color w:val="000000"/>
                <w:sz w:val="20"/>
                <w:szCs w:val="20"/>
              </w:rPr>
              <w:t>TB treatment</w:t>
            </w:r>
          </w:p>
        </w:tc>
        <w:tc>
          <w:tcPr>
            <w:tcW w:w="1170" w:type="dxa"/>
            <w:gridSpan w:val="2"/>
            <w:shd w:val="clear" w:color="auto" w:fill="auto"/>
            <w:vAlign w:val="bottom"/>
          </w:tcPr>
          <w:p w14:paraId="07D902AC" w14:textId="77777777" w:rsidR="006E57A6" w:rsidRPr="00B43262" w:rsidRDefault="006E57A6" w:rsidP="006E57A6">
            <w:pPr>
              <w:jc w:val="center"/>
              <w:rPr>
                <w:rFonts w:asciiTheme="majorHAnsi" w:hAnsiTheme="majorHAnsi"/>
              </w:rPr>
            </w:pPr>
          </w:p>
        </w:tc>
      </w:tr>
      <w:tr w:rsidR="006E57A6" w:rsidRPr="00B43262" w14:paraId="50A15593" w14:textId="77777777" w:rsidTr="00D43915">
        <w:trPr>
          <w:trHeight w:val="368"/>
        </w:trPr>
        <w:tc>
          <w:tcPr>
            <w:tcW w:w="900" w:type="dxa"/>
            <w:shd w:val="clear" w:color="auto" w:fill="auto"/>
            <w:vAlign w:val="bottom"/>
          </w:tcPr>
          <w:p w14:paraId="04F31C0C" w14:textId="45D57A46" w:rsidR="006E57A6" w:rsidRPr="00B43262" w:rsidRDefault="006E57A6" w:rsidP="006E57A6">
            <w:pPr>
              <w:widowControl w:val="0"/>
              <w:tabs>
                <w:tab w:val="center" w:pos="342"/>
                <w:tab w:val="right" w:pos="684"/>
              </w:tabs>
              <w:autoSpaceDE w:val="0"/>
              <w:autoSpaceDN w:val="0"/>
              <w:adjustRightInd w:val="0"/>
              <w:rPr>
                <w:rFonts w:asciiTheme="majorHAnsi" w:hAnsiTheme="majorHAnsi"/>
                <w:b/>
                <w:sz w:val="20"/>
              </w:rPr>
            </w:pPr>
            <w:r>
              <w:rPr>
                <w:rFonts w:asciiTheme="majorHAnsi" w:hAnsiTheme="majorHAnsi"/>
                <w:b/>
                <w:sz w:val="20"/>
              </w:rPr>
              <w:t>iv.</w:t>
            </w:r>
          </w:p>
        </w:tc>
        <w:tc>
          <w:tcPr>
            <w:tcW w:w="6955" w:type="dxa"/>
            <w:gridSpan w:val="5"/>
            <w:shd w:val="clear" w:color="auto" w:fill="auto"/>
            <w:vAlign w:val="bottom"/>
          </w:tcPr>
          <w:p w14:paraId="7D87B4F9" w14:textId="7FF6778D" w:rsidR="006E57A6" w:rsidRDefault="006E57A6" w:rsidP="006E57A6">
            <w:pPr>
              <w:widowControl w:val="0"/>
              <w:tabs>
                <w:tab w:val="center" w:pos="342"/>
                <w:tab w:val="right" w:pos="684"/>
              </w:tabs>
              <w:autoSpaceDE w:val="0"/>
              <w:autoSpaceDN w:val="0"/>
              <w:adjustRightInd w:val="0"/>
              <w:rPr>
                <w:rFonts w:asciiTheme="majorHAnsi" w:hAnsiTheme="majorHAnsi" w:cs="Calibri"/>
                <w:b/>
                <w:color w:val="000000"/>
                <w:sz w:val="20"/>
                <w:szCs w:val="20"/>
              </w:rPr>
            </w:pPr>
            <w:r>
              <w:rPr>
                <w:rFonts w:asciiTheme="majorHAnsi" w:hAnsiTheme="majorHAnsi" w:cs="Calibri"/>
                <w:b/>
                <w:color w:val="000000"/>
                <w:sz w:val="20"/>
                <w:szCs w:val="20"/>
              </w:rPr>
              <w:t>Family planning</w:t>
            </w:r>
          </w:p>
        </w:tc>
        <w:tc>
          <w:tcPr>
            <w:tcW w:w="3587" w:type="dxa"/>
            <w:gridSpan w:val="2"/>
            <w:shd w:val="clear" w:color="auto" w:fill="auto"/>
            <w:vAlign w:val="bottom"/>
          </w:tcPr>
          <w:p w14:paraId="5A36B2A3" w14:textId="70F38E2D" w:rsidR="006E57A6" w:rsidRPr="006E57A6" w:rsidRDefault="006E57A6" w:rsidP="006E57A6">
            <w:pPr>
              <w:widowControl w:val="0"/>
              <w:tabs>
                <w:tab w:val="center" w:pos="342"/>
                <w:tab w:val="right" w:pos="684"/>
              </w:tabs>
              <w:autoSpaceDE w:val="0"/>
              <w:autoSpaceDN w:val="0"/>
              <w:adjustRightInd w:val="0"/>
              <w:rPr>
                <w:rFonts w:asciiTheme="majorHAnsi" w:hAnsiTheme="majorHAnsi" w:cs="Calibri"/>
                <w:b/>
                <w:color w:val="000000"/>
                <w:sz w:val="20"/>
                <w:szCs w:val="20"/>
              </w:rPr>
            </w:pPr>
            <w:r w:rsidRPr="006E57A6">
              <w:rPr>
                <w:rFonts w:asciiTheme="majorHAnsi" w:hAnsiTheme="majorHAnsi" w:cs="Calibri"/>
                <w:b/>
                <w:color w:val="000000"/>
                <w:sz w:val="20"/>
                <w:szCs w:val="20"/>
              </w:rPr>
              <w:t xml:space="preserve">ix. </w:t>
            </w:r>
          </w:p>
        </w:tc>
        <w:tc>
          <w:tcPr>
            <w:tcW w:w="1626" w:type="dxa"/>
            <w:shd w:val="clear" w:color="auto" w:fill="auto"/>
            <w:vAlign w:val="bottom"/>
          </w:tcPr>
          <w:p w14:paraId="7F6FEC8E" w14:textId="30486585" w:rsidR="006E57A6" w:rsidRPr="006E57A6" w:rsidRDefault="006E57A6" w:rsidP="006E57A6">
            <w:pPr>
              <w:widowControl w:val="0"/>
              <w:tabs>
                <w:tab w:val="center" w:pos="342"/>
                <w:tab w:val="right" w:pos="684"/>
              </w:tabs>
              <w:autoSpaceDE w:val="0"/>
              <w:autoSpaceDN w:val="0"/>
              <w:adjustRightInd w:val="0"/>
              <w:rPr>
                <w:rFonts w:asciiTheme="majorHAnsi" w:hAnsiTheme="majorHAnsi" w:cs="Calibri"/>
                <w:b/>
                <w:color w:val="000000"/>
                <w:sz w:val="20"/>
                <w:szCs w:val="20"/>
              </w:rPr>
            </w:pPr>
            <w:r w:rsidRPr="006E57A6">
              <w:rPr>
                <w:rFonts w:asciiTheme="majorHAnsi" w:hAnsiTheme="majorHAnsi" w:cs="Calibri"/>
                <w:b/>
                <w:color w:val="000000"/>
                <w:sz w:val="20"/>
                <w:szCs w:val="20"/>
              </w:rPr>
              <w:t>Obstetrics emergencies</w:t>
            </w:r>
          </w:p>
        </w:tc>
        <w:tc>
          <w:tcPr>
            <w:tcW w:w="1170" w:type="dxa"/>
            <w:gridSpan w:val="2"/>
            <w:shd w:val="clear" w:color="auto" w:fill="auto"/>
            <w:vAlign w:val="bottom"/>
          </w:tcPr>
          <w:p w14:paraId="03D2FF85" w14:textId="77777777" w:rsidR="006E57A6" w:rsidRPr="00B43262" w:rsidRDefault="006E57A6" w:rsidP="006E57A6">
            <w:pPr>
              <w:jc w:val="center"/>
              <w:rPr>
                <w:rFonts w:asciiTheme="majorHAnsi" w:hAnsiTheme="majorHAnsi"/>
              </w:rPr>
            </w:pPr>
          </w:p>
        </w:tc>
      </w:tr>
      <w:tr w:rsidR="007B7569" w:rsidRPr="00B43262" w14:paraId="12A5C134" w14:textId="77777777" w:rsidTr="00D43915">
        <w:trPr>
          <w:trHeight w:val="368"/>
        </w:trPr>
        <w:tc>
          <w:tcPr>
            <w:tcW w:w="900" w:type="dxa"/>
            <w:shd w:val="clear" w:color="auto" w:fill="auto"/>
            <w:vAlign w:val="bottom"/>
          </w:tcPr>
          <w:p w14:paraId="23551B5F" w14:textId="29C0AF7E" w:rsidR="007B7569" w:rsidRPr="006E57A6" w:rsidRDefault="007B7569" w:rsidP="007B7569">
            <w:pPr>
              <w:widowControl w:val="0"/>
              <w:tabs>
                <w:tab w:val="center" w:pos="342"/>
                <w:tab w:val="right" w:pos="684"/>
              </w:tabs>
              <w:autoSpaceDE w:val="0"/>
              <w:autoSpaceDN w:val="0"/>
              <w:adjustRightInd w:val="0"/>
              <w:rPr>
                <w:rFonts w:asciiTheme="majorHAnsi" w:hAnsiTheme="majorHAnsi" w:cs="Calibri"/>
                <w:b/>
                <w:color w:val="000000"/>
                <w:sz w:val="20"/>
                <w:szCs w:val="20"/>
              </w:rPr>
            </w:pPr>
            <w:r w:rsidRPr="006E57A6">
              <w:rPr>
                <w:rFonts w:asciiTheme="majorHAnsi" w:hAnsiTheme="majorHAnsi" w:cs="Calibri"/>
                <w:b/>
                <w:color w:val="000000"/>
                <w:sz w:val="20"/>
                <w:szCs w:val="20"/>
              </w:rPr>
              <w:t>v.</w:t>
            </w:r>
          </w:p>
        </w:tc>
        <w:tc>
          <w:tcPr>
            <w:tcW w:w="6955" w:type="dxa"/>
            <w:gridSpan w:val="5"/>
            <w:shd w:val="clear" w:color="auto" w:fill="auto"/>
            <w:vAlign w:val="bottom"/>
          </w:tcPr>
          <w:p w14:paraId="1307BF97" w14:textId="4D4477EA" w:rsidR="007B7569" w:rsidRDefault="007B7569" w:rsidP="007B7569">
            <w:pPr>
              <w:widowControl w:val="0"/>
              <w:tabs>
                <w:tab w:val="center" w:pos="342"/>
                <w:tab w:val="right" w:pos="684"/>
              </w:tabs>
              <w:autoSpaceDE w:val="0"/>
              <w:autoSpaceDN w:val="0"/>
              <w:adjustRightInd w:val="0"/>
              <w:rPr>
                <w:rFonts w:asciiTheme="majorHAnsi" w:hAnsiTheme="majorHAnsi" w:cs="Calibri"/>
                <w:b/>
                <w:color w:val="000000"/>
                <w:sz w:val="20"/>
                <w:szCs w:val="20"/>
              </w:rPr>
            </w:pPr>
            <w:r w:rsidRPr="006E57A6">
              <w:rPr>
                <w:rFonts w:asciiTheme="majorHAnsi" w:hAnsiTheme="majorHAnsi" w:cs="Calibri"/>
                <w:b/>
                <w:color w:val="000000"/>
                <w:sz w:val="20"/>
                <w:szCs w:val="20"/>
              </w:rPr>
              <w:t>Syndromic management of STI</w:t>
            </w:r>
          </w:p>
        </w:tc>
        <w:tc>
          <w:tcPr>
            <w:tcW w:w="3587" w:type="dxa"/>
            <w:gridSpan w:val="2"/>
            <w:shd w:val="clear" w:color="auto" w:fill="auto"/>
            <w:vAlign w:val="bottom"/>
          </w:tcPr>
          <w:p w14:paraId="2B4DC08D" w14:textId="480F66C9" w:rsidR="007B7569" w:rsidRPr="007B7569" w:rsidRDefault="007B7569" w:rsidP="007B7569">
            <w:pPr>
              <w:widowControl w:val="0"/>
              <w:tabs>
                <w:tab w:val="center" w:pos="342"/>
                <w:tab w:val="right" w:pos="684"/>
              </w:tabs>
              <w:autoSpaceDE w:val="0"/>
              <w:autoSpaceDN w:val="0"/>
              <w:adjustRightInd w:val="0"/>
              <w:rPr>
                <w:rFonts w:asciiTheme="majorHAnsi" w:hAnsiTheme="majorHAnsi" w:cs="Calibri"/>
                <w:b/>
                <w:color w:val="000000"/>
                <w:sz w:val="20"/>
                <w:szCs w:val="20"/>
              </w:rPr>
            </w:pPr>
            <w:r w:rsidRPr="007B7569">
              <w:rPr>
                <w:rFonts w:asciiTheme="majorHAnsi" w:hAnsiTheme="majorHAnsi" w:cs="Calibri"/>
                <w:b/>
                <w:color w:val="000000"/>
                <w:sz w:val="20"/>
                <w:szCs w:val="20"/>
              </w:rPr>
              <w:t xml:space="preserve">x. </w:t>
            </w:r>
          </w:p>
        </w:tc>
        <w:tc>
          <w:tcPr>
            <w:tcW w:w="1626" w:type="dxa"/>
            <w:shd w:val="clear" w:color="auto" w:fill="auto"/>
            <w:vAlign w:val="bottom"/>
          </w:tcPr>
          <w:p w14:paraId="60E099A4" w14:textId="11E6F9F9" w:rsidR="007B7569" w:rsidRPr="007B7569" w:rsidRDefault="007B7569" w:rsidP="007B7569">
            <w:pPr>
              <w:widowControl w:val="0"/>
              <w:tabs>
                <w:tab w:val="center" w:pos="342"/>
                <w:tab w:val="right" w:pos="684"/>
              </w:tabs>
              <w:autoSpaceDE w:val="0"/>
              <w:autoSpaceDN w:val="0"/>
              <w:adjustRightInd w:val="0"/>
              <w:rPr>
                <w:rFonts w:asciiTheme="majorHAnsi" w:hAnsiTheme="majorHAnsi" w:cs="Calibri"/>
                <w:b/>
                <w:color w:val="000000"/>
                <w:sz w:val="20"/>
                <w:szCs w:val="20"/>
              </w:rPr>
            </w:pPr>
            <w:r w:rsidRPr="007B7569">
              <w:rPr>
                <w:rFonts w:asciiTheme="majorHAnsi" w:hAnsiTheme="majorHAnsi" w:cs="Calibri"/>
                <w:b/>
                <w:color w:val="000000"/>
                <w:sz w:val="20"/>
                <w:szCs w:val="20"/>
              </w:rPr>
              <w:t>National Standard Treatment Guidelines</w:t>
            </w:r>
          </w:p>
        </w:tc>
        <w:tc>
          <w:tcPr>
            <w:tcW w:w="1170" w:type="dxa"/>
            <w:gridSpan w:val="2"/>
            <w:shd w:val="clear" w:color="auto" w:fill="auto"/>
            <w:vAlign w:val="bottom"/>
          </w:tcPr>
          <w:p w14:paraId="2373202A" w14:textId="77777777" w:rsidR="007B7569" w:rsidRPr="00B43262" w:rsidRDefault="007B7569" w:rsidP="007B7569">
            <w:pPr>
              <w:jc w:val="center"/>
              <w:rPr>
                <w:rFonts w:asciiTheme="majorHAnsi" w:hAnsiTheme="majorHAnsi"/>
              </w:rPr>
            </w:pPr>
          </w:p>
        </w:tc>
      </w:tr>
      <w:tr w:rsidR="007B7569" w:rsidRPr="00B43262" w14:paraId="1F71C444" w14:textId="77777777" w:rsidTr="00D43915">
        <w:trPr>
          <w:trHeight w:val="296"/>
        </w:trPr>
        <w:tc>
          <w:tcPr>
            <w:tcW w:w="14238" w:type="dxa"/>
            <w:gridSpan w:val="11"/>
            <w:shd w:val="clear" w:color="auto" w:fill="auto"/>
          </w:tcPr>
          <w:p w14:paraId="503BC141" w14:textId="77777777" w:rsidR="007B7569" w:rsidRPr="00B43262" w:rsidRDefault="007B7569" w:rsidP="007B7569">
            <w:pPr>
              <w:rPr>
                <w:rFonts w:asciiTheme="majorHAnsi" w:hAnsiTheme="majorHAnsi"/>
                <w:sz w:val="16"/>
                <w:szCs w:val="16"/>
              </w:rPr>
            </w:pPr>
            <w:r w:rsidRPr="00B43262">
              <w:rPr>
                <w:rFonts w:asciiTheme="majorHAnsi" w:hAnsiTheme="majorHAnsi"/>
                <w:b/>
              </w:rPr>
              <w:t>Consumables and other products</w:t>
            </w:r>
            <w:r w:rsidRPr="00B43262">
              <w:rPr>
                <w:rFonts w:asciiTheme="majorHAnsi" w:hAnsiTheme="majorHAnsi" w:cs="Calibri"/>
                <w:b/>
                <w:noProof/>
                <w:color w:val="000000"/>
                <w:lang w:val="en-US"/>
              </w:rPr>
              <w:drawing>
                <wp:inline distT="0" distB="0" distL="0" distR="0" wp14:anchorId="2BE75193" wp14:editId="64313F41">
                  <wp:extent cx="284480" cy="189865"/>
                  <wp:effectExtent l="0" t="0" r="1270" b="635"/>
                  <wp:docPr id="26" name="Picture 26" descr="MCj0403893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Cj04038930000[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4480" cy="189865"/>
                          </a:xfrm>
                          <a:prstGeom prst="rect">
                            <a:avLst/>
                          </a:prstGeom>
                          <a:noFill/>
                          <a:ln>
                            <a:noFill/>
                          </a:ln>
                        </pic:spPr>
                      </pic:pic>
                    </a:graphicData>
                  </a:graphic>
                </wp:inline>
              </w:drawing>
            </w:r>
            <w:r w:rsidRPr="00B43262">
              <w:rPr>
                <w:rFonts w:asciiTheme="majorHAnsi" w:hAnsiTheme="majorHAnsi"/>
                <w:b/>
              </w:rPr>
              <w:t xml:space="preserve"> </w:t>
            </w:r>
            <w:r w:rsidRPr="00B43262">
              <w:rPr>
                <w:rFonts w:asciiTheme="majorHAnsi" w:hAnsiTheme="majorHAnsi"/>
                <w:sz w:val="16"/>
                <w:szCs w:val="16"/>
              </w:rPr>
              <w:t>Observe   Yes = 1,  No = 2</w:t>
            </w:r>
          </w:p>
        </w:tc>
      </w:tr>
      <w:tr w:rsidR="007B7569" w:rsidRPr="00B43262" w14:paraId="30DF4DB3" w14:textId="77777777" w:rsidTr="00D43915">
        <w:trPr>
          <w:trHeight w:val="305"/>
        </w:trPr>
        <w:tc>
          <w:tcPr>
            <w:tcW w:w="900" w:type="dxa"/>
            <w:shd w:val="clear" w:color="auto" w:fill="auto"/>
            <w:vAlign w:val="bottom"/>
          </w:tcPr>
          <w:p w14:paraId="6A831C86" w14:textId="77777777" w:rsidR="007B7569" w:rsidRPr="00B43262" w:rsidDel="007C5034" w:rsidRDefault="007B7569" w:rsidP="007B7569">
            <w:pPr>
              <w:widowControl w:val="0"/>
              <w:tabs>
                <w:tab w:val="center" w:pos="342"/>
                <w:tab w:val="right" w:pos="684"/>
              </w:tabs>
              <w:autoSpaceDE w:val="0"/>
              <w:autoSpaceDN w:val="0"/>
              <w:adjustRightInd w:val="0"/>
              <w:rPr>
                <w:rFonts w:asciiTheme="majorHAnsi" w:hAnsiTheme="majorHAnsi" w:cs="Calibri"/>
                <w:b/>
                <w:sz w:val="20"/>
                <w:szCs w:val="14"/>
              </w:rPr>
            </w:pPr>
            <w:r w:rsidRPr="00B43262">
              <w:rPr>
                <w:rFonts w:asciiTheme="majorHAnsi" w:hAnsiTheme="majorHAnsi"/>
                <w:b/>
                <w:sz w:val="20"/>
              </w:rPr>
              <w:t>Q50.</w:t>
            </w:r>
          </w:p>
        </w:tc>
        <w:tc>
          <w:tcPr>
            <w:tcW w:w="5058" w:type="dxa"/>
            <w:gridSpan w:val="3"/>
            <w:shd w:val="clear" w:color="auto" w:fill="auto"/>
            <w:vAlign w:val="bottom"/>
          </w:tcPr>
          <w:p w14:paraId="42EA26E2" w14:textId="77777777" w:rsidR="007B7569" w:rsidRPr="00B43262" w:rsidRDefault="007B7569" w:rsidP="007B7569">
            <w:pPr>
              <w:widowControl w:val="0"/>
              <w:autoSpaceDE w:val="0"/>
              <w:autoSpaceDN w:val="0"/>
              <w:adjustRightInd w:val="0"/>
              <w:rPr>
                <w:rFonts w:asciiTheme="majorHAnsi" w:hAnsiTheme="majorHAnsi" w:cs="Times"/>
                <w:b/>
                <w:sz w:val="20"/>
                <w:szCs w:val="20"/>
              </w:rPr>
            </w:pPr>
            <w:r w:rsidRPr="00B43262">
              <w:rPr>
                <w:rFonts w:asciiTheme="majorHAnsi" w:hAnsiTheme="majorHAnsi" w:cs="Calibri"/>
                <w:b/>
                <w:sz w:val="20"/>
                <w:szCs w:val="20"/>
              </w:rPr>
              <w:t>Disposable gloves</w:t>
            </w:r>
          </w:p>
        </w:tc>
        <w:tc>
          <w:tcPr>
            <w:tcW w:w="1167" w:type="dxa"/>
            <w:shd w:val="clear" w:color="auto" w:fill="auto"/>
            <w:vAlign w:val="bottom"/>
          </w:tcPr>
          <w:p w14:paraId="2BE27CA7" w14:textId="77777777" w:rsidR="007B7569" w:rsidRPr="00B43262" w:rsidRDefault="007B7569" w:rsidP="007B7569">
            <w:pPr>
              <w:widowControl w:val="0"/>
              <w:autoSpaceDE w:val="0"/>
              <w:autoSpaceDN w:val="0"/>
              <w:adjustRightInd w:val="0"/>
              <w:jc w:val="center"/>
              <w:rPr>
                <w:rFonts w:asciiTheme="majorHAnsi" w:hAnsiTheme="majorHAnsi"/>
                <w:sz w:val="20"/>
              </w:rPr>
            </w:pPr>
            <w:r w:rsidRPr="00B43262">
              <w:rPr>
                <w:rFonts w:asciiTheme="majorHAnsi" w:hAnsiTheme="majorHAnsi"/>
                <w:sz w:val="20"/>
              </w:rPr>
              <w:t>|___|</w:t>
            </w:r>
          </w:p>
        </w:tc>
        <w:tc>
          <w:tcPr>
            <w:tcW w:w="730" w:type="dxa"/>
            <w:shd w:val="clear" w:color="auto" w:fill="auto"/>
            <w:vAlign w:val="bottom"/>
          </w:tcPr>
          <w:p w14:paraId="2AD4D043" w14:textId="77777777" w:rsidR="007B7569" w:rsidRPr="00B43262" w:rsidDel="007C5034" w:rsidRDefault="007B7569" w:rsidP="007B7569">
            <w:pPr>
              <w:widowControl w:val="0"/>
              <w:tabs>
                <w:tab w:val="center" w:pos="342"/>
                <w:tab w:val="right" w:pos="684"/>
              </w:tabs>
              <w:autoSpaceDE w:val="0"/>
              <w:autoSpaceDN w:val="0"/>
              <w:adjustRightInd w:val="0"/>
              <w:rPr>
                <w:rFonts w:asciiTheme="majorHAnsi" w:hAnsiTheme="majorHAnsi" w:cs="Calibri"/>
                <w:b/>
                <w:sz w:val="20"/>
                <w:szCs w:val="14"/>
              </w:rPr>
            </w:pPr>
            <w:r w:rsidRPr="00B43262">
              <w:rPr>
                <w:rFonts w:asciiTheme="majorHAnsi" w:hAnsiTheme="majorHAnsi"/>
                <w:b/>
                <w:sz w:val="20"/>
              </w:rPr>
              <w:t>Q51.</w:t>
            </w:r>
          </w:p>
        </w:tc>
        <w:tc>
          <w:tcPr>
            <w:tcW w:w="5482" w:type="dxa"/>
            <w:gridSpan w:val="4"/>
            <w:shd w:val="clear" w:color="auto" w:fill="auto"/>
            <w:vAlign w:val="center"/>
          </w:tcPr>
          <w:p w14:paraId="414659A8" w14:textId="77777777" w:rsidR="007B7569" w:rsidRPr="00B43262" w:rsidRDefault="007B7569" w:rsidP="007B7569">
            <w:pPr>
              <w:widowControl w:val="0"/>
              <w:autoSpaceDE w:val="0"/>
              <w:autoSpaceDN w:val="0"/>
              <w:adjustRightInd w:val="0"/>
              <w:rPr>
                <w:rFonts w:asciiTheme="majorHAnsi" w:hAnsiTheme="majorHAnsi" w:cs="Calibri"/>
                <w:b/>
                <w:sz w:val="20"/>
                <w:szCs w:val="20"/>
              </w:rPr>
            </w:pPr>
            <w:r w:rsidRPr="00B43262">
              <w:rPr>
                <w:rFonts w:asciiTheme="majorHAnsi" w:hAnsiTheme="majorHAnsi" w:cs="Calibri"/>
                <w:b/>
                <w:sz w:val="20"/>
                <w:szCs w:val="20"/>
              </w:rPr>
              <w:t>Condoms (male)</w:t>
            </w:r>
          </w:p>
        </w:tc>
        <w:tc>
          <w:tcPr>
            <w:tcW w:w="901" w:type="dxa"/>
            <w:shd w:val="clear" w:color="auto" w:fill="auto"/>
            <w:vAlign w:val="bottom"/>
          </w:tcPr>
          <w:p w14:paraId="42EA482A" w14:textId="77777777" w:rsidR="007B7569" w:rsidRPr="00B43262" w:rsidRDefault="007B7569" w:rsidP="007B7569">
            <w:pPr>
              <w:jc w:val="center"/>
              <w:rPr>
                <w:rFonts w:asciiTheme="majorHAnsi" w:hAnsiTheme="majorHAnsi"/>
              </w:rPr>
            </w:pPr>
            <w:r w:rsidRPr="00B43262">
              <w:rPr>
                <w:rFonts w:asciiTheme="majorHAnsi" w:hAnsiTheme="majorHAnsi"/>
              </w:rPr>
              <w:t>|___|</w:t>
            </w:r>
          </w:p>
        </w:tc>
      </w:tr>
      <w:tr w:rsidR="007B7569" w:rsidRPr="00B43262" w14:paraId="5CED104D" w14:textId="77777777" w:rsidTr="00D43915">
        <w:trPr>
          <w:trHeight w:val="305"/>
        </w:trPr>
        <w:tc>
          <w:tcPr>
            <w:tcW w:w="900" w:type="dxa"/>
            <w:shd w:val="clear" w:color="auto" w:fill="auto"/>
            <w:vAlign w:val="bottom"/>
          </w:tcPr>
          <w:p w14:paraId="01B488B9" w14:textId="77777777" w:rsidR="007B7569" w:rsidRPr="00B43262" w:rsidDel="007C5034" w:rsidRDefault="007B7569" w:rsidP="007B7569">
            <w:pPr>
              <w:widowControl w:val="0"/>
              <w:tabs>
                <w:tab w:val="center" w:pos="342"/>
                <w:tab w:val="right" w:pos="684"/>
              </w:tabs>
              <w:autoSpaceDE w:val="0"/>
              <w:autoSpaceDN w:val="0"/>
              <w:adjustRightInd w:val="0"/>
              <w:rPr>
                <w:rFonts w:asciiTheme="majorHAnsi" w:hAnsiTheme="majorHAnsi" w:cs="Calibri"/>
                <w:b/>
                <w:sz w:val="20"/>
                <w:szCs w:val="14"/>
              </w:rPr>
            </w:pPr>
            <w:r w:rsidRPr="00B43262">
              <w:rPr>
                <w:rFonts w:asciiTheme="majorHAnsi" w:hAnsiTheme="majorHAnsi"/>
                <w:b/>
                <w:sz w:val="20"/>
              </w:rPr>
              <w:t>Q51a</w:t>
            </w:r>
          </w:p>
        </w:tc>
        <w:tc>
          <w:tcPr>
            <w:tcW w:w="5058" w:type="dxa"/>
            <w:gridSpan w:val="3"/>
            <w:shd w:val="clear" w:color="auto" w:fill="auto"/>
            <w:vAlign w:val="center"/>
          </w:tcPr>
          <w:p w14:paraId="05EDD9A2" w14:textId="77777777" w:rsidR="007B7569" w:rsidRPr="00B43262" w:rsidRDefault="007B7569" w:rsidP="007B7569">
            <w:pPr>
              <w:widowControl w:val="0"/>
              <w:autoSpaceDE w:val="0"/>
              <w:autoSpaceDN w:val="0"/>
              <w:adjustRightInd w:val="0"/>
              <w:rPr>
                <w:rFonts w:asciiTheme="majorHAnsi" w:hAnsiTheme="majorHAnsi" w:cs="Calibri"/>
                <w:b/>
                <w:sz w:val="20"/>
                <w:szCs w:val="20"/>
              </w:rPr>
            </w:pPr>
            <w:r w:rsidRPr="00B43262">
              <w:rPr>
                <w:rFonts w:asciiTheme="majorHAnsi" w:hAnsiTheme="majorHAnsi" w:cs="Calibri"/>
                <w:b/>
                <w:sz w:val="20"/>
                <w:szCs w:val="20"/>
              </w:rPr>
              <w:t>Condoms (female)</w:t>
            </w:r>
          </w:p>
        </w:tc>
        <w:tc>
          <w:tcPr>
            <w:tcW w:w="1167" w:type="dxa"/>
            <w:shd w:val="clear" w:color="auto" w:fill="auto"/>
            <w:vAlign w:val="bottom"/>
          </w:tcPr>
          <w:p w14:paraId="10C2C6B7" w14:textId="77777777" w:rsidR="007B7569" w:rsidRPr="00B43262" w:rsidRDefault="007B7569" w:rsidP="007B7569">
            <w:pPr>
              <w:jc w:val="center"/>
              <w:rPr>
                <w:rFonts w:asciiTheme="majorHAnsi" w:hAnsiTheme="majorHAnsi"/>
              </w:rPr>
            </w:pPr>
            <w:r w:rsidRPr="00B43262">
              <w:rPr>
                <w:rFonts w:asciiTheme="majorHAnsi" w:hAnsiTheme="majorHAnsi"/>
              </w:rPr>
              <w:t>|___|</w:t>
            </w:r>
          </w:p>
        </w:tc>
        <w:tc>
          <w:tcPr>
            <w:tcW w:w="730" w:type="dxa"/>
            <w:shd w:val="clear" w:color="auto" w:fill="auto"/>
            <w:vAlign w:val="bottom"/>
          </w:tcPr>
          <w:p w14:paraId="1B4E210E" w14:textId="77777777" w:rsidR="007B7569" w:rsidRPr="00B43262" w:rsidDel="007C5034" w:rsidRDefault="007B7569" w:rsidP="007B7569">
            <w:pPr>
              <w:widowControl w:val="0"/>
              <w:tabs>
                <w:tab w:val="center" w:pos="342"/>
                <w:tab w:val="right" w:pos="684"/>
              </w:tabs>
              <w:autoSpaceDE w:val="0"/>
              <w:autoSpaceDN w:val="0"/>
              <w:adjustRightInd w:val="0"/>
              <w:rPr>
                <w:rFonts w:asciiTheme="majorHAnsi" w:hAnsiTheme="majorHAnsi" w:cs="Calibri"/>
                <w:b/>
                <w:sz w:val="20"/>
                <w:szCs w:val="14"/>
              </w:rPr>
            </w:pPr>
            <w:r w:rsidRPr="00B43262">
              <w:rPr>
                <w:rFonts w:asciiTheme="majorHAnsi" w:hAnsiTheme="majorHAnsi"/>
                <w:b/>
                <w:sz w:val="20"/>
              </w:rPr>
              <w:t>Q52.</w:t>
            </w:r>
          </w:p>
        </w:tc>
        <w:tc>
          <w:tcPr>
            <w:tcW w:w="5482" w:type="dxa"/>
            <w:gridSpan w:val="4"/>
            <w:shd w:val="clear" w:color="auto" w:fill="auto"/>
            <w:vAlign w:val="center"/>
          </w:tcPr>
          <w:p w14:paraId="1F56E4BA" w14:textId="77777777" w:rsidR="007B7569" w:rsidRPr="00B43262" w:rsidRDefault="007B7569" w:rsidP="007B7569">
            <w:pPr>
              <w:rPr>
                <w:rFonts w:asciiTheme="majorHAnsi" w:hAnsiTheme="majorHAnsi"/>
                <w:b/>
                <w:sz w:val="20"/>
                <w:szCs w:val="20"/>
              </w:rPr>
            </w:pPr>
            <w:r w:rsidRPr="00B43262">
              <w:rPr>
                <w:rFonts w:asciiTheme="majorHAnsi" w:hAnsiTheme="majorHAnsi" w:cs="Calibri"/>
                <w:b/>
                <w:sz w:val="20"/>
                <w:szCs w:val="20"/>
              </w:rPr>
              <w:t>Malaria rapid diagnostic test</w:t>
            </w:r>
          </w:p>
        </w:tc>
        <w:tc>
          <w:tcPr>
            <w:tcW w:w="901" w:type="dxa"/>
            <w:shd w:val="clear" w:color="auto" w:fill="auto"/>
            <w:vAlign w:val="center"/>
          </w:tcPr>
          <w:p w14:paraId="63916C1A" w14:textId="77777777" w:rsidR="007B7569" w:rsidRPr="00B43262" w:rsidRDefault="007B7569" w:rsidP="007B7569">
            <w:pPr>
              <w:jc w:val="center"/>
              <w:rPr>
                <w:rFonts w:asciiTheme="majorHAnsi" w:hAnsiTheme="majorHAnsi"/>
              </w:rPr>
            </w:pPr>
            <w:r w:rsidRPr="00B43262">
              <w:rPr>
                <w:rFonts w:asciiTheme="majorHAnsi" w:hAnsiTheme="majorHAnsi"/>
              </w:rPr>
              <w:t>|___|</w:t>
            </w:r>
          </w:p>
        </w:tc>
      </w:tr>
      <w:tr w:rsidR="007B7569" w:rsidRPr="00B43262" w14:paraId="266DF48C" w14:textId="77777777" w:rsidTr="00D43915">
        <w:trPr>
          <w:trHeight w:val="305"/>
        </w:trPr>
        <w:tc>
          <w:tcPr>
            <w:tcW w:w="900" w:type="dxa"/>
            <w:shd w:val="clear" w:color="auto" w:fill="auto"/>
            <w:vAlign w:val="bottom"/>
          </w:tcPr>
          <w:p w14:paraId="0D973CE2" w14:textId="77777777" w:rsidR="007B7569" w:rsidRPr="00B43262" w:rsidRDefault="007B7569" w:rsidP="007B7569">
            <w:pPr>
              <w:widowControl w:val="0"/>
              <w:tabs>
                <w:tab w:val="center" w:pos="342"/>
                <w:tab w:val="right" w:pos="684"/>
              </w:tabs>
              <w:autoSpaceDE w:val="0"/>
              <w:autoSpaceDN w:val="0"/>
              <w:adjustRightInd w:val="0"/>
              <w:rPr>
                <w:rFonts w:asciiTheme="majorHAnsi" w:hAnsiTheme="majorHAnsi"/>
                <w:b/>
                <w:sz w:val="20"/>
              </w:rPr>
            </w:pPr>
            <w:r w:rsidRPr="00B43262">
              <w:rPr>
                <w:rFonts w:asciiTheme="majorHAnsi" w:hAnsiTheme="majorHAnsi"/>
                <w:b/>
                <w:sz w:val="20"/>
              </w:rPr>
              <w:t>Q52a</w:t>
            </w:r>
          </w:p>
        </w:tc>
        <w:tc>
          <w:tcPr>
            <w:tcW w:w="5058" w:type="dxa"/>
            <w:gridSpan w:val="3"/>
            <w:shd w:val="clear" w:color="auto" w:fill="auto"/>
            <w:vAlign w:val="center"/>
          </w:tcPr>
          <w:p w14:paraId="7E075495" w14:textId="77777777" w:rsidR="007B7569" w:rsidRPr="00B43262" w:rsidRDefault="007B7569" w:rsidP="007B7569">
            <w:pPr>
              <w:widowControl w:val="0"/>
              <w:autoSpaceDE w:val="0"/>
              <w:autoSpaceDN w:val="0"/>
              <w:adjustRightInd w:val="0"/>
              <w:rPr>
                <w:rFonts w:asciiTheme="majorHAnsi" w:hAnsiTheme="majorHAnsi" w:cs="Calibri"/>
                <w:b/>
                <w:sz w:val="20"/>
                <w:szCs w:val="20"/>
              </w:rPr>
            </w:pPr>
            <w:r w:rsidRPr="00B43262">
              <w:rPr>
                <w:rFonts w:asciiTheme="majorHAnsi" w:hAnsiTheme="majorHAnsi" w:cs="Calibri"/>
                <w:b/>
                <w:sz w:val="20"/>
                <w:szCs w:val="20"/>
              </w:rPr>
              <w:t>HIV test kit</w:t>
            </w:r>
          </w:p>
        </w:tc>
        <w:tc>
          <w:tcPr>
            <w:tcW w:w="1167" w:type="dxa"/>
            <w:shd w:val="clear" w:color="auto" w:fill="auto"/>
            <w:vAlign w:val="bottom"/>
          </w:tcPr>
          <w:p w14:paraId="7A44D7F4" w14:textId="77777777" w:rsidR="007B7569" w:rsidRPr="00B43262" w:rsidRDefault="007B7569" w:rsidP="007B7569">
            <w:pPr>
              <w:jc w:val="center"/>
              <w:rPr>
                <w:rFonts w:asciiTheme="majorHAnsi" w:hAnsiTheme="majorHAnsi"/>
              </w:rPr>
            </w:pPr>
            <w:r w:rsidRPr="00B43262">
              <w:rPr>
                <w:rFonts w:asciiTheme="majorHAnsi" w:hAnsiTheme="majorHAnsi"/>
                <w:sz w:val="20"/>
              </w:rPr>
              <w:t>|___|</w:t>
            </w:r>
          </w:p>
        </w:tc>
        <w:tc>
          <w:tcPr>
            <w:tcW w:w="730" w:type="dxa"/>
            <w:shd w:val="clear" w:color="auto" w:fill="auto"/>
            <w:vAlign w:val="bottom"/>
          </w:tcPr>
          <w:p w14:paraId="3E1DA759" w14:textId="77777777" w:rsidR="007B7569" w:rsidRPr="00B43262" w:rsidRDefault="007B7569" w:rsidP="007B7569">
            <w:pPr>
              <w:widowControl w:val="0"/>
              <w:tabs>
                <w:tab w:val="center" w:pos="342"/>
                <w:tab w:val="right" w:pos="684"/>
              </w:tabs>
              <w:autoSpaceDE w:val="0"/>
              <w:autoSpaceDN w:val="0"/>
              <w:adjustRightInd w:val="0"/>
              <w:rPr>
                <w:rFonts w:asciiTheme="majorHAnsi" w:hAnsiTheme="majorHAnsi"/>
                <w:b/>
                <w:sz w:val="20"/>
              </w:rPr>
            </w:pPr>
            <w:r w:rsidRPr="00B43262">
              <w:rPr>
                <w:rFonts w:asciiTheme="majorHAnsi" w:hAnsiTheme="majorHAnsi"/>
                <w:b/>
                <w:sz w:val="20"/>
              </w:rPr>
              <w:t>Q52b</w:t>
            </w:r>
          </w:p>
        </w:tc>
        <w:tc>
          <w:tcPr>
            <w:tcW w:w="5482" w:type="dxa"/>
            <w:gridSpan w:val="4"/>
            <w:shd w:val="clear" w:color="auto" w:fill="auto"/>
            <w:vAlign w:val="center"/>
          </w:tcPr>
          <w:p w14:paraId="12A9D6FA" w14:textId="77777777" w:rsidR="007B7569" w:rsidRPr="00B43262" w:rsidRDefault="007B7569" w:rsidP="007B7569">
            <w:pPr>
              <w:rPr>
                <w:rFonts w:asciiTheme="majorHAnsi" w:hAnsiTheme="majorHAnsi"/>
                <w:b/>
                <w:sz w:val="20"/>
                <w:szCs w:val="20"/>
              </w:rPr>
            </w:pPr>
            <w:r w:rsidRPr="00B43262">
              <w:rPr>
                <w:rFonts w:asciiTheme="majorHAnsi" w:hAnsiTheme="majorHAnsi"/>
                <w:b/>
                <w:sz w:val="20"/>
                <w:szCs w:val="20"/>
              </w:rPr>
              <w:t>Glucometer</w:t>
            </w:r>
          </w:p>
        </w:tc>
        <w:tc>
          <w:tcPr>
            <w:tcW w:w="901" w:type="dxa"/>
            <w:shd w:val="clear" w:color="auto" w:fill="auto"/>
            <w:vAlign w:val="center"/>
          </w:tcPr>
          <w:p w14:paraId="18A8FFE7" w14:textId="77777777" w:rsidR="007B7569" w:rsidRPr="00B43262" w:rsidRDefault="007B7569" w:rsidP="007B7569">
            <w:pPr>
              <w:jc w:val="center"/>
              <w:rPr>
                <w:rFonts w:asciiTheme="majorHAnsi" w:hAnsiTheme="majorHAnsi"/>
              </w:rPr>
            </w:pPr>
            <w:r w:rsidRPr="00B43262">
              <w:rPr>
                <w:rFonts w:asciiTheme="majorHAnsi" w:hAnsiTheme="majorHAnsi"/>
                <w:sz w:val="20"/>
              </w:rPr>
              <w:t>|___|</w:t>
            </w:r>
          </w:p>
        </w:tc>
      </w:tr>
      <w:tr w:rsidR="007B7569" w:rsidRPr="00B43262" w14:paraId="64FFD589" w14:textId="77777777" w:rsidTr="00D43915">
        <w:trPr>
          <w:trHeight w:val="305"/>
        </w:trPr>
        <w:tc>
          <w:tcPr>
            <w:tcW w:w="900" w:type="dxa"/>
            <w:shd w:val="clear" w:color="auto" w:fill="auto"/>
            <w:vAlign w:val="bottom"/>
          </w:tcPr>
          <w:p w14:paraId="634B581A" w14:textId="77777777" w:rsidR="007B7569" w:rsidRPr="00F65BAE" w:rsidRDefault="007B7569" w:rsidP="007B7569">
            <w:pPr>
              <w:widowControl w:val="0"/>
              <w:tabs>
                <w:tab w:val="center" w:pos="342"/>
                <w:tab w:val="right" w:pos="684"/>
              </w:tabs>
              <w:autoSpaceDE w:val="0"/>
              <w:autoSpaceDN w:val="0"/>
              <w:adjustRightInd w:val="0"/>
              <w:rPr>
                <w:rFonts w:asciiTheme="majorHAnsi" w:hAnsiTheme="majorHAnsi"/>
                <w:b/>
                <w:sz w:val="20"/>
              </w:rPr>
            </w:pPr>
            <w:r w:rsidRPr="00F65BAE">
              <w:rPr>
                <w:rFonts w:asciiTheme="majorHAnsi" w:hAnsiTheme="majorHAnsi"/>
                <w:b/>
                <w:sz w:val="20"/>
              </w:rPr>
              <w:t>Q52c</w:t>
            </w:r>
          </w:p>
        </w:tc>
        <w:tc>
          <w:tcPr>
            <w:tcW w:w="5058" w:type="dxa"/>
            <w:gridSpan w:val="3"/>
            <w:shd w:val="clear" w:color="auto" w:fill="auto"/>
            <w:vAlign w:val="center"/>
          </w:tcPr>
          <w:p w14:paraId="5C7FD4F4" w14:textId="77777777" w:rsidR="007B7569" w:rsidRPr="00CD59A8" w:rsidRDefault="007B7569" w:rsidP="007B7569">
            <w:pPr>
              <w:widowControl w:val="0"/>
              <w:autoSpaceDE w:val="0"/>
              <w:autoSpaceDN w:val="0"/>
              <w:adjustRightInd w:val="0"/>
              <w:rPr>
                <w:rFonts w:asciiTheme="majorHAnsi" w:hAnsiTheme="majorHAnsi" w:cs="Calibri"/>
                <w:b/>
                <w:sz w:val="20"/>
                <w:szCs w:val="20"/>
                <w:highlight w:val="red"/>
              </w:rPr>
            </w:pPr>
            <w:r w:rsidRPr="00CD59A8">
              <w:rPr>
                <w:rFonts w:ascii="Cambria" w:hAnsi="Cambria" w:cs="Calibri"/>
                <w:b/>
                <w:sz w:val="20"/>
                <w:szCs w:val="20"/>
                <w:highlight w:val="red"/>
              </w:rPr>
              <w:t>Tuberculosis Test Kit (ZN stain, Tubercullin Test)</w:t>
            </w:r>
          </w:p>
        </w:tc>
        <w:tc>
          <w:tcPr>
            <w:tcW w:w="1167" w:type="dxa"/>
            <w:shd w:val="clear" w:color="auto" w:fill="auto"/>
            <w:vAlign w:val="bottom"/>
          </w:tcPr>
          <w:p w14:paraId="2F1989FB" w14:textId="77777777" w:rsidR="007B7569" w:rsidRPr="00F65BAE" w:rsidRDefault="007B7569" w:rsidP="007B7569">
            <w:pPr>
              <w:jc w:val="center"/>
              <w:rPr>
                <w:rFonts w:asciiTheme="majorHAnsi" w:hAnsiTheme="majorHAnsi"/>
                <w:sz w:val="20"/>
                <w:szCs w:val="20"/>
              </w:rPr>
            </w:pPr>
            <w:r w:rsidRPr="00F65BAE">
              <w:rPr>
                <w:rFonts w:asciiTheme="majorHAnsi" w:hAnsiTheme="majorHAnsi"/>
                <w:sz w:val="20"/>
                <w:szCs w:val="20"/>
              </w:rPr>
              <w:t>|___|</w:t>
            </w:r>
          </w:p>
        </w:tc>
        <w:tc>
          <w:tcPr>
            <w:tcW w:w="730" w:type="dxa"/>
            <w:shd w:val="clear" w:color="auto" w:fill="auto"/>
            <w:vAlign w:val="bottom"/>
          </w:tcPr>
          <w:p w14:paraId="01CF26E6" w14:textId="77777777" w:rsidR="007B7569" w:rsidRPr="00F65BAE" w:rsidRDefault="007B7569" w:rsidP="007B7569">
            <w:pPr>
              <w:widowControl w:val="0"/>
              <w:tabs>
                <w:tab w:val="center" w:pos="342"/>
                <w:tab w:val="right" w:pos="684"/>
              </w:tabs>
              <w:autoSpaceDE w:val="0"/>
              <w:autoSpaceDN w:val="0"/>
              <w:adjustRightInd w:val="0"/>
              <w:rPr>
                <w:rFonts w:asciiTheme="majorHAnsi" w:hAnsiTheme="majorHAnsi"/>
                <w:b/>
                <w:sz w:val="20"/>
                <w:szCs w:val="20"/>
              </w:rPr>
            </w:pPr>
            <w:r w:rsidRPr="00F65BAE">
              <w:rPr>
                <w:rFonts w:asciiTheme="majorHAnsi" w:hAnsiTheme="majorHAnsi"/>
                <w:b/>
                <w:sz w:val="20"/>
                <w:szCs w:val="20"/>
              </w:rPr>
              <w:t>Q53</w:t>
            </w:r>
          </w:p>
        </w:tc>
        <w:tc>
          <w:tcPr>
            <w:tcW w:w="5482" w:type="dxa"/>
            <w:gridSpan w:val="4"/>
            <w:shd w:val="clear" w:color="auto" w:fill="auto"/>
            <w:vAlign w:val="center"/>
          </w:tcPr>
          <w:p w14:paraId="0313E853" w14:textId="6489AE98" w:rsidR="007B7569" w:rsidRPr="00F65BAE" w:rsidRDefault="007B7569" w:rsidP="007B7569">
            <w:pPr>
              <w:rPr>
                <w:rFonts w:asciiTheme="majorHAnsi" w:hAnsiTheme="majorHAnsi"/>
                <w:b/>
                <w:sz w:val="20"/>
                <w:szCs w:val="20"/>
              </w:rPr>
            </w:pPr>
            <w:r w:rsidRPr="00F65BAE">
              <w:rPr>
                <w:rFonts w:asciiTheme="majorHAnsi" w:hAnsiTheme="majorHAnsi"/>
                <w:b/>
                <w:sz w:val="20"/>
                <w:szCs w:val="20"/>
              </w:rPr>
              <w:t>Impregnated bed net (LLIN)</w:t>
            </w:r>
          </w:p>
        </w:tc>
        <w:tc>
          <w:tcPr>
            <w:tcW w:w="901" w:type="dxa"/>
            <w:shd w:val="clear" w:color="auto" w:fill="auto"/>
            <w:vAlign w:val="center"/>
          </w:tcPr>
          <w:p w14:paraId="2DC4766C" w14:textId="77777777" w:rsidR="007B7569" w:rsidRPr="00F65BAE" w:rsidRDefault="007B7569" w:rsidP="007B7569">
            <w:pPr>
              <w:jc w:val="center"/>
              <w:rPr>
                <w:rFonts w:asciiTheme="majorHAnsi" w:hAnsiTheme="majorHAnsi"/>
              </w:rPr>
            </w:pPr>
            <w:r w:rsidRPr="00F65BAE">
              <w:rPr>
                <w:rFonts w:asciiTheme="majorHAnsi" w:hAnsiTheme="majorHAnsi"/>
                <w:sz w:val="20"/>
              </w:rPr>
              <w:t>|___|</w:t>
            </w:r>
          </w:p>
        </w:tc>
      </w:tr>
      <w:tr w:rsidR="007B7569" w:rsidRPr="00B43262" w14:paraId="1E150C8F" w14:textId="77777777" w:rsidTr="00D43915">
        <w:trPr>
          <w:trHeight w:val="305"/>
        </w:trPr>
        <w:tc>
          <w:tcPr>
            <w:tcW w:w="900" w:type="dxa"/>
            <w:shd w:val="clear" w:color="auto" w:fill="auto"/>
            <w:vAlign w:val="bottom"/>
          </w:tcPr>
          <w:p w14:paraId="45AFC5D5" w14:textId="77777777" w:rsidR="007B7569" w:rsidRPr="00F65BAE" w:rsidRDefault="007B7569" w:rsidP="007B7569">
            <w:pPr>
              <w:widowControl w:val="0"/>
              <w:tabs>
                <w:tab w:val="center" w:pos="342"/>
                <w:tab w:val="right" w:pos="684"/>
              </w:tabs>
              <w:autoSpaceDE w:val="0"/>
              <w:autoSpaceDN w:val="0"/>
              <w:adjustRightInd w:val="0"/>
              <w:rPr>
                <w:rFonts w:asciiTheme="majorHAnsi" w:hAnsiTheme="majorHAnsi"/>
                <w:b/>
                <w:sz w:val="20"/>
              </w:rPr>
            </w:pPr>
            <w:r w:rsidRPr="00F65BAE">
              <w:rPr>
                <w:rFonts w:asciiTheme="majorHAnsi" w:hAnsiTheme="majorHAnsi"/>
                <w:b/>
                <w:sz w:val="20"/>
              </w:rPr>
              <w:t>Q53a</w:t>
            </w:r>
          </w:p>
        </w:tc>
        <w:tc>
          <w:tcPr>
            <w:tcW w:w="5058" w:type="dxa"/>
            <w:gridSpan w:val="3"/>
            <w:shd w:val="clear" w:color="auto" w:fill="auto"/>
            <w:vAlign w:val="center"/>
          </w:tcPr>
          <w:p w14:paraId="034546C9" w14:textId="77777777" w:rsidR="007B7569" w:rsidRPr="00F65BAE" w:rsidRDefault="007B7569" w:rsidP="007B7569">
            <w:pPr>
              <w:widowControl w:val="0"/>
              <w:autoSpaceDE w:val="0"/>
              <w:autoSpaceDN w:val="0"/>
              <w:adjustRightInd w:val="0"/>
              <w:rPr>
                <w:rFonts w:ascii="Cambria" w:hAnsi="Cambria" w:cs="Calibri"/>
                <w:b/>
                <w:sz w:val="20"/>
                <w:szCs w:val="20"/>
              </w:rPr>
            </w:pPr>
            <w:r w:rsidRPr="00CD59A8">
              <w:rPr>
                <w:rFonts w:ascii="Cambria" w:hAnsi="Cambria" w:cs="Calibri"/>
                <w:b/>
                <w:sz w:val="20"/>
                <w:szCs w:val="20"/>
                <w:highlight w:val="red"/>
              </w:rPr>
              <w:t>Tape measure</w:t>
            </w:r>
          </w:p>
        </w:tc>
        <w:tc>
          <w:tcPr>
            <w:tcW w:w="1167" w:type="dxa"/>
            <w:shd w:val="clear" w:color="auto" w:fill="auto"/>
            <w:vAlign w:val="bottom"/>
          </w:tcPr>
          <w:p w14:paraId="13B94EA9" w14:textId="77777777" w:rsidR="007B7569" w:rsidRPr="00F65BAE" w:rsidRDefault="007B7569" w:rsidP="007B7569">
            <w:pPr>
              <w:jc w:val="center"/>
              <w:rPr>
                <w:rFonts w:asciiTheme="majorHAnsi" w:hAnsiTheme="majorHAnsi"/>
                <w:sz w:val="20"/>
                <w:szCs w:val="20"/>
              </w:rPr>
            </w:pPr>
            <w:r w:rsidRPr="00F65BAE">
              <w:rPr>
                <w:rFonts w:asciiTheme="majorHAnsi" w:hAnsiTheme="majorHAnsi"/>
                <w:sz w:val="20"/>
                <w:szCs w:val="20"/>
              </w:rPr>
              <w:t>|___|</w:t>
            </w:r>
          </w:p>
        </w:tc>
        <w:tc>
          <w:tcPr>
            <w:tcW w:w="730" w:type="dxa"/>
            <w:shd w:val="clear" w:color="auto" w:fill="auto"/>
            <w:vAlign w:val="bottom"/>
          </w:tcPr>
          <w:p w14:paraId="470B615E" w14:textId="77777777" w:rsidR="007B7569" w:rsidRPr="00F65BAE" w:rsidRDefault="007B7569" w:rsidP="007B7569">
            <w:pPr>
              <w:widowControl w:val="0"/>
              <w:tabs>
                <w:tab w:val="center" w:pos="342"/>
                <w:tab w:val="right" w:pos="684"/>
              </w:tabs>
              <w:autoSpaceDE w:val="0"/>
              <w:autoSpaceDN w:val="0"/>
              <w:adjustRightInd w:val="0"/>
              <w:rPr>
                <w:rFonts w:asciiTheme="majorHAnsi" w:hAnsiTheme="majorHAnsi"/>
                <w:b/>
                <w:sz w:val="20"/>
                <w:szCs w:val="20"/>
              </w:rPr>
            </w:pPr>
            <w:r w:rsidRPr="00F65BAE">
              <w:rPr>
                <w:rFonts w:asciiTheme="majorHAnsi" w:hAnsiTheme="majorHAnsi"/>
                <w:b/>
                <w:sz w:val="20"/>
                <w:szCs w:val="20"/>
              </w:rPr>
              <w:t>Q53b</w:t>
            </w:r>
          </w:p>
        </w:tc>
        <w:tc>
          <w:tcPr>
            <w:tcW w:w="5482" w:type="dxa"/>
            <w:gridSpan w:val="4"/>
            <w:shd w:val="clear" w:color="auto" w:fill="auto"/>
            <w:vAlign w:val="center"/>
          </w:tcPr>
          <w:p w14:paraId="1AA337EE" w14:textId="77777777" w:rsidR="007B7569" w:rsidRPr="00F65BAE" w:rsidRDefault="007B7569" w:rsidP="00CD59A8">
            <w:pPr>
              <w:widowControl w:val="0"/>
              <w:autoSpaceDE w:val="0"/>
              <w:autoSpaceDN w:val="0"/>
              <w:adjustRightInd w:val="0"/>
              <w:rPr>
                <w:rFonts w:asciiTheme="majorHAnsi" w:hAnsiTheme="majorHAnsi"/>
                <w:b/>
                <w:sz w:val="20"/>
                <w:szCs w:val="20"/>
              </w:rPr>
            </w:pPr>
            <w:r w:rsidRPr="00CD59A8">
              <w:rPr>
                <w:rFonts w:ascii="Cambria" w:hAnsi="Cambria" w:cs="Calibri"/>
                <w:b/>
                <w:sz w:val="20"/>
                <w:szCs w:val="20"/>
                <w:highlight w:val="red"/>
              </w:rPr>
              <w:t>Length board</w:t>
            </w:r>
          </w:p>
        </w:tc>
        <w:tc>
          <w:tcPr>
            <w:tcW w:w="901" w:type="dxa"/>
            <w:shd w:val="clear" w:color="auto" w:fill="auto"/>
            <w:vAlign w:val="center"/>
          </w:tcPr>
          <w:p w14:paraId="02A564B4" w14:textId="77777777" w:rsidR="007B7569" w:rsidRPr="00F65BAE" w:rsidRDefault="007B7569" w:rsidP="007B7569">
            <w:pPr>
              <w:jc w:val="center"/>
              <w:rPr>
                <w:rFonts w:asciiTheme="majorHAnsi" w:hAnsiTheme="majorHAnsi"/>
              </w:rPr>
            </w:pPr>
            <w:r w:rsidRPr="00F65BAE">
              <w:rPr>
                <w:rFonts w:asciiTheme="majorHAnsi" w:hAnsiTheme="majorHAnsi"/>
                <w:sz w:val="20"/>
              </w:rPr>
              <w:t>|___|</w:t>
            </w:r>
          </w:p>
        </w:tc>
      </w:tr>
      <w:tr w:rsidR="007B7569" w:rsidRPr="00136286" w14:paraId="7B8C4785" w14:textId="77777777" w:rsidTr="00963862">
        <w:trPr>
          <w:trHeight w:val="305"/>
        </w:trPr>
        <w:tc>
          <w:tcPr>
            <w:tcW w:w="900" w:type="dxa"/>
            <w:shd w:val="clear" w:color="auto" w:fill="auto"/>
            <w:vAlign w:val="bottom"/>
          </w:tcPr>
          <w:p w14:paraId="31CCB7D6" w14:textId="1B594108" w:rsidR="007B7569" w:rsidRPr="00F65BAE" w:rsidRDefault="007B7569" w:rsidP="007B7569">
            <w:pPr>
              <w:widowControl w:val="0"/>
              <w:tabs>
                <w:tab w:val="center" w:pos="342"/>
                <w:tab w:val="right" w:pos="684"/>
              </w:tabs>
              <w:autoSpaceDE w:val="0"/>
              <w:autoSpaceDN w:val="0"/>
              <w:adjustRightInd w:val="0"/>
              <w:rPr>
                <w:rFonts w:asciiTheme="majorHAnsi" w:hAnsiTheme="majorHAnsi"/>
                <w:b/>
                <w:sz w:val="20"/>
              </w:rPr>
            </w:pPr>
            <w:r w:rsidRPr="00F65BAE">
              <w:rPr>
                <w:rFonts w:asciiTheme="majorHAnsi" w:hAnsiTheme="majorHAnsi"/>
                <w:b/>
                <w:sz w:val="20"/>
              </w:rPr>
              <w:t>Q53c</w:t>
            </w:r>
          </w:p>
        </w:tc>
        <w:tc>
          <w:tcPr>
            <w:tcW w:w="5058" w:type="dxa"/>
            <w:gridSpan w:val="3"/>
            <w:shd w:val="clear" w:color="auto" w:fill="auto"/>
            <w:vAlign w:val="center"/>
          </w:tcPr>
          <w:p w14:paraId="15B56203" w14:textId="4A208C73" w:rsidR="007B7569" w:rsidRPr="00CD59A8" w:rsidRDefault="007B7569" w:rsidP="007B7569">
            <w:pPr>
              <w:widowControl w:val="0"/>
              <w:autoSpaceDE w:val="0"/>
              <w:autoSpaceDN w:val="0"/>
              <w:adjustRightInd w:val="0"/>
              <w:rPr>
                <w:rFonts w:ascii="Cambria" w:hAnsi="Cambria" w:cs="Calibri"/>
                <w:b/>
                <w:sz w:val="20"/>
                <w:szCs w:val="20"/>
                <w:highlight w:val="red"/>
              </w:rPr>
            </w:pPr>
            <w:r w:rsidRPr="00CD59A8">
              <w:rPr>
                <w:rFonts w:ascii="Cambria" w:hAnsi="Cambria" w:cs="Calibri"/>
                <w:b/>
                <w:sz w:val="20"/>
                <w:szCs w:val="20"/>
                <w:highlight w:val="red"/>
              </w:rPr>
              <w:t>MUAC tape</w:t>
            </w:r>
          </w:p>
        </w:tc>
        <w:tc>
          <w:tcPr>
            <w:tcW w:w="1167" w:type="dxa"/>
            <w:shd w:val="clear" w:color="auto" w:fill="auto"/>
            <w:vAlign w:val="bottom"/>
          </w:tcPr>
          <w:p w14:paraId="6A7DDBB0" w14:textId="219A510E" w:rsidR="007B7569" w:rsidRPr="00F65BAE" w:rsidRDefault="007B7569" w:rsidP="007B7569">
            <w:pPr>
              <w:jc w:val="center"/>
              <w:rPr>
                <w:rFonts w:asciiTheme="majorHAnsi" w:hAnsiTheme="majorHAnsi"/>
                <w:sz w:val="20"/>
                <w:szCs w:val="20"/>
              </w:rPr>
            </w:pPr>
            <w:r w:rsidRPr="00F65BAE">
              <w:rPr>
                <w:rFonts w:asciiTheme="majorHAnsi" w:hAnsiTheme="majorHAnsi"/>
                <w:sz w:val="20"/>
                <w:szCs w:val="20"/>
              </w:rPr>
              <w:t>|___|</w:t>
            </w:r>
          </w:p>
        </w:tc>
        <w:tc>
          <w:tcPr>
            <w:tcW w:w="730" w:type="dxa"/>
            <w:shd w:val="clear" w:color="auto" w:fill="auto"/>
            <w:vAlign w:val="bottom"/>
          </w:tcPr>
          <w:p w14:paraId="7961DD87" w14:textId="1FE58B60" w:rsidR="007B7569" w:rsidRPr="00F65BAE" w:rsidRDefault="007B7569" w:rsidP="007B7569">
            <w:pPr>
              <w:widowControl w:val="0"/>
              <w:tabs>
                <w:tab w:val="center" w:pos="342"/>
                <w:tab w:val="right" w:pos="684"/>
              </w:tabs>
              <w:autoSpaceDE w:val="0"/>
              <w:autoSpaceDN w:val="0"/>
              <w:adjustRightInd w:val="0"/>
              <w:rPr>
                <w:rFonts w:asciiTheme="majorHAnsi" w:hAnsiTheme="majorHAnsi"/>
                <w:b/>
                <w:sz w:val="20"/>
                <w:szCs w:val="20"/>
              </w:rPr>
            </w:pPr>
            <w:r w:rsidRPr="00F65BAE">
              <w:rPr>
                <w:rFonts w:asciiTheme="majorHAnsi" w:hAnsiTheme="majorHAnsi"/>
                <w:b/>
                <w:sz w:val="20"/>
                <w:szCs w:val="20"/>
              </w:rPr>
              <w:t>Q53d</w:t>
            </w:r>
          </w:p>
        </w:tc>
        <w:tc>
          <w:tcPr>
            <w:tcW w:w="5482" w:type="dxa"/>
            <w:gridSpan w:val="4"/>
            <w:shd w:val="clear" w:color="auto" w:fill="auto"/>
            <w:vAlign w:val="center"/>
          </w:tcPr>
          <w:p w14:paraId="3A7C8824" w14:textId="16C0C579" w:rsidR="007B7569" w:rsidRPr="00F65BAE" w:rsidRDefault="007B7569" w:rsidP="007B7569">
            <w:pPr>
              <w:rPr>
                <w:rFonts w:asciiTheme="majorHAnsi" w:hAnsiTheme="majorHAnsi"/>
                <w:b/>
                <w:sz w:val="20"/>
                <w:szCs w:val="20"/>
              </w:rPr>
            </w:pPr>
            <w:r w:rsidRPr="00F65BAE">
              <w:rPr>
                <w:rFonts w:asciiTheme="majorHAnsi" w:hAnsiTheme="majorHAnsi"/>
                <w:b/>
                <w:sz w:val="20"/>
                <w:szCs w:val="20"/>
              </w:rPr>
              <w:t xml:space="preserve">Urine dipsticks </w:t>
            </w:r>
          </w:p>
        </w:tc>
        <w:tc>
          <w:tcPr>
            <w:tcW w:w="901" w:type="dxa"/>
            <w:shd w:val="clear" w:color="auto" w:fill="auto"/>
            <w:vAlign w:val="bottom"/>
          </w:tcPr>
          <w:p w14:paraId="567FAFE8" w14:textId="3B795E68" w:rsidR="007B7569" w:rsidRPr="00F65BAE" w:rsidRDefault="007B7569" w:rsidP="007B7569">
            <w:pPr>
              <w:jc w:val="center"/>
              <w:rPr>
                <w:rFonts w:asciiTheme="majorHAnsi" w:hAnsiTheme="majorHAnsi"/>
                <w:sz w:val="20"/>
              </w:rPr>
            </w:pPr>
            <w:r w:rsidRPr="00F65BAE">
              <w:rPr>
                <w:rFonts w:asciiTheme="majorHAnsi" w:hAnsiTheme="majorHAnsi"/>
                <w:sz w:val="20"/>
              </w:rPr>
              <w:t>|___|</w:t>
            </w:r>
          </w:p>
        </w:tc>
      </w:tr>
      <w:tr w:rsidR="007B7569" w:rsidRPr="00136286" w14:paraId="548006CA" w14:textId="77777777" w:rsidTr="00963862">
        <w:trPr>
          <w:trHeight w:val="305"/>
        </w:trPr>
        <w:tc>
          <w:tcPr>
            <w:tcW w:w="900" w:type="dxa"/>
            <w:shd w:val="clear" w:color="auto" w:fill="auto"/>
            <w:vAlign w:val="bottom"/>
          </w:tcPr>
          <w:p w14:paraId="1C80605E" w14:textId="435CDAEF" w:rsidR="007B7569" w:rsidRPr="00F65BAE" w:rsidRDefault="007B7569" w:rsidP="007B7569">
            <w:pPr>
              <w:widowControl w:val="0"/>
              <w:tabs>
                <w:tab w:val="center" w:pos="342"/>
                <w:tab w:val="right" w:pos="684"/>
              </w:tabs>
              <w:autoSpaceDE w:val="0"/>
              <w:autoSpaceDN w:val="0"/>
              <w:adjustRightInd w:val="0"/>
              <w:rPr>
                <w:rFonts w:asciiTheme="majorHAnsi" w:hAnsiTheme="majorHAnsi"/>
                <w:b/>
                <w:sz w:val="20"/>
              </w:rPr>
            </w:pPr>
            <w:r w:rsidRPr="00F65BAE">
              <w:rPr>
                <w:rFonts w:asciiTheme="majorHAnsi" w:hAnsiTheme="majorHAnsi"/>
                <w:b/>
                <w:sz w:val="20"/>
              </w:rPr>
              <w:t>Q53e</w:t>
            </w:r>
          </w:p>
        </w:tc>
        <w:tc>
          <w:tcPr>
            <w:tcW w:w="5058" w:type="dxa"/>
            <w:gridSpan w:val="3"/>
            <w:shd w:val="clear" w:color="auto" w:fill="auto"/>
            <w:vAlign w:val="center"/>
          </w:tcPr>
          <w:p w14:paraId="03FDAB80" w14:textId="4896609B" w:rsidR="007B7569" w:rsidRPr="00CD59A8" w:rsidRDefault="007B7569" w:rsidP="007B7569">
            <w:pPr>
              <w:widowControl w:val="0"/>
              <w:autoSpaceDE w:val="0"/>
              <w:autoSpaceDN w:val="0"/>
              <w:adjustRightInd w:val="0"/>
              <w:rPr>
                <w:rFonts w:ascii="Cambria" w:hAnsi="Cambria" w:cs="Calibri"/>
                <w:b/>
                <w:sz w:val="20"/>
                <w:szCs w:val="20"/>
                <w:highlight w:val="red"/>
              </w:rPr>
            </w:pPr>
            <w:r w:rsidRPr="00CD59A8">
              <w:rPr>
                <w:rFonts w:ascii="Cambria" w:hAnsi="Cambria" w:cs="Calibri"/>
                <w:b/>
                <w:sz w:val="20"/>
                <w:szCs w:val="20"/>
                <w:highlight w:val="red"/>
              </w:rPr>
              <w:t>Apron</w:t>
            </w:r>
          </w:p>
        </w:tc>
        <w:tc>
          <w:tcPr>
            <w:tcW w:w="1167" w:type="dxa"/>
            <w:shd w:val="clear" w:color="auto" w:fill="auto"/>
            <w:vAlign w:val="bottom"/>
          </w:tcPr>
          <w:p w14:paraId="35A90D91" w14:textId="4A68C1DB" w:rsidR="007B7569" w:rsidRPr="00F65BAE" w:rsidRDefault="007B7569" w:rsidP="007B7569">
            <w:pPr>
              <w:jc w:val="center"/>
              <w:rPr>
                <w:rFonts w:asciiTheme="majorHAnsi" w:hAnsiTheme="majorHAnsi"/>
                <w:sz w:val="20"/>
                <w:szCs w:val="20"/>
              </w:rPr>
            </w:pPr>
            <w:r w:rsidRPr="00F65BAE">
              <w:rPr>
                <w:rFonts w:asciiTheme="majorHAnsi" w:hAnsiTheme="majorHAnsi"/>
                <w:sz w:val="20"/>
                <w:szCs w:val="20"/>
              </w:rPr>
              <w:t>|___|</w:t>
            </w:r>
          </w:p>
        </w:tc>
        <w:tc>
          <w:tcPr>
            <w:tcW w:w="730" w:type="dxa"/>
            <w:shd w:val="clear" w:color="auto" w:fill="auto"/>
            <w:vAlign w:val="bottom"/>
          </w:tcPr>
          <w:p w14:paraId="317A32C4" w14:textId="491D77A2" w:rsidR="007B7569" w:rsidRPr="00F65BAE" w:rsidRDefault="007B7569" w:rsidP="007B7569">
            <w:pPr>
              <w:widowControl w:val="0"/>
              <w:tabs>
                <w:tab w:val="center" w:pos="342"/>
                <w:tab w:val="right" w:pos="684"/>
              </w:tabs>
              <w:autoSpaceDE w:val="0"/>
              <w:autoSpaceDN w:val="0"/>
              <w:adjustRightInd w:val="0"/>
              <w:rPr>
                <w:rFonts w:asciiTheme="majorHAnsi" w:hAnsiTheme="majorHAnsi"/>
                <w:b/>
                <w:sz w:val="20"/>
                <w:szCs w:val="20"/>
              </w:rPr>
            </w:pPr>
            <w:r w:rsidRPr="00F65BAE">
              <w:rPr>
                <w:rFonts w:asciiTheme="majorHAnsi" w:hAnsiTheme="majorHAnsi"/>
                <w:b/>
                <w:sz w:val="20"/>
                <w:szCs w:val="20"/>
              </w:rPr>
              <w:t>Q53f</w:t>
            </w:r>
          </w:p>
        </w:tc>
        <w:tc>
          <w:tcPr>
            <w:tcW w:w="5482" w:type="dxa"/>
            <w:gridSpan w:val="4"/>
            <w:shd w:val="clear" w:color="auto" w:fill="auto"/>
            <w:vAlign w:val="center"/>
          </w:tcPr>
          <w:p w14:paraId="37FA60CC" w14:textId="4C0502D5" w:rsidR="007B7569" w:rsidRPr="00F65BAE" w:rsidRDefault="007B7569" w:rsidP="007B7569">
            <w:pPr>
              <w:rPr>
                <w:rFonts w:asciiTheme="majorHAnsi" w:hAnsiTheme="majorHAnsi"/>
                <w:b/>
                <w:sz w:val="20"/>
                <w:szCs w:val="20"/>
              </w:rPr>
            </w:pPr>
            <w:r w:rsidRPr="00F65BAE">
              <w:rPr>
                <w:rFonts w:asciiTheme="majorHAnsi" w:hAnsiTheme="majorHAnsi"/>
                <w:b/>
                <w:sz w:val="20"/>
                <w:szCs w:val="20"/>
              </w:rPr>
              <w:t>Face mask</w:t>
            </w:r>
          </w:p>
        </w:tc>
        <w:tc>
          <w:tcPr>
            <w:tcW w:w="901" w:type="dxa"/>
            <w:shd w:val="clear" w:color="auto" w:fill="auto"/>
            <w:vAlign w:val="bottom"/>
          </w:tcPr>
          <w:p w14:paraId="1B60328D" w14:textId="5CDA18E4" w:rsidR="007B7569" w:rsidRPr="00F65BAE" w:rsidRDefault="007B7569" w:rsidP="007B7569">
            <w:pPr>
              <w:jc w:val="center"/>
              <w:rPr>
                <w:rFonts w:asciiTheme="majorHAnsi" w:hAnsiTheme="majorHAnsi"/>
                <w:sz w:val="20"/>
              </w:rPr>
            </w:pPr>
            <w:r w:rsidRPr="00F65BAE">
              <w:rPr>
                <w:rFonts w:asciiTheme="majorHAnsi" w:hAnsiTheme="majorHAnsi"/>
                <w:sz w:val="20"/>
              </w:rPr>
              <w:t>|___|</w:t>
            </w:r>
          </w:p>
        </w:tc>
      </w:tr>
      <w:tr w:rsidR="007B7569" w:rsidRPr="00136286" w14:paraId="5817194B" w14:textId="77777777" w:rsidTr="00963862">
        <w:trPr>
          <w:trHeight w:val="305"/>
        </w:trPr>
        <w:tc>
          <w:tcPr>
            <w:tcW w:w="900" w:type="dxa"/>
            <w:shd w:val="clear" w:color="auto" w:fill="auto"/>
            <w:vAlign w:val="bottom"/>
          </w:tcPr>
          <w:p w14:paraId="59589F3B" w14:textId="3E576ABC" w:rsidR="007B7569" w:rsidRPr="00F65BAE" w:rsidRDefault="007B7569" w:rsidP="007B7569">
            <w:pPr>
              <w:widowControl w:val="0"/>
              <w:tabs>
                <w:tab w:val="center" w:pos="342"/>
                <w:tab w:val="right" w:pos="684"/>
              </w:tabs>
              <w:autoSpaceDE w:val="0"/>
              <w:autoSpaceDN w:val="0"/>
              <w:adjustRightInd w:val="0"/>
              <w:rPr>
                <w:rFonts w:asciiTheme="majorHAnsi" w:hAnsiTheme="majorHAnsi"/>
                <w:b/>
                <w:sz w:val="20"/>
              </w:rPr>
            </w:pPr>
            <w:r w:rsidRPr="00F65BAE">
              <w:rPr>
                <w:rFonts w:asciiTheme="majorHAnsi" w:hAnsiTheme="majorHAnsi"/>
                <w:b/>
                <w:sz w:val="20"/>
              </w:rPr>
              <w:t>Q53g</w:t>
            </w:r>
          </w:p>
        </w:tc>
        <w:tc>
          <w:tcPr>
            <w:tcW w:w="5058" w:type="dxa"/>
            <w:gridSpan w:val="3"/>
            <w:shd w:val="clear" w:color="auto" w:fill="auto"/>
            <w:vAlign w:val="center"/>
          </w:tcPr>
          <w:p w14:paraId="37E16E47" w14:textId="5A0CEA7F" w:rsidR="007B7569" w:rsidRPr="00F65BAE" w:rsidRDefault="007B7569" w:rsidP="007B7569">
            <w:pPr>
              <w:widowControl w:val="0"/>
              <w:autoSpaceDE w:val="0"/>
              <w:autoSpaceDN w:val="0"/>
              <w:adjustRightInd w:val="0"/>
              <w:rPr>
                <w:rFonts w:ascii="Cambria" w:hAnsi="Cambria" w:cs="Calibri"/>
                <w:b/>
                <w:sz w:val="20"/>
                <w:szCs w:val="20"/>
              </w:rPr>
            </w:pPr>
            <w:r w:rsidRPr="00F65BAE">
              <w:rPr>
                <w:rFonts w:ascii="Cambria" w:hAnsi="Cambria" w:cs="Calibri"/>
                <w:b/>
                <w:sz w:val="20"/>
                <w:szCs w:val="20"/>
              </w:rPr>
              <w:t>Blood bag</w:t>
            </w:r>
          </w:p>
        </w:tc>
        <w:tc>
          <w:tcPr>
            <w:tcW w:w="1167" w:type="dxa"/>
            <w:shd w:val="clear" w:color="auto" w:fill="auto"/>
            <w:vAlign w:val="bottom"/>
          </w:tcPr>
          <w:p w14:paraId="5E507D72" w14:textId="110C6091" w:rsidR="007B7569" w:rsidRPr="00F65BAE" w:rsidRDefault="007B7569" w:rsidP="007B7569">
            <w:pPr>
              <w:jc w:val="center"/>
              <w:rPr>
                <w:rFonts w:asciiTheme="majorHAnsi" w:hAnsiTheme="majorHAnsi"/>
                <w:sz w:val="20"/>
                <w:szCs w:val="20"/>
              </w:rPr>
            </w:pPr>
            <w:r w:rsidRPr="00F65BAE">
              <w:rPr>
                <w:rFonts w:asciiTheme="majorHAnsi" w:hAnsiTheme="majorHAnsi"/>
                <w:sz w:val="20"/>
                <w:szCs w:val="20"/>
              </w:rPr>
              <w:t>|___|</w:t>
            </w:r>
          </w:p>
        </w:tc>
        <w:tc>
          <w:tcPr>
            <w:tcW w:w="730" w:type="dxa"/>
            <w:shd w:val="clear" w:color="auto" w:fill="auto"/>
            <w:vAlign w:val="bottom"/>
          </w:tcPr>
          <w:p w14:paraId="50E96E95" w14:textId="236DC51F" w:rsidR="007B7569" w:rsidRPr="00F65BAE" w:rsidRDefault="007B7569" w:rsidP="007B7569">
            <w:pPr>
              <w:widowControl w:val="0"/>
              <w:tabs>
                <w:tab w:val="center" w:pos="342"/>
                <w:tab w:val="right" w:pos="684"/>
              </w:tabs>
              <w:autoSpaceDE w:val="0"/>
              <w:autoSpaceDN w:val="0"/>
              <w:adjustRightInd w:val="0"/>
              <w:rPr>
                <w:rFonts w:asciiTheme="majorHAnsi" w:hAnsiTheme="majorHAnsi"/>
                <w:b/>
                <w:sz w:val="20"/>
                <w:szCs w:val="20"/>
              </w:rPr>
            </w:pPr>
            <w:r w:rsidRPr="00F65BAE">
              <w:rPr>
                <w:rFonts w:asciiTheme="majorHAnsi" w:hAnsiTheme="majorHAnsi"/>
                <w:b/>
                <w:sz w:val="20"/>
                <w:szCs w:val="20"/>
              </w:rPr>
              <w:t>Q53h</w:t>
            </w:r>
          </w:p>
        </w:tc>
        <w:tc>
          <w:tcPr>
            <w:tcW w:w="5482" w:type="dxa"/>
            <w:gridSpan w:val="4"/>
            <w:shd w:val="clear" w:color="auto" w:fill="auto"/>
            <w:vAlign w:val="center"/>
          </w:tcPr>
          <w:p w14:paraId="264420BF" w14:textId="550DCB03" w:rsidR="007B7569" w:rsidRPr="00F65BAE" w:rsidRDefault="007B7569" w:rsidP="007B7569">
            <w:pPr>
              <w:rPr>
                <w:rFonts w:asciiTheme="majorHAnsi" w:hAnsiTheme="majorHAnsi"/>
                <w:b/>
                <w:sz w:val="20"/>
                <w:szCs w:val="20"/>
              </w:rPr>
            </w:pPr>
            <w:r w:rsidRPr="00F65BAE">
              <w:rPr>
                <w:rFonts w:asciiTheme="majorHAnsi" w:hAnsiTheme="majorHAnsi"/>
                <w:b/>
                <w:sz w:val="20"/>
                <w:szCs w:val="20"/>
              </w:rPr>
              <w:t xml:space="preserve">IV cannula </w:t>
            </w:r>
          </w:p>
        </w:tc>
        <w:tc>
          <w:tcPr>
            <w:tcW w:w="901" w:type="dxa"/>
            <w:shd w:val="clear" w:color="auto" w:fill="auto"/>
            <w:vAlign w:val="bottom"/>
          </w:tcPr>
          <w:p w14:paraId="1EA91854" w14:textId="0CF1A965" w:rsidR="007B7569" w:rsidRPr="00F65BAE" w:rsidRDefault="007B7569" w:rsidP="007B7569">
            <w:pPr>
              <w:jc w:val="center"/>
              <w:rPr>
                <w:rFonts w:asciiTheme="majorHAnsi" w:hAnsiTheme="majorHAnsi"/>
                <w:sz w:val="20"/>
              </w:rPr>
            </w:pPr>
            <w:r w:rsidRPr="00F65BAE">
              <w:rPr>
                <w:rFonts w:asciiTheme="majorHAnsi" w:hAnsiTheme="majorHAnsi"/>
                <w:sz w:val="20"/>
              </w:rPr>
              <w:t>|___|</w:t>
            </w:r>
          </w:p>
        </w:tc>
      </w:tr>
      <w:tr w:rsidR="007B7569" w:rsidRPr="00136286" w14:paraId="0AAAEFEE" w14:textId="77777777" w:rsidTr="00963862">
        <w:trPr>
          <w:trHeight w:val="305"/>
        </w:trPr>
        <w:tc>
          <w:tcPr>
            <w:tcW w:w="900" w:type="dxa"/>
            <w:shd w:val="clear" w:color="auto" w:fill="auto"/>
            <w:vAlign w:val="bottom"/>
          </w:tcPr>
          <w:p w14:paraId="6660931B" w14:textId="3D29AD8D" w:rsidR="007B7569" w:rsidRPr="00F65BAE" w:rsidRDefault="007B7569" w:rsidP="007B7569">
            <w:pPr>
              <w:widowControl w:val="0"/>
              <w:tabs>
                <w:tab w:val="center" w:pos="342"/>
                <w:tab w:val="right" w:pos="684"/>
              </w:tabs>
              <w:autoSpaceDE w:val="0"/>
              <w:autoSpaceDN w:val="0"/>
              <w:adjustRightInd w:val="0"/>
              <w:rPr>
                <w:rFonts w:asciiTheme="majorHAnsi" w:hAnsiTheme="majorHAnsi"/>
                <w:b/>
                <w:sz w:val="20"/>
              </w:rPr>
            </w:pPr>
            <w:r w:rsidRPr="00F65BAE">
              <w:rPr>
                <w:rFonts w:asciiTheme="majorHAnsi" w:hAnsiTheme="majorHAnsi"/>
                <w:b/>
                <w:sz w:val="20"/>
              </w:rPr>
              <w:t>Q53i</w:t>
            </w:r>
          </w:p>
        </w:tc>
        <w:tc>
          <w:tcPr>
            <w:tcW w:w="5058" w:type="dxa"/>
            <w:gridSpan w:val="3"/>
            <w:shd w:val="clear" w:color="auto" w:fill="auto"/>
            <w:vAlign w:val="center"/>
          </w:tcPr>
          <w:p w14:paraId="21F84DA0" w14:textId="5AC32326" w:rsidR="007B7569" w:rsidRPr="00F65BAE" w:rsidRDefault="007B7569" w:rsidP="007B7569">
            <w:pPr>
              <w:widowControl w:val="0"/>
              <w:autoSpaceDE w:val="0"/>
              <w:autoSpaceDN w:val="0"/>
              <w:adjustRightInd w:val="0"/>
              <w:rPr>
                <w:rFonts w:ascii="Cambria" w:hAnsi="Cambria" w:cs="Calibri"/>
                <w:b/>
                <w:sz w:val="20"/>
                <w:szCs w:val="20"/>
              </w:rPr>
            </w:pPr>
            <w:commentRangeStart w:id="30"/>
            <w:r w:rsidRPr="00F65BAE">
              <w:rPr>
                <w:rFonts w:ascii="Cambria" w:hAnsi="Cambria" w:cs="Calibri"/>
                <w:b/>
                <w:sz w:val="20"/>
                <w:szCs w:val="20"/>
              </w:rPr>
              <w:t>Glucometer strips</w:t>
            </w:r>
            <w:commentRangeEnd w:id="30"/>
            <w:r w:rsidR="00CD59A8">
              <w:rPr>
                <w:rStyle w:val="CommentReference"/>
                <w:rFonts w:ascii="Times New Roman" w:hAnsi="Times New Roman"/>
              </w:rPr>
              <w:commentReference w:id="30"/>
            </w:r>
          </w:p>
        </w:tc>
        <w:tc>
          <w:tcPr>
            <w:tcW w:w="1167" w:type="dxa"/>
            <w:shd w:val="clear" w:color="auto" w:fill="auto"/>
            <w:vAlign w:val="bottom"/>
          </w:tcPr>
          <w:p w14:paraId="4DC6B7C2" w14:textId="62E6BEBF" w:rsidR="007B7569" w:rsidRPr="00F65BAE" w:rsidRDefault="007B7569" w:rsidP="007B7569">
            <w:pPr>
              <w:jc w:val="center"/>
              <w:rPr>
                <w:rFonts w:asciiTheme="majorHAnsi" w:hAnsiTheme="majorHAnsi"/>
                <w:sz w:val="20"/>
                <w:szCs w:val="20"/>
              </w:rPr>
            </w:pPr>
            <w:r w:rsidRPr="00F65BAE">
              <w:rPr>
                <w:rFonts w:asciiTheme="majorHAnsi" w:hAnsiTheme="majorHAnsi"/>
                <w:sz w:val="20"/>
                <w:szCs w:val="20"/>
              </w:rPr>
              <w:t>|___|</w:t>
            </w:r>
          </w:p>
        </w:tc>
        <w:tc>
          <w:tcPr>
            <w:tcW w:w="730" w:type="dxa"/>
            <w:shd w:val="clear" w:color="auto" w:fill="auto"/>
            <w:vAlign w:val="bottom"/>
          </w:tcPr>
          <w:p w14:paraId="5B847600" w14:textId="3CFAB9F4" w:rsidR="007B7569" w:rsidRPr="00F65BAE" w:rsidRDefault="007B7569" w:rsidP="007B7569">
            <w:pPr>
              <w:widowControl w:val="0"/>
              <w:tabs>
                <w:tab w:val="center" w:pos="342"/>
                <w:tab w:val="right" w:pos="684"/>
              </w:tabs>
              <w:autoSpaceDE w:val="0"/>
              <w:autoSpaceDN w:val="0"/>
              <w:adjustRightInd w:val="0"/>
              <w:rPr>
                <w:rFonts w:asciiTheme="majorHAnsi" w:hAnsiTheme="majorHAnsi"/>
                <w:b/>
                <w:sz w:val="20"/>
                <w:szCs w:val="20"/>
              </w:rPr>
            </w:pPr>
            <w:r w:rsidRPr="00F65BAE">
              <w:rPr>
                <w:rFonts w:asciiTheme="majorHAnsi" w:hAnsiTheme="majorHAnsi"/>
                <w:b/>
                <w:sz w:val="20"/>
              </w:rPr>
              <w:t>Q53j</w:t>
            </w:r>
          </w:p>
        </w:tc>
        <w:tc>
          <w:tcPr>
            <w:tcW w:w="5482" w:type="dxa"/>
            <w:gridSpan w:val="4"/>
            <w:shd w:val="clear" w:color="auto" w:fill="auto"/>
            <w:vAlign w:val="center"/>
          </w:tcPr>
          <w:p w14:paraId="03AFC6C1" w14:textId="0B2850A9" w:rsidR="007B7569" w:rsidRPr="00F65BAE" w:rsidRDefault="007B7569" w:rsidP="007B7569">
            <w:pPr>
              <w:rPr>
                <w:rFonts w:asciiTheme="majorHAnsi" w:hAnsiTheme="majorHAnsi"/>
                <w:b/>
                <w:sz w:val="20"/>
                <w:szCs w:val="20"/>
              </w:rPr>
            </w:pPr>
            <w:r w:rsidRPr="00F65BAE">
              <w:rPr>
                <w:rFonts w:asciiTheme="majorHAnsi" w:hAnsiTheme="majorHAnsi"/>
                <w:b/>
                <w:sz w:val="20"/>
                <w:szCs w:val="20"/>
              </w:rPr>
              <w:t>Surgical sutures</w:t>
            </w:r>
          </w:p>
        </w:tc>
        <w:tc>
          <w:tcPr>
            <w:tcW w:w="901" w:type="dxa"/>
            <w:shd w:val="clear" w:color="auto" w:fill="auto"/>
            <w:vAlign w:val="bottom"/>
          </w:tcPr>
          <w:p w14:paraId="09688B0C" w14:textId="55760ED4" w:rsidR="007B7569" w:rsidRPr="00F65BAE" w:rsidRDefault="007B7569" w:rsidP="007B7569">
            <w:pPr>
              <w:jc w:val="center"/>
              <w:rPr>
                <w:rFonts w:asciiTheme="majorHAnsi" w:hAnsiTheme="majorHAnsi"/>
                <w:sz w:val="20"/>
              </w:rPr>
            </w:pPr>
            <w:r w:rsidRPr="00F65BAE">
              <w:rPr>
                <w:rFonts w:asciiTheme="majorHAnsi" w:hAnsiTheme="majorHAnsi"/>
                <w:sz w:val="20"/>
                <w:szCs w:val="20"/>
              </w:rPr>
              <w:t>|___|</w:t>
            </w:r>
          </w:p>
        </w:tc>
      </w:tr>
      <w:tr w:rsidR="007B7569" w:rsidRPr="00136286" w14:paraId="6A107A6D" w14:textId="77777777" w:rsidTr="00963862">
        <w:trPr>
          <w:trHeight w:val="305"/>
        </w:trPr>
        <w:tc>
          <w:tcPr>
            <w:tcW w:w="900" w:type="dxa"/>
            <w:shd w:val="clear" w:color="auto" w:fill="auto"/>
            <w:vAlign w:val="bottom"/>
          </w:tcPr>
          <w:p w14:paraId="2C51690D" w14:textId="2B4C79C7" w:rsidR="007B7569" w:rsidRPr="00F65BAE" w:rsidRDefault="007B7569" w:rsidP="007B7569">
            <w:pPr>
              <w:widowControl w:val="0"/>
              <w:tabs>
                <w:tab w:val="center" w:pos="342"/>
                <w:tab w:val="right" w:pos="684"/>
              </w:tabs>
              <w:autoSpaceDE w:val="0"/>
              <w:autoSpaceDN w:val="0"/>
              <w:adjustRightInd w:val="0"/>
              <w:rPr>
                <w:rFonts w:asciiTheme="majorHAnsi" w:hAnsiTheme="majorHAnsi"/>
                <w:b/>
                <w:sz w:val="20"/>
              </w:rPr>
            </w:pPr>
            <w:r w:rsidRPr="00F65BAE">
              <w:rPr>
                <w:rFonts w:asciiTheme="majorHAnsi" w:hAnsiTheme="majorHAnsi"/>
                <w:b/>
                <w:sz w:val="20"/>
              </w:rPr>
              <w:t>Q53k</w:t>
            </w:r>
          </w:p>
        </w:tc>
        <w:tc>
          <w:tcPr>
            <w:tcW w:w="5058" w:type="dxa"/>
            <w:gridSpan w:val="3"/>
            <w:shd w:val="clear" w:color="auto" w:fill="auto"/>
            <w:vAlign w:val="center"/>
          </w:tcPr>
          <w:p w14:paraId="4A37EBDE" w14:textId="2483D3D2" w:rsidR="007B7569" w:rsidRPr="00F65BAE" w:rsidRDefault="007B7569" w:rsidP="007B7569">
            <w:pPr>
              <w:widowControl w:val="0"/>
              <w:autoSpaceDE w:val="0"/>
              <w:autoSpaceDN w:val="0"/>
              <w:adjustRightInd w:val="0"/>
              <w:rPr>
                <w:rFonts w:ascii="Cambria" w:hAnsi="Cambria" w:cs="Calibri"/>
                <w:b/>
                <w:sz w:val="20"/>
                <w:szCs w:val="20"/>
              </w:rPr>
            </w:pPr>
            <w:r w:rsidRPr="00CD59A8">
              <w:rPr>
                <w:rFonts w:ascii="Cambria" w:hAnsi="Cambria" w:cs="Calibri"/>
                <w:b/>
                <w:sz w:val="20"/>
                <w:szCs w:val="20"/>
                <w:highlight w:val="red"/>
              </w:rPr>
              <w:t>Ready to use therapeutic food (RUTF)</w:t>
            </w:r>
          </w:p>
        </w:tc>
        <w:tc>
          <w:tcPr>
            <w:tcW w:w="1167" w:type="dxa"/>
            <w:shd w:val="clear" w:color="auto" w:fill="auto"/>
            <w:vAlign w:val="bottom"/>
          </w:tcPr>
          <w:p w14:paraId="5E607CD0" w14:textId="49309B53" w:rsidR="007B7569" w:rsidRPr="00F65BAE" w:rsidRDefault="007B7569" w:rsidP="007B7569">
            <w:pPr>
              <w:jc w:val="center"/>
              <w:rPr>
                <w:rFonts w:asciiTheme="majorHAnsi" w:hAnsiTheme="majorHAnsi"/>
                <w:sz w:val="20"/>
                <w:szCs w:val="20"/>
              </w:rPr>
            </w:pPr>
            <w:r w:rsidRPr="00F65BAE">
              <w:rPr>
                <w:rFonts w:asciiTheme="majorHAnsi" w:hAnsiTheme="majorHAnsi"/>
                <w:sz w:val="20"/>
                <w:szCs w:val="20"/>
              </w:rPr>
              <w:t>|___|</w:t>
            </w:r>
          </w:p>
        </w:tc>
        <w:tc>
          <w:tcPr>
            <w:tcW w:w="730" w:type="dxa"/>
            <w:shd w:val="clear" w:color="auto" w:fill="auto"/>
            <w:vAlign w:val="bottom"/>
          </w:tcPr>
          <w:p w14:paraId="36A1173F" w14:textId="09919181" w:rsidR="007B7569" w:rsidRPr="00F65BAE" w:rsidRDefault="007B7569" w:rsidP="007B7569">
            <w:pPr>
              <w:widowControl w:val="0"/>
              <w:tabs>
                <w:tab w:val="center" w:pos="342"/>
                <w:tab w:val="right" w:pos="684"/>
              </w:tabs>
              <w:autoSpaceDE w:val="0"/>
              <w:autoSpaceDN w:val="0"/>
              <w:adjustRightInd w:val="0"/>
              <w:rPr>
                <w:rFonts w:asciiTheme="majorHAnsi" w:hAnsiTheme="majorHAnsi"/>
                <w:b/>
                <w:sz w:val="20"/>
              </w:rPr>
            </w:pPr>
            <w:r w:rsidRPr="00F65BAE">
              <w:rPr>
                <w:rFonts w:asciiTheme="majorHAnsi" w:hAnsiTheme="majorHAnsi"/>
                <w:b/>
                <w:sz w:val="20"/>
              </w:rPr>
              <w:t>Q53l</w:t>
            </w:r>
          </w:p>
        </w:tc>
        <w:tc>
          <w:tcPr>
            <w:tcW w:w="5482" w:type="dxa"/>
            <w:gridSpan w:val="4"/>
            <w:shd w:val="clear" w:color="auto" w:fill="auto"/>
            <w:vAlign w:val="center"/>
          </w:tcPr>
          <w:p w14:paraId="5D05A400" w14:textId="54C92C6C" w:rsidR="007B7569" w:rsidRPr="00F65BAE" w:rsidRDefault="007B7569" w:rsidP="00CD59A8">
            <w:pPr>
              <w:widowControl w:val="0"/>
              <w:autoSpaceDE w:val="0"/>
              <w:autoSpaceDN w:val="0"/>
              <w:adjustRightInd w:val="0"/>
              <w:rPr>
                <w:rFonts w:asciiTheme="majorHAnsi" w:hAnsiTheme="majorHAnsi"/>
                <w:b/>
                <w:sz w:val="20"/>
                <w:szCs w:val="20"/>
              </w:rPr>
            </w:pPr>
            <w:r w:rsidRPr="00CD59A8">
              <w:rPr>
                <w:rFonts w:ascii="Cambria" w:hAnsi="Cambria" w:cs="Calibri"/>
                <w:b/>
                <w:sz w:val="20"/>
                <w:szCs w:val="20"/>
                <w:highlight w:val="red"/>
              </w:rPr>
              <w:t>F100</w:t>
            </w:r>
          </w:p>
        </w:tc>
        <w:tc>
          <w:tcPr>
            <w:tcW w:w="901" w:type="dxa"/>
            <w:shd w:val="clear" w:color="auto" w:fill="auto"/>
            <w:vAlign w:val="bottom"/>
          </w:tcPr>
          <w:p w14:paraId="3C718538" w14:textId="2D23D154" w:rsidR="007B7569" w:rsidRPr="00F65BAE" w:rsidRDefault="007B7569" w:rsidP="007B7569">
            <w:pPr>
              <w:jc w:val="center"/>
              <w:rPr>
                <w:rFonts w:asciiTheme="majorHAnsi" w:hAnsiTheme="majorHAnsi"/>
                <w:sz w:val="20"/>
              </w:rPr>
            </w:pPr>
            <w:r w:rsidRPr="00F65BAE">
              <w:rPr>
                <w:rFonts w:asciiTheme="majorHAnsi" w:hAnsiTheme="majorHAnsi"/>
                <w:sz w:val="20"/>
                <w:szCs w:val="20"/>
              </w:rPr>
              <w:t>|___|</w:t>
            </w:r>
          </w:p>
        </w:tc>
      </w:tr>
      <w:tr w:rsidR="007B7569" w:rsidRPr="00136286" w14:paraId="60E9E850" w14:textId="77777777" w:rsidTr="00963862">
        <w:trPr>
          <w:trHeight w:val="305"/>
        </w:trPr>
        <w:tc>
          <w:tcPr>
            <w:tcW w:w="900" w:type="dxa"/>
            <w:shd w:val="clear" w:color="auto" w:fill="auto"/>
            <w:vAlign w:val="bottom"/>
          </w:tcPr>
          <w:p w14:paraId="18E0008F" w14:textId="5F7B90D7" w:rsidR="007B7569" w:rsidRPr="00F65BAE" w:rsidRDefault="007B7569" w:rsidP="007B7569">
            <w:pPr>
              <w:widowControl w:val="0"/>
              <w:tabs>
                <w:tab w:val="center" w:pos="342"/>
                <w:tab w:val="right" w:pos="684"/>
              </w:tabs>
              <w:autoSpaceDE w:val="0"/>
              <w:autoSpaceDN w:val="0"/>
              <w:adjustRightInd w:val="0"/>
              <w:rPr>
                <w:rFonts w:asciiTheme="majorHAnsi" w:hAnsiTheme="majorHAnsi"/>
                <w:b/>
                <w:sz w:val="20"/>
              </w:rPr>
            </w:pPr>
            <w:r w:rsidRPr="00F65BAE">
              <w:rPr>
                <w:rFonts w:asciiTheme="majorHAnsi" w:hAnsiTheme="majorHAnsi"/>
                <w:b/>
                <w:sz w:val="20"/>
              </w:rPr>
              <w:t>Q53m</w:t>
            </w:r>
          </w:p>
        </w:tc>
        <w:tc>
          <w:tcPr>
            <w:tcW w:w="5058" w:type="dxa"/>
            <w:gridSpan w:val="3"/>
            <w:shd w:val="clear" w:color="auto" w:fill="auto"/>
            <w:vAlign w:val="center"/>
          </w:tcPr>
          <w:p w14:paraId="64822505" w14:textId="44BA152F" w:rsidR="007B7569" w:rsidRPr="00F65BAE" w:rsidRDefault="007B7569" w:rsidP="007B7569">
            <w:pPr>
              <w:widowControl w:val="0"/>
              <w:autoSpaceDE w:val="0"/>
              <w:autoSpaceDN w:val="0"/>
              <w:adjustRightInd w:val="0"/>
              <w:rPr>
                <w:rFonts w:ascii="Cambria" w:hAnsi="Cambria" w:cs="Calibri"/>
                <w:b/>
                <w:sz w:val="20"/>
                <w:szCs w:val="20"/>
              </w:rPr>
            </w:pPr>
            <w:r w:rsidRPr="00CD59A8">
              <w:rPr>
                <w:rFonts w:ascii="Cambria" w:hAnsi="Cambria" w:cs="Calibri"/>
                <w:b/>
                <w:sz w:val="20"/>
                <w:szCs w:val="20"/>
                <w:highlight w:val="red"/>
              </w:rPr>
              <w:t>F75</w:t>
            </w:r>
          </w:p>
        </w:tc>
        <w:tc>
          <w:tcPr>
            <w:tcW w:w="1167" w:type="dxa"/>
            <w:shd w:val="clear" w:color="auto" w:fill="auto"/>
            <w:vAlign w:val="bottom"/>
          </w:tcPr>
          <w:p w14:paraId="6FD31E0F" w14:textId="68C3953E" w:rsidR="007B7569" w:rsidRPr="00F65BAE" w:rsidRDefault="007B7569" w:rsidP="007B7569">
            <w:pPr>
              <w:jc w:val="center"/>
              <w:rPr>
                <w:rFonts w:asciiTheme="majorHAnsi" w:hAnsiTheme="majorHAnsi"/>
                <w:sz w:val="20"/>
                <w:szCs w:val="20"/>
              </w:rPr>
            </w:pPr>
            <w:r w:rsidRPr="00F65BAE">
              <w:rPr>
                <w:rFonts w:asciiTheme="majorHAnsi" w:hAnsiTheme="majorHAnsi"/>
                <w:sz w:val="20"/>
                <w:szCs w:val="20"/>
              </w:rPr>
              <w:t>|___|</w:t>
            </w:r>
          </w:p>
        </w:tc>
        <w:tc>
          <w:tcPr>
            <w:tcW w:w="730" w:type="dxa"/>
            <w:shd w:val="clear" w:color="auto" w:fill="auto"/>
            <w:vAlign w:val="bottom"/>
          </w:tcPr>
          <w:p w14:paraId="11351F36" w14:textId="4CCEEE0F" w:rsidR="007B7569" w:rsidRPr="00F65BAE" w:rsidRDefault="007B7569" w:rsidP="007B7569">
            <w:pPr>
              <w:widowControl w:val="0"/>
              <w:tabs>
                <w:tab w:val="center" w:pos="342"/>
                <w:tab w:val="right" w:pos="684"/>
              </w:tabs>
              <w:autoSpaceDE w:val="0"/>
              <w:autoSpaceDN w:val="0"/>
              <w:adjustRightInd w:val="0"/>
              <w:rPr>
                <w:rFonts w:asciiTheme="majorHAnsi" w:hAnsiTheme="majorHAnsi"/>
                <w:b/>
                <w:sz w:val="20"/>
              </w:rPr>
            </w:pPr>
            <w:r w:rsidRPr="00F65BAE">
              <w:rPr>
                <w:rFonts w:asciiTheme="majorHAnsi" w:hAnsiTheme="majorHAnsi"/>
                <w:b/>
                <w:sz w:val="20"/>
              </w:rPr>
              <w:t>Q53n</w:t>
            </w:r>
          </w:p>
        </w:tc>
        <w:tc>
          <w:tcPr>
            <w:tcW w:w="5482" w:type="dxa"/>
            <w:gridSpan w:val="4"/>
            <w:shd w:val="clear" w:color="auto" w:fill="auto"/>
            <w:vAlign w:val="center"/>
          </w:tcPr>
          <w:p w14:paraId="3DFB148A" w14:textId="2351771C" w:rsidR="007B7569" w:rsidRPr="00F65BAE" w:rsidRDefault="007B7569" w:rsidP="007B7569">
            <w:pPr>
              <w:rPr>
                <w:rFonts w:asciiTheme="majorHAnsi" w:hAnsiTheme="majorHAnsi"/>
                <w:b/>
                <w:sz w:val="20"/>
                <w:szCs w:val="20"/>
              </w:rPr>
            </w:pPr>
            <w:r w:rsidRPr="00F65BAE">
              <w:rPr>
                <w:rFonts w:asciiTheme="majorHAnsi" w:hAnsiTheme="majorHAnsi"/>
                <w:b/>
                <w:sz w:val="20"/>
                <w:szCs w:val="20"/>
              </w:rPr>
              <w:t>IV fluid – normal saline (NS)</w:t>
            </w:r>
          </w:p>
        </w:tc>
        <w:tc>
          <w:tcPr>
            <w:tcW w:w="901" w:type="dxa"/>
            <w:shd w:val="clear" w:color="auto" w:fill="auto"/>
            <w:vAlign w:val="bottom"/>
          </w:tcPr>
          <w:p w14:paraId="644FB544" w14:textId="52225616" w:rsidR="007B7569" w:rsidRPr="00F65BAE" w:rsidRDefault="007B7569" w:rsidP="007B7569">
            <w:pPr>
              <w:jc w:val="center"/>
              <w:rPr>
                <w:rFonts w:asciiTheme="majorHAnsi" w:hAnsiTheme="majorHAnsi"/>
                <w:sz w:val="20"/>
              </w:rPr>
            </w:pPr>
            <w:r w:rsidRPr="00F65BAE">
              <w:rPr>
                <w:rFonts w:asciiTheme="majorHAnsi" w:hAnsiTheme="majorHAnsi"/>
                <w:sz w:val="20"/>
                <w:szCs w:val="20"/>
              </w:rPr>
              <w:t>|___|</w:t>
            </w:r>
          </w:p>
        </w:tc>
      </w:tr>
      <w:tr w:rsidR="007B7569" w:rsidRPr="00136286" w14:paraId="4B9D1CDA" w14:textId="77777777" w:rsidTr="00963862">
        <w:trPr>
          <w:trHeight w:val="305"/>
        </w:trPr>
        <w:tc>
          <w:tcPr>
            <w:tcW w:w="900" w:type="dxa"/>
            <w:shd w:val="clear" w:color="auto" w:fill="auto"/>
            <w:vAlign w:val="bottom"/>
          </w:tcPr>
          <w:p w14:paraId="55C2323F" w14:textId="7CB25B22" w:rsidR="007B7569" w:rsidRPr="00F65BAE" w:rsidRDefault="007B7569" w:rsidP="007B7569">
            <w:pPr>
              <w:widowControl w:val="0"/>
              <w:tabs>
                <w:tab w:val="center" w:pos="342"/>
                <w:tab w:val="right" w:pos="684"/>
              </w:tabs>
              <w:autoSpaceDE w:val="0"/>
              <w:autoSpaceDN w:val="0"/>
              <w:adjustRightInd w:val="0"/>
              <w:rPr>
                <w:rFonts w:asciiTheme="majorHAnsi" w:hAnsiTheme="majorHAnsi"/>
                <w:b/>
                <w:sz w:val="20"/>
              </w:rPr>
            </w:pPr>
            <w:r w:rsidRPr="00F65BAE">
              <w:rPr>
                <w:rFonts w:asciiTheme="majorHAnsi" w:hAnsiTheme="majorHAnsi"/>
                <w:b/>
                <w:sz w:val="20"/>
              </w:rPr>
              <w:t>Q53o</w:t>
            </w:r>
          </w:p>
        </w:tc>
        <w:tc>
          <w:tcPr>
            <w:tcW w:w="5058" w:type="dxa"/>
            <w:gridSpan w:val="3"/>
            <w:shd w:val="clear" w:color="auto" w:fill="auto"/>
            <w:vAlign w:val="center"/>
          </w:tcPr>
          <w:p w14:paraId="160E7E9F" w14:textId="607E9E25" w:rsidR="007B7569" w:rsidRPr="00F65BAE" w:rsidRDefault="007B7569" w:rsidP="007B7569">
            <w:pPr>
              <w:widowControl w:val="0"/>
              <w:autoSpaceDE w:val="0"/>
              <w:autoSpaceDN w:val="0"/>
              <w:adjustRightInd w:val="0"/>
              <w:rPr>
                <w:rFonts w:ascii="Cambria" w:hAnsi="Cambria" w:cs="Calibri"/>
                <w:b/>
                <w:sz w:val="20"/>
                <w:szCs w:val="20"/>
              </w:rPr>
            </w:pPr>
            <w:r w:rsidRPr="00F65BAE">
              <w:rPr>
                <w:rFonts w:asciiTheme="majorHAnsi" w:hAnsiTheme="majorHAnsi"/>
                <w:b/>
                <w:sz w:val="20"/>
                <w:szCs w:val="20"/>
              </w:rPr>
              <w:t>IV fluid – dextrose normal saline (DNS)</w:t>
            </w:r>
          </w:p>
        </w:tc>
        <w:tc>
          <w:tcPr>
            <w:tcW w:w="1167" w:type="dxa"/>
            <w:shd w:val="clear" w:color="auto" w:fill="auto"/>
            <w:vAlign w:val="bottom"/>
          </w:tcPr>
          <w:p w14:paraId="451C442C" w14:textId="6CDACDF9" w:rsidR="007B7569" w:rsidRPr="00F65BAE" w:rsidRDefault="007B7569" w:rsidP="007B7569">
            <w:pPr>
              <w:jc w:val="center"/>
              <w:rPr>
                <w:rFonts w:asciiTheme="majorHAnsi" w:hAnsiTheme="majorHAnsi"/>
                <w:sz w:val="20"/>
                <w:szCs w:val="20"/>
              </w:rPr>
            </w:pPr>
            <w:r w:rsidRPr="00F65BAE">
              <w:rPr>
                <w:rFonts w:asciiTheme="majorHAnsi" w:hAnsiTheme="majorHAnsi"/>
                <w:sz w:val="20"/>
                <w:szCs w:val="20"/>
              </w:rPr>
              <w:t>|___|</w:t>
            </w:r>
          </w:p>
        </w:tc>
        <w:tc>
          <w:tcPr>
            <w:tcW w:w="730" w:type="dxa"/>
            <w:shd w:val="clear" w:color="auto" w:fill="auto"/>
            <w:vAlign w:val="bottom"/>
          </w:tcPr>
          <w:p w14:paraId="68701E7A" w14:textId="16E56DB8" w:rsidR="007B7569" w:rsidRPr="00F65BAE" w:rsidRDefault="007B7569" w:rsidP="007B7569">
            <w:pPr>
              <w:widowControl w:val="0"/>
              <w:tabs>
                <w:tab w:val="center" w:pos="342"/>
                <w:tab w:val="right" w:pos="684"/>
              </w:tabs>
              <w:autoSpaceDE w:val="0"/>
              <w:autoSpaceDN w:val="0"/>
              <w:adjustRightInd w:val="0"/>
              <w:rPr>
                <w:rFonts w:asciiTheme="majorHAnsi" w:hAnsiTheme="majorHAnsi"/>
                <w:b/>
                <w:sz w:val="20"/>
              </w:rPr>
            </w:pPr>
            <w:r w:rsidRPr="00F65BAE">
              <w:rPr>
                <w:rFonts w:asciiTheme="majorHAnsi" w:hAnsiTheme="majorHAnsi"/>
                <w:b/>
                <w:sz w:val="20"/>
              </w:rPr>
              <w:t>Q53p</w:t>
            </w:r>
          </w:p>
        </w:tc>
        <w:tc>
          <w:tcPr>
            <w:tcW w:w="5482" w:type="dxa"/>
            <w:gridSpan w:val="4"/>
            <w:shd w:val="clear" w:color="auto" w:fill="auto"/>
            <w:vAlign w:val="center"/>
          </w:tcPr>
          <w:p w14:paraId="304E2E00" w14:textId="24833ACC" w:rsidR="007B7569" w:rsidRPr="00F65BAE" w:rsidRDefault="007B7569" w:rsidP="007B7569">
            <w:pPr>
              <w:rPr>
                <w:rFonts w:asciiTheme="majorHAnsi" w:hAnsiTheme="majorHAnsi"/>
                <w:b/>
                <w:sz w:val="20"/>
                <w:szCs w:val="20"/>
              </w:rPr>
            </w:pPr>
            <w:r w:rsidRPr="00F65BAE">
              <w:rPr>
                <w:rFonts w:asciiTheme="majorHAnsi" w:hAnsiTheme="majorHAnsi"/>
                <w:b/>
                <w:sz w:val="20"/>
                <w:szCs w:val="20"/>
              </w:rPr>
              <w:t>IV fluid – Ringer’s Lactate (RL)</w:t>
            </w:r>
          </w:p>
        </w:tc>
        <w:tc>
          <w:tcPr>
            <w:tcW w:w="901" w:type="dxa"/>
            <w:shd w:val="clear" w:color="auto" w:fill="auto"/>
            <w:vAlign w:val="bottom"/>
          </w:tcPr>
          <w:p w14:paraId="42477D42" w14:textId="2CFDB623" w:rsidR="007B7569" w:rsidRPr="00F65BAE" w:rsidRDefault="007B7569" w:rsidP="007B7569">
            <w:pPr>
              <w:jc w:val="center"/>
              <w:rPr>
                <w:rFonts w:asciiTheme="majorHAnsi" w:hAnsiTheme="majorHAnsi"/>
                <w:sz w:val="20"/>
                <w:szCs w:val="20"/>
              </w:rPr>
            </w:pPr>
            <w:r w:rsidRPr="00F65BAE">
              <w:rPr>
                <w:rFonts w:asciiTheme="majorHAnsi" w:hAnsiTheme="majorHAnsi"/>
                <w:sz w:val="20"/>
                <w:szCs w:val="20"/>
              </w:rPr>
              <w:t>|___|</w:t>
            </w:r>
          </w:p>
        </w:tc>
      </w:tr>
      <w:tr w:rsidR="007B7569" w:rsidRPr="00136286" w14:paraId="0AFFDE91" w14:textId="77777777" w:rsidTr="00963862">
        <w:trPr>
          <w:trHeight w:val="305"/>
        </w:trPr>
        <w:tc>
          <w:tcPr>
            <w:tcW w:w="900" w:type="dxa"/>
            <w:shd w:val="clear" w:color="auto" w:fill="auto"/>
            <w:vAlign w:val="bottom"/>
          </w:tcPr>
          <w:p w14:paraId="01206555" w14:textId="24DC1A62" w:rsidR="007B7569" w:rsidRPr="00F65BAE" w:rsidRDefault="007B7569" w:rsidP="007B7569">
            <w:pPr>
              <w:widowControl w:val="0"/>
              <w:tabs>
                <w:tab w:val="center" w:pos="342"/>
                <w:tab w:val="right" w:pos="684"/>
              </w:tabs>
              <w:autoSpaceDE w:val="0"/>
              <w:autoSpaceDN w:val="0"/>
              <w:adjustRightInd w:val="0"/>
              <w:rPr>
                <w:rFonts w:asciiTheme="majorHAnsi" w:hAnsiTheme="majorHAnsi"/>
                <w:b/>
                <w:sz w:val="20"/>
              </w:rPr>
            </w:pPr>
            <w:r w:rsidRPr="00F65BAE">
              <w:rPr>
                <w:rFonts w:asciiTheme="majorHAnsi" w:hAnsiTheme="majorHAnsi"/>
                <w:b/>
                <w:sz w:val="20"/>
              </w:rPr>
              <w:t>Q53q</w:t>
            </w:r>
          </w:p>
        </w:tc>
        <w:tc>
          <w:tcPr>
            <w:tcW w:w="5058" w:type="dxa"/>
            <w:gridSpan w:val="3"/>
            <w:shd w:val="clear" w:color="auto" w:fill="auto"/>
            <w:vAlign w:val="center"/>
          </w:tcPr>
          <w:p w14:paraId="52DC3057" w14:textId="390536B6" w:rsidR="007B7569" w:rsidRPr="00F65BAE" w:rsidRDefault="007B7569" w:rsidP="007B7569">
            <w:pPr>
              <w:widowControl w:val="0"/>
              <w:autoSpaceDE w:val="0"/>
              <w:autoSpaceDN w:val="0"/>
              <w:adjustRightInd w:val="0"/>
              <w:rPr>
                <w:rFonts w:ascii="Cambria" w:hAnsi="Cambria" w:cs="Calibri"/>
                <w:b/>
                <w:sz w:val="20"/>
                <w:szCs w:val="20"/>
              </w:rPr>
            </w:pPr>
            <w:r w:rsidRPr="00F65BAE">
              <w:rPr>
                <w:rFonts w:asciiTheme="majorHAnsi" w:hAnsiTheme="majorHAnsi"/>
                <w:b/>
                <w:sz w:val="20"/>
                <w:szCs w:val="20"/>
              </w:rPr>
              <w:t>IV fluid – D50</w:t>
            </w:r>
          </w:p>
        </w:tc>
        <w:tc>
          <w:tcPr>
            <w:tcW w:w="1167" w:type="dxa"/>
            <w:shd w:val="clear" w:color="auto" w:fill="auto"/>
            <w:vAlign w:val="bottom"/>
          </w:tcPr>
          <w:p w14:paraId="643757DD" w14:textId="211CC025" w:rsidR="007B7569" w:rsidRPr="00F65BAE" w:rsidRDefault="007B7569" w:rsidP="007B7569">
            <w:pPr>
              <w:jc w:val="center"/>
              <w:rPr>
                <w:rFonts w:asciiTheme="majorHAnsi" w:hAnsiTheme="majorHAnsi"/>
                <w:sz w:val="20"/>
                <w:szCs w:val="20"/>
              </w:rPr>
            </w:pPr>
            <w:r w:rsidRPr="00F65BAE">
              <w:rPr>
                <w:rFonts w:asciiTheme="majorHAnsi" w:hAnsiTheme="majorHAnsi"/>
                <w:sz w:val="20"/>
                <w:szCs w:val="20"/>
              </w:rPr>
              <w:t>|___|</w:t>
            </w:r>
          </w:p>
        </w:tc>
        <w:tc>
          <w:tcPr>
            <w:tcW w:w="730" w:type="dxa"/>
            <w:shd w:val="clear" w:color="auto" w:fill="auto"/>
            <w:vAlign w:val="bottom"/>
          </w:tcPr>
          <w:p w14:paraId="3A32B1EC" w14:textId="5AD3F0A5" w:rsidR="007B7569" w:rsidRPr="00F65BAE" w:rsidRDefault="007B7569" w:rsidP="007B7569">
            <w:pPr>
              <w:widowControl w:val="0"/>
              <w:tabs>
                <w:tab w:val="center" w:pos="342"/>
                <w:tab w:val="right" w:pos="684"/>
              </w:tabs>
              <w:autoSpaceDE w:val="0"/>
              <w:autoSpaceDN w:val="0"/>
              <w:adjustRightInd w:val="0"/>
              <w:rPr>
                <w:rFonts w:asciiTheme="majorHAnsi" w:hAnsiTheme="majorHAnsi"/>
                <w:b/>
                <w:sz w:val="20"/>
              </w:rPr>
            </w:pPr>
            <w:r w:rsidRPr="00F65BAE">
              <w:rPr>
                <w:rFonts w:asciiTheme="majorHAnsi" w:hAnsiTheme="majorHAnsi"/>
                <w:b/>
                <w:sz w:val="20"/>
              </w:rPr>
              <w:t>Q53r</w:t>
            </w:r>
          </w:p>
        </w:tc>
        <w:tc>
          <w:tcPr>
            <w:tcW w:w="5482" w:type="dxa"/>
            <w:gridSpan w:val="4"/>
            <w:shd w:val="clear" w:color="auto" w:fill="auto"/>
            <w:vAlign w:val="center"/>
          </w:tcPr>
          <w:p w14:paraId="45E06F25" w14:textId="225C78A2" w:rsidR="007B7569" w:rsidRPr="00F65BAE" w:rsidRDefault="007B7569" w:rsidP="007B7569">
            <w:pPr>
              <w:rPr>
                <w:rFonts w:asciiTheme="majorHAnsi" w:hAnsiTheme="majorHAnsi"/>
                <w:b/>
                <w:sz w:val="20"/>
                <w:szCs w:val="20"/>
              </w:rPr>
            </w:pPr>
            <w:r w:rsidRPr="00F65BAE">
              <w:rPr>
                <w:rFonts w:asciiTheme="majorHAnsi" w:hAnsiTheme="majorHAnsi"/>
                <w:b/>
                <w:sz w:val="20"/>
                <w:szCs w:val="20"/>
              </w:rPr>
              <w:t>IV fluid – Haemaccel</w:t>
            </w:r>
            <w:r w:rsidRPr="00F65BAE">
              <w:rPr>
                <w:rFonts w:ascii="Arial" w:hAnsi="Arial" w:cs="Arial"/>
                <w:shd w:val="clear" w:color="auto" w:fill="FFFFFF"/>
              </w:rPr>
              <w:t> </w:t>
            </w:r>
          </w:p>
        </w:tc>
        <w:tc>
          <w:tcPr>
            <w:tcW w:w="901" w:type="dxa"/>
            <w:shd w:val="clear" w:color="auto" w:fill="auto"/>
            <w:vAlign w:val="bottom"/>
          </w:tcPr>
          <w:p w14:paraId="4E14B210" w14:textId="1C41160A" w:rsidR="007B7569" w:rsidRPr="00F65BAE" w:rsidRDefault="007B7569" w:rsidP="007B7569">
            <w:pPr>
              <w:jc w:val="center"/>
              <w:rPr>
                <w:rFonts w:asciiTheme="majorHAnsi" w:hAnsiTheme="majorHAnsi"/>
                <w:sz w:val="20"/>
                <w:szCs w:val="20"/>
              </w:rPr>
            </w:pPr>
            <w:r w:rsidRPr="00F65BAE">
              <w:rPr>
                <w:rFonts w:asciiTheme="majorHAnsi" w:hAnsiTheme="majorHAnsi"/>
                <w:sz w:val="20"/>
                <w:szCs w:val="20"/>
              </w:rPr>
              <w:t>|___|</w:t>
            </w:r>
          </w:p>
        </w:tc>
      </w:tr>
      <w:tr w:rsidR="007B7569" w:rsidRPr="00136286" w14:paraId="2F421EF2" w14:textId="77777777" w:rsidTr="00963862">
        <w:trPr>
          <w:trHeight w:val="305"/>
        </w:trPr>
        <w:tc>
          <w:tcPr>
            <w:tcW w:w="900" w:type="dxa"/>
            <w:shd w:val="clear" w:color="auto" w:fill="auto"/>
            <w:vAlign w:val="bottom"/>
          </w:tcPr>
          <w:p w14:paraId="33199AF7" w14:textId="63BC2704" w:rsidR="007B7569" w:rsidRPr="00F65BAE" w:rsidRDefault="007B7569" w:rsidP="007B7569">
            <w:pPr>
              <w:widowControl w:val="0"/>
              <w:tabs>
                <w:tab w:val="center" w:pos="342"/>
                <w:tab w:val="right" w:pos="684"/>
              </w:tabs>
              <w:autoSpaceDE w:val="0"/>
              <w:autoSpaceDN w:val="0"/>
              <w:adjustRightInd w:val="0"/>
              <w:rPr>
                <w:rFonts w:asciiTheme="majorHAnsi" w:hAnsiTheme="majorHAnsi"/>
                <w:b/>
                <w:sz w:val="20"/>
              </w:rPr>
            </w:pPr>
            <w:r w:rsidRPr="00F65BAE">
              <w:rPr>
                <w:rFonts w:asciiTheme="majorHAnsi" w:hAnsiTheme="majorHAnsi"/>
                <w:b/>
                <w:sz w:val="20"/>
              </w:rPr>
              <w:t>Q53s</w:t>
            </w:r>
          </w:p>
        </w:tc>
        <w:tc>
          <w:tcPr>
            <w:tcW w:w="5058" w:type="dxa"/>
            <w:gridSpan w:val="3"/>
            <w:shd w:val="clear" w:color="auto" w:fill="auto"/>
            <w:vAlign w:val="center"/>
          </w:tcPr>
          <w:p w14:paraId="785AC719" w14:textId="6F84CA2A" w:rsidR="007B7569" w:rsidRPr="00F65BAE" w:rsidRDefault="007B7569" w:rsidP="007B7569">
            <w:pPr>
              <w:widowControl w:val="0"/>
              <w:autoSpaceDE w:val="0"/>
              <w:autoSpaceDN w:val="0"/>
              <w:adjustRightInd w:val="0"/>
              <w:rPr>
                <w:rFonts w:asciiTheme="majorHAnsi" w:hAnsiTheme="majorHAnsi"/>
                <w:b/>
                <w:sz w:val="20"/>
                <w:szCs w:val="20"/>
              </w:rPr>
            </w:pPr>
            <w:r w:rsidRPr="00F65BAE">
              <w:rPr>
                <w:rFonts w:asciiTheme="majorHAnsi" w:hAnsiTheme="majorHAnsi"/>
                <w:b/>
                <w:sz w:val="20"/>
                <w:szCs w:val="20"/>
              </w:rPr>
              <w:t>IV fluid – Mannitol</w:t>
            </w:r>
          </w:p>
        </w:tc>
        <w:tc>
          <w:tcPr>
            <w:tcW w:w="1167" w:type="dxa"/>
            <w:shd w:val="clear" w:color="auto" w:fill="auto"/>
            <w:vAlign w:val="bottom"/>
          </w:tcPr>
          <w:p w14:paraId="4D951453" w14:textId="67041A7D" w:rsidR="007B7569" w:rsidRPr="00F65BAE" w:rsidRDefault="007B7569" w:rsidP="007B7569">
            <w:pPr>
              <w:jc w:val="center"/>
              <w:rPr>
                <w:rFonts w:asciiTheme="majorHAnsi" w:hAnsiTheme="majorHAnsi"/>
                <w:sz w:val="20"/>
                <w:szCs w:val="20"/>
              </w:rPr>
            </w:pPr>
            <w:r w:rsidRPr="00F65BAE">
              <w:rPr>
                <w:rFonts w:asciiTheme="majorHAnsi" w:hAnsiTheme="majorHAnsi"/>
                <w:sz w:val="20"/>
                <w:szCs w:val="20"/>
              </w:rPr>
              <w:t>|___|</w:t>
            </w:r>
          </w:p>
        </w:tc>
        <w:tc>
          <w:tcPr>
            <w:tcW w:w="730" w:type="dxa"/>
            <w:shd w:val="clear" w:color="auto" w:fill="auto"/>
            <w:vAlign w:val="bottom"/>
          </w:tcPr>
          <w:p w14:paraId="6B3992EF" w14:textId="42AE8596" w:rsidR="007B7569" w:rsidRPr="00F65BAE" w:rsidRDefault="007B7569" w:rsidP="007B7569">
            <w:pPr>
              <w:widowControl w:val="0"/>
              <w:tabs>
                <w:tab w:val="center" w:pos="342"/>
                <w:tab w:val="right" w:pos="684"/>
              </w:tabs>
              <w:autoSpaceDE w:val="0"/>
              <w:autoSpaceDN w:val="0"/>
              <w:adjustRightInd w:val="0"/>
              <w:rPr>
                <w:rFonts w:asciiTheme="majorHAnsi" w:hAnsiTheme="majorHAnsi"/>
                <w:b/>
                <w:sz w:val="20"/>
              </w:rPr>
            </w:pPr>
            <w:r w:rsidRPr="00F65BAE">
              <w:rPr>
                <w:rFonts w:asciiTheme="majorHAnsi" w:hAnsiTheme="majorHAnsi"/>
                <w:b/>
                <w:sz w:val="20"/>
              </w:rPr>
              <w:t>Q53t</w:t>
            </w:r>
          </w:p>
        </w:tc>
        <w:tc>
          <w:tcPr>
            <w:tcW w:w="5482" w:type="dxa"/>
            <w:gridSpan w:val="4"/>
            <w:shd w:val="clear" w:color="auto" w:fill="auto"/>
            <w:vAlign w:val="center"/>
          </w:tcPr>
          <w:p w14:paraId="1AC6D26A" w14:textId="28DD9ACC" w:rsidR="007B7569" w:rsidRPr="00F65BAE" w:rsidRDefault="007B7569" w:rsidP="007B7569">
            <w:pPr>
              <w:rPr>
                <w:rFonts w:asciiTheme="majorHAnsi" w:hAnsiTheme="majorHAnsi"/>
                <w:b/>
                <w:sz w:val="20"/>
                <w:szCs w:val="20"/>
              </w:rPr>
            </w:pPr>
            <w:r w:rsidRPr="00750385">
              <w:rPr>
                <w:rFonts w:asciiTheme="majorHAnsi" w:hAnsiTheme="majorHAnsi"/>
                <w:b/>
                <w:sz w:val="20"/>
                <w:szCs w:val="20"/>
                <w:highlight w:val="yellow"/>
              </w:rPr>
              <w:t>Protective rubber boots</w:t>
            </w:r>
          </w:p>
        </w:tc>
        <w:tc>
          <w:tcPr>
            <w:tcW w:w="901" w:type="dxa"/>
            <w:shd w:val="clear" w:color="auto" w:fill="auto"/>
            <w:vAlign w:val="bottom"/>
          </w:tcPr>
          <w:p w14:paraId="5882DC16" w14:textId="07F72F64" w:rsidR="007B7569" w:rsidRPr="00F65BAE" w:rsidRDefault="007B7569" w:rsidP="007B7569">
            <w:pPr>
              <w:jc w:val="center"/>
              <w:rPr>
                <w:rFonts w:asciiTheme="majorHAnsi" w:hAnsiTheme="majorHAnsi"/>
                <w:sz w:val="20"/>
                <w:szCs w:val="20"/>
              </w:rPr>
            </w:pPr>
            <w:r w:rsidRPr="00F65BAE">
              <w:rPr>
                <w:rFonts w:asciiTheme="majorHAnsi" w:hAnsiTheme="majorHAnsi"/>
                <w:sz w:val="20"/>
                <w:szCs w:val="20"/>
              </w:rPr>
              <w:t>|___|</w:t>
            </w:r>
          </w:p>
        </w:tc>
      </w:tr>
    </w:tbl>
    <w:p w14:paraId="288F8226" w14:textId="77777777" w:rsidR="0041417B" w:rsidRPr="00B43262" w:rsidRDefault="0041417B" w:rsidP="0041417B">
      <w:pPr>
        <w:rPr>
          <w:rFonts w:asciiTheme="majorHAnsi" w:hAnsiTheme="majorHAnsi"/>
        </w:rPr>
      </w:pPr>
    </w:p>
    <w:p w14:paraId="2B29BE55" w14:textId="77777777" w:rsidR="0041417B" w:rsidRPr="00B43262" w:rsidRDefault="0041417B" w:rsidP="0041417B">
      <w:pPr>
        <w:rPr>
          <w:rFonts w:asciiTheme="majorHAnsi" w:hAnsiTheme="majorHAnsi"/>
        </w:rPr>
      </w:pPr>
    </w:p>
    <w:p w14:paraId="7B779C0A" w14:textId="77777777" w:rsidR="0041417B" w:rsidRPr="00B43262" w:rsidRDefault="0041417B" w:rsidP="0041417B">
      <w:pPr>
        <w:rPr>
          <w:rFonts w:asciiTheme="majorHAnsi" w:hAnsiTheme="majorHAnsi"/>
        </w:rPr>
      </w:pPr>
    </w:p>
    <w:p w14:paraId="36AA31AE" w14:textId="77777777" w:rsidR="0041417B" w:rsidRPr="00B43262" w:rsidRDefault="0041417B" w:rsidP="0041417B">
      <w:pPr>
        <w:rPr>
          <w:rFonts w:asciiTheme="majorHAnsi" w:hAnsiTheme="majorHAnsi"/>
        </w:rPr>
      </w:pPr>
    </w:p>
    <w:p w14:paraId="3A40B867" w14:textId="6382F6C0" w:rsidR="0041417B" w:rsidRPr="00B43262" w:rsidRDefault="0041417B" w:rsidP="0041417B">
      <w:pPr>
        <w:rPr>
          <w:rFonts w:asciiTheme="majorHAnsi" w:hAnsiTheme="majorHAnsi"/>
        </w:rPr>
      </w:pPr>
      <w:r w:rsidRPr="00B43262">
        <w:rPr>
          <w:rFonts w:asciiTheme="majorHAnsi" w:hAnsiTheme="majorHAnsi"/>
        </w:rPr>
        <w:t>Oral hypoglycaemi</w:t>
      </w:r>
      <w:r w:rsidR="00491500">
        <w:rPr>
          <w:rFonts w:asciiTheme="majorHAnsi" w:hAnsiTheme="majorHAnsi"/>
        </w:rPr>
        <w:t>cs. Accept any of the following</w:t>
      </w:r>
      <w:r w:rsidRPr="00B43262">
        <w:rPr>
          <w:rFonts w:asciiTheme="majorHAnsi" w:hAnsiTheme="majorHAnsi"/>
        </w:rPr>
        <w:t>:</w:t>
      </w:r>
    </w:p>
    <w:p w14:paraId="5FEF193D" w14:textId="77777777" w:rsidR="0041417B" w:rsidRPr="00B43262" w:rsidRDefault="0041417B" w:rsidP="0041417B">
      <w:pPr>
        <w:rPr>
          <w:rFonts w:asciiTheme="majorHAnsi" w:hAnsiTheme="majorHAnsi"/>
        </w:rPr>
      </w:pPr>
      <w:r w:rsidRPr="00B43262">
        <w:rPr>
          <w:rFonts w:asciiTheme="majorHAnsi" w:hAnsiTheme="majorHAnsi" w:cs="Calibri"/>
          <w:color w:val="000000"/>
        </w:rPr>
        <w:t>First</w:t>
      </w:r>
      <w:r w:rsidRPr="00B43262">
        <w:rPr>
          <w:rFonts w:asciiTheme="majorHAnsi" w:hAnsiTheme="majorHAnsi" w:cs="Calibri"/>
          <w:color w:val="000000"/>
          <w:vertAlign w:val="superscript"/>
        </w:rPr>
        <w:footnoteReference w:id="1"/>
      </w:r>
      <w:r w:rsidRPr="00B43262">
        <w:rPr>
          <w:rFonts w:asciiTheme="majorHAnsi" w:hAnsiTheme="majorHAnsi" w:cs="Calibri"/>
          <w:color w:val="000000"/>
        </w:rPr>
        <w:t xml:space="preserve"> or second</w:t>
      </w:r>
      <w:r w:rsidRPr="00B43262">
        <w:rPr>
          <w:rStyle w:val="FootnoteReference"/>
          <w:rFonts w:asciiTheme="majorHAnsi" w:hAnsiTheme="majorHAnsi" w:cs="Calibri"/>
          <w:color w:val="000000"/>
        </w:rPr>
        <w:footnoteReference w:id="2"/>
      </w:r>
      <w:r w:rsidRPr="00B43262">
        <w:rPr>
          <w:rFonts w:asciiTheme="majorHAnsi" w:hAnsiTheme="majorHAnsi" w:cs="Calibri"/>
          <w:color w:val="000000"/>
        </w:rPr>
        <w:t xml:space="preserve"> generation Sulphonureas, Biguanides,</w:t>
      </w:r>
      <w:r w:rsidRPr="00B43262">
        <w:rPr>
          <w:rStyle w:val="FootnoteReference"/>
          <w:rFonts w:asciiTheme="majorHAnsi" w:hAnsiTheme="majorHAnsi" w:cs="Calibri"/>
          <w:color w:val="000000"/>
        </w:rPr>
        <w:footnoteReference w:id="3"/>
      </w:r>
      <w:r w:rsidRPr="00B43262">
        <w:rPr>
          <w:rFonts w:asciiTheme="majorHAnsi" w:hAnsiTheme="majorHAnsi" w:cs="Calibri"/>
          <w:color w:val="000000"/>
        </w:rPr>
        <w:t xml:space="preserve"> Alpha-glucose inhibitors</w:t>
      </w:r>
      <w:r w:rsidRPr="00B43262">
        <w:rPr>
          <w:rStyle w:val="FootnoteReference"/>
          <w:rFonts w:asciiTheme="majorHAnsi" w:hAnsiTheme="majorHAnsi" w:cs="Calibri"/>
          <w:color w:val="000000"/>
        </w:rPr>
        <w:footnoteReference w:id="4"/>
      </w:r>
      <w:r w:rsidRPr="00B43262">
        <w:rPr>
          <w:rFonts w:asciiTheme="majorHAnsi" w:hAnsiTheme="majorHAnsi" w:cs="Calibri"/>
          <w:color w:val="000000"/>
        </w:rPr>
        <w:t xml:space="preserve"> or Thiazolidinediones</w:t>
      </w:r>
      <w:r w:rsidRPr="00B43262">
        <w:rPr>
          <w:rStyle w:val="FootnoteReference"/>
          <w:rFonts w:asciiTheme="majorHAnsi" w:hAnsiTheme="majorHAnsi" w:cs="Calibri"/>
          <w:color w:val="000000"/>
        </w:rPr>
        <w:footnoteReference w:id="5"/>
      </w:r>
      <w:r w:rsidRPr="00B43262">
        <w:rPr>
          <w:rFonts w:asciiTheme="majorHAnsi" w:hAnsiTheme="majorHAnsi" w:cs="Calibri"/>
          <w:color w:val="000000"/>
        </w:rPr>
        <w:t>.</w:t>
      </w:r>
    </w:p>
    <w:p w14:paraId="72A8207C" w14:textId="77777777" w:rsidR="0041417B" w:rsidRPr="00B43262" w:rsidRDefault="0041417B" w:rsidP="0041417B">
      <w:pPr>
        <w:rPr>
          <w:rFonts w:asciiTheme="majorHAnsi" w:hAnsiTheme="majorHAnsi"/>
        </w:rPr>
      </w:pPr>
    </w:p>
    <w:tbl>
      <w:tblPr>
        <w:tblW w:w="142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917"/>
        <w:gridCol w:w="984"/>
        <w:gridCol w:w="1647"/>
        <w:gridCol w:w="2455"/>
        <w:gridCol w:w="480"/>
        <w:gridCol w:w="621"/>
        <w:gridCol w:w="369"/>
        <w:gridCol w:w="900"/>
        <w:gridCol w:w="15"/>
        <w:gridCol w:w="350"/>
        <w:gridCol w:w="1375"/>
        <w:gridCol w:w="560"/>
        <w:gridCol w:w="230"/>
        <w:gridCol w:w="95"/>
        <w:gridCol w:w="1166"/>
        <w:gridCol w:w="904"/>
        <w:gridCol w:w="1170"/>
      </w:tblGrid>
      <w:tr w:rsidR="0041417B" w:rsidRPr="00B43262" w14:paraId="2854EC58" w14:textId="77777777" w:rsidTr="00D43915">
        <w:trPr>
          <w:trHeight w:hRule="exact" w:val="325"/>
        </w:trPr>
        <w:tc>
          <w:tcPr>
            <w:tcW w:w="14238" w:type="dxa"/>
            <w:gridSpan w:val="17"/>
            <w:shd w:val="clear" w:color="auto" w:fill="D9D9D9"/>
            <w:vAlign w:val="center"/>
          </w:tcPr>
          <w:p w14:paraId="36F32165" w14:textId="77777777" w:rsidR="0041417B" w:rsidRPr="00B43262" w:rsidRDefault="0041417B" w:rsidP="00D43915">
            <w:pPr>
              <w:rPr>
                <w:rFonts w:asciiTheme="majorHAnsi" w:hAnsiTheme="majorHAnsi"/>
              </w:rPr>
            </w:pPr>
            <w:r w:rsidRPr="00B43262">
              <w:rPr>
                <w:rFonts w:asciiTheme="majorHAnsi" w:hAnsiTheme="majorHAnsi" w:cs="Calibri"/>
                <w:b/>
                <w:bCs/>
                <w:iCs/>
                <w:color w:val="000000"/>
              </w:rPr>
              <w:t>Vaccines and related supplies for Children</w:t>
            </w:r>
          </w:p>
        </w:tc>
      </w:tr>
      <w:tr w:rsidR="0041417B" w:rsidRPr="00B43262" w14:paraId="40D513E6" w14:textId="77777777" w:rsidTr="00D43915">
        <w:trPr>
          <w:trHeight w:hRule="exact" w:val="523"/>
        </w:trPr>
        <w:tc>
          <w:tcPr>
            <w:tcW w:w="14238" w:type="dxa"/>
            <w:gridSpan w:val="17"/>
          </w:tcPr>
          <w:p w14:paraId="5CFBBED7" w14:textId="77777777" w:rsidR="0041417B" w:rsidRPr="00B43262" w:rsidRDefault="0041417B" w:rsidP="00D43915">
            <w:pPr>
              <w:rPr>
                <w:rFonts w:asciiTheme="majorHAnsi" w:hAnsiTheme="majorHAnsi" w:cs="Calibri"/>
                <w:b/>
                <w:szCs w:val="20"/>
              </w:rPr>
            </w:pPr>
            <w:r w:rsidRPr="00B43262">
              <w:rPr>
                <w:rFonts w:asciiTheme="majorHAnsi" w:hAnsiTheme="majorHAnsi" w:cs="Calibri"/>
                <w:b/>
                <w:color w:val="000000"/>
                <w:szCs w:val="20"/>
              </w:rPr>
              <w:t>Ask to be shown the location in the facility where child immunization services are provided. Find the person most knowledgeable about child immunization services in the facility. Introduce yourself, explain the purpose of the survey, and ask the following questions.</w:t>
            </w:r>
          </w:p>
        </w:tc>
      </w:tr>
      <w:tr w:rsidR="0041417B" w:rsidRPr="00B43262" w14:paraId="41C6C24D" w14:textId="77777777" w:rsidTr="00D43915">
        <w:trPr>
          <w:trHeight w:hRule="exact" w:val="370"/>
        </w:trPr>
        <w:tc>
          <w:tcPr>
            <w:tcW w:w="917" w:type="dxa"/>
            <w:vAlign w:val="bottom"/>
          </w:tcPr>
          <w:p w14:paraId="49693792" w14:textId="77777777" w:rsidR="0041417B" w:rsidRPr="00B43262" w:rsidDel="007C5034" w:rsidRDefault="0041417B" w:rsidP="00D43915">
            <w:pPr>
              <w:widowControl w:val="0"/>
              <w:tabs>
                <w:tab w:val="center" w:pos="342"/>
                <w:tab w:val="right" w:pos="684"/>
              </w:tabs>
              <w:autoSpaceDE w:val="0"/>
              <w:autoSpaceDN w:val="0"/>
              <w:adjustRightInd w:val="0"/>
              <w:rPr>
                <w:rFonts w:asciiTheme="majorHAnsi" w:hAnsiTheme="majorHAnsi" w:cs="Calibri"/>
                <w:b/>
                <w:sz w:val="20"/>
                <w:szCs w:val="14"/>
              </w:rPr>
            </w:pPr>
            <w:r w:rsidRPr="00B43262">
              <w:rPr>
                <w:rFonts w:asciiTheme="majorHAnsi" w:hAnsiTheme="majorHAnsi"/>
                <w:b/>
                <w:sz w:val="20"/>
              </w:rPr>
              <w:t>Q54.</w:t>
            </w:r>
          </w:p>
        </w:tc>
        <w:tc>
          <w:tcPr>
            <w:tcW w:w="7821" w:type="dxa"/>
            <w:gridSpan w:val="9"/>
          </w:tcPr>
          <w:p w14:paraId="6485ADC9" w14:textId="77777777" w:rsidR="0041417B" w:rsidRPr="00B43262" w:rsidRDefault="0041417B" w:rsidP="00D43915">
            <w:pPr>
              <w:widowControl w:val="0"/>
              <w:autoSpaceDE w:val="0"/>
              <w:autoSpaceDN w:val="0"/>
              <w:adjustRightInd w:val="0"/>
              <w:rPr>
                <w:rFonts w:asciiTheme="majorHAnsi" w:hAnsiTheme="majorHAnsi" w:cs="Calibri"/>
                <w:b/>
                <w:color w:val="000000"/>
                <w:szCs w:val="20"/>
              </w:rPr>
            </w:pPr>
            <w:r w:rsidRPr="00B43262">
              <w:rPr>
                <w:rFonts w:asciiTheme="majorHAnsi" w:hAnsiTheme="majorHAnsi" w:cs="Calibri"/>
                <w:b/>
                <w:color w:val="000000"/>
                <w:szCs w:val="20"/>
              </w:rPr>
              <w:t>Does this facility provide immunization services or vaccinations?</w:t>
            </w:r>
          </w:p>
        </w:tc>
        <w:tc>
          <w:tcPr>
            <w:tcW w:w="4330" w:type="dxa"/>
            <w:gridSpan w:val="6"/>
            <w:tcBorders>
              <w:bottom w:val="single" w:sz="4" w:space="0" w:color="000000"/>
            </w:tcBorders>
            <w:vAlign w:val="center"/>
          </w:tcPr>
          <w:p w14:paraId="7768D860" w14:textId="77777777" w:rsidR="0041417B" w:rsidRPr="00B43262" w:rsidRDefault="0041417B" w:rsidP="00D43915">
            <w:pPr>
              <w:jc w:val="right"/>
              <w:rPr>
                <w:rFonts w:asciiTheme="majorHAnsi" w:hAnsiTheme="majorHAnsi"/>
                <w:i/>
                <w:sz w:val="16"/>
                <w:szCs w:val="16"/>
              </w:rPr>
            </w:pPr>
            <w:r w:rsidRPr="00B43262">
              <w:rPr>
                <w:rFonts w:asciiTheme="majorHAnsi" w:hAnsiTheme="majorHAnsi"/>
                <w:i/>
                <w:sz w:val="16"/>
                <w:szCs w:val="16"/>
              </w:rPr>
              <w:t xml:space="preserve">Yes = 1 </w:t>
            </w:r>
          </w:p>
          <w:p w14:paraId="0C41CB59" w14:textId="77777777" w:rsidR="0041417B" w:rsidRPr="00B43262" w:rsidRDefault="0041417B" w:rsidP="00D43915">
            <w:pPr>
              <w:jc w:val="right"/>
              <w:rPr>
                <w:rFonts w:asciiTheme="majorHAnsi" w:hAnsiTheme="majorHAnsi"/>
                <w:i/>
                <w:sz w:val="16"/>
                <w:szCs w:val="16"/>
              </w:rPr>
            </w:pPr>
            <w:r w:rsidRPr="00B43262">
              <w:rPr>
                <w:rFonts w:asciiTheme="majorHAnsi" w:hAnsiTheme="majorHAnsi"/>
                <w:i/>
                <w:sz w:val="16"/>
                <w:szCs w:val="16"/>
              </w:rPr>
              <w:t>No = 2</w:t>
            </w:r>
            <w:r w:rsidRPr="00B43262">
              <w:rPr>
                <w:rFonts w:asciiTheme="majorHAnsi" w:hAnsiTheme="majorHAnsi"/>
                <w:i/>
                <w:sz w:val="16"/>
                <w:szCs w:val="16"/>
              </w:rPr>
              <w:sym w:font="Wingdings" w:char="F0E0"/>
            </w:r>
            <w:r w:rsidRPr="00B43262">
              <w:rPr>
                <w:rFonts w:asciiTheme="majorHAnsi" w:hAnsiTheme="majorHAnsi"/>
                <w:i/>
                <w:sz w:val="16"/>
                <w:szCs w:val="16"/>
              </w:rPr>
              <w:t xml:space="preserve"> Module 2A</w:t>
            </w:r>
          </w:p>
          <w:p w14:paraId="5322BB2C" w14:textId="77777777" w:rsidR="0041417B" w:rsidRPr="00B43262" w:rsidRDefault="0041417B" w:rsidP="00D43915">
            <w:pPr>
              <w:jc w:val="center"/>
              <w:rPr>
                <w:rFonts w:asciiTheme="majorHAnsi" w:hAnsiTheme="majorHAnsi"/>
                <w:i/>
                <w:sz w:val="16"/>
                <w:szCs w:val="16"/>
              </w:rPr>
            </w:pPr>
          </w:p>
        </w:tc>
        <w:tc>
          <w:tcPr>
            <w:tcW w:w="1170" w:type="dxa"/>
            <w:vAlign w:val="bottom"/>
          </w:tcPr>
          <w:p w14:paraId="76735668" w14:textId="77777777" w:rsidR="0041417B" w:rsidRPr="00B43262" w:rsidRDefault="0041417B" w:rsidP="00D43915">
            <w:pPr>
              <w:jc w:val="center"/>
              <w:rPr>
                <w:rFonts w:asciiTheme="majorHAnsi" w:hAnsiTheme="majorHAnsi"/>
              </w:rPr>
            </w:pPr>
          </w:p>
        </w:tc>
      </w:tr>
      <w:tr w:rsidR="0041417B" w:rsidRPr="00B43262" w14:paraId="406A8D8F" w14:textId="77777777" w:rsidTr="00D43915">
        <w:trPr>
          <w:trHeight w:hRule="exact" w:val="892"/>
        </w:trPr>
        <w:tc>
          <w:tcPr>
            <w:tcW w:w="917" w:type="dxa"/>
            <w:vAlign w:val="bottom"/>
          </w:tcPr>
          <w:p w14:paraId="0118DAD2" w14:textId="77777777" w:rsidR="0041417B" w:rsidRPr="00B43262" w:rsidDel="007C5034" w:rsidRDefault="0041417B" w:rsidP="00D43915">
            <w:pPr>
              <w:widowControl w:val="0"/>
              <w:tabs>
                <w:tab w:val="center" w:pos="342"/>
                <w:tab w:val="right" w:pos="684"/>
              </w:tabs>
              <w:autoSpaceDE w:val="0"/>
              <w:autoSpaceDN w:val="0"/>
              <w:adjustRightInd w:val="0"/>
              <w:rPr>
                <w:rFonts w:asciiTheme="majorHAnsi" w:hAnsiTheme="majorHAnsi" w:cs="Calibri"/>
                <w:b/>
                <w:sz w:val="20"/>
                <w:szCs w:val="14"/>
              </w:rPr>
            </w:pPr>
            <w:r w:rsidRPr="00B43262">
              <w:rPr>
                <w:rFonts w:asciiTheme="majorHAnsi" w:hAnsiTheme="majorHAnsi"/>
                <w:b/>
                <w:sz w:val="20"/>
              </w:rPr>
              <w:t>Q55.</w:t>
            </w:r>
          </w:p>
        </w:tc>
        <w:tc>
          <w:tcPr>
            <w:tcW w:w="7821" w:type="dxa"/>
            <w:gridSpan w:val="9"/>
          </w:tcPr>
          <w:p w14:paraId="318F4B69" w14:textId="77777777" w:rsidR="0041417B" w:rsidRPr="00B43262" w:rsidRDefault="0041417B" w:rsidP="00D43915">
            <w:pPr>
              <w:widowControl w:val="0"/>
              <w:autoSpaceDE w:val="0"/>
              <w:autoSpaceDN w:val="0"/>
              <w:adjustRightInd w:val="0"/>
              <w:rPr>
                <w:rFonts w:asciiTheme="majorHAnsi" w:hAnsiTheme="majorHAnsi" w:cs="Times"/>
                <w:b/>
                <w:sz w:val="20"/>
                <w:szCs w:val="20"/>
              </w:rPr>
            </w:pPr>
            <w:r w:rsidRPr="00B43262">
              <w:rPr>
                <w:rFonts w:asciiTheme="majorHAnsi" w:hAnsiTheme="majorHAnsi" w:cs="Calibri"/>
                <w:b/>
                <w:color w:val="000000"/>
                <w:szCs w:val="20"/>
              </w:rPr>
              <w:t>Are vaccines stored at this facility?</w:t>
            </w:r>
          </w:p>
        </w:tc>
        <w:tc>
          <w:tcPr>
            <w:tcW w:w="4330" w:type="dxa"/>
            <w:gridSpan w:val="6"/>
            <w:tcBorders>
              <w:bottom w:val="single" w:sz="4" w:space="0" w:color="000000"/>
            </w:tcBorders>
            <w:vAlign w:val="center"/>
          </w:tcPr>
          <w:p w14:paraId="614CB98F" w14:textId="77777777" w:rsidR="0041417B" w:rsidRPr="00B43262" w:rsidRDefault="0041417B" w:rsidP="00D43915">
            <w:pPr>
              <w:jc w:val="right"/>
              <w:rPr>
                <w:rFonts w:asciiTheme="majorHAnsi" w:hAnsiTheme="majorHAnsi"/>
                <w:i/>
                <w:sz w:val="16"/>
                <w:szCs w:val="16"/>
              </w:rPr>
            </w:pPr>
            <w:r w:rsidRPr="00B43262">
              <w:rPr>
                <w:rFonts w:asciiTheme="majorHAnsi" w:hAnsiTheme="majorHAnsi"/>
                <w:i/>
                <w:sz w:val="16"/>
                <w:szCs w:val="16"/>
              </w:rPr>
              <w:t>Yes = 1</w:t>
            </w:r>
            <w:r w:rsidRPr="00B43262">
              <w:rPr>
                <w:rFonts w:asciiTheme="majorHAnsi" w:hAnsiTheme="majorHAnsi"/>
                <w:i/>
                <w:sz w:val="16"/>
                <w:szCs w:val="16"/>
              </w:rPr>
              <w:sym w:font="Wingdings" w:char="F0E0"/>
            </w:r>
            <w:r w:rsidRPr="00B43262">
              <w:rPr>
                <w:rFonts w:asciiTheme="majorHAnsi" w:hAnsiTheme="majorHAnsi"/>
                <w:i/>
                <w:sz w:val="16"/>
                <w:szCs w:val="16"/>
              </w:rPr>
              <w:t xml:space="preserve"> Q57 (below) </w:t>
            </w:r>
          </w:p>
          <w:p w14:paraId="5777940D" w14:textId="77777777" w:rsidR="0041417B" w:rsidRPr="00B43262" w:rsidRDefault="0041417B" w:rsidP="00D43915">
            <w:pPr>
              <w:jc w:val="right"/>
              <w:rPr>
                <w:rFonts w:asciiTheme="majorHAnsi" w:hAnsiTheme="majorHAnsi"/>
                <w:i/>
                <w:sz w:val="16"/>
                <w:szCs w:val="16"/>
              </w:rPr>
            </w:pPr>
            <w:r w:rsidRPr="00B43262">
              <w:rPr>
                <w:rFonts w:asciiTheme="majorHAnsi" w:hAnsiTheme="majorHAnsi"/>
                <w:i/>
                <w:sz w:val="16"/>
                <w:szCs w:val="16"/>
              </w:rPr>
              <w:t>No = 2</w:t>
            </w:r>
            <w:r w:rsidRPr="00B43262">
              <w:rPr>
                <w:rFonts w:asciiTheme="majorHAnsi" w:hAnsiTheme="majorHAnsi"/>
                <w:i/>
                <w:sz w:val="16"/>
                <w:szCs w:val="16"/>
              </w:rPr>
              <w:sym w:font="Wingdings" w:char="F0E0"/>
            </w:r>
            <w:r w:rsidRPr="00B43262">
              <w:rPr>
                <w:rFonts w:asciiTheme="majorHAnsi" w:hAnsiTheme="majorHAnsi"/>
                <w:i/>
                <w:sz w:val="16"/>
                <w:szCs w:val="16"/>
              </w:rPr>
              <w:t xml:space="preserve"> Q74</w:t>
            </w:r>
          </w:p>
          <w:p w14:paraId="2177AADD" w14:textId="77777777" w:rsidR="0041417B" w:rsidRPr="00B43262" w:rsidRDefault="0041417B" w:rsidP="00D43915">
            <w:pPr>
              <w:jc w:val="center"/>
              <w:rPr>
                <w:rFonts w:asciiTheme="majorHAnsi" w:hAnsiTheme="majorHAnsi"/>
                <w:i/>
                <w:sz w:val="18"/>
                <w:szCs w:val="16"/>
              </w:rPr>
            </w:pPr>
          </w:p>
        </w:tc>
        <w:tc>
          <w:tcPr>
            <w:tcW w:w="1170" w:type="dxa"/>
            <w:vAlign w:val="bottom"/>
          </w:tcPr>
          <w:p w14:paraId="06E2A898" w14:textId="77777777" w:rsidR="0041417B" w:rsidRPr="00B43262" w:rsidRDefault="0041417B" w:rsidP="00D43915">
            <w:pPr>
              <w:jc w:val="center"/>
              <w:rPr>
                <w:rFonts w:asciiTheme="majorHAnsi" w:hAnsiTheme="majorHAnsi"/>
                <w:i/>
                <w:sz w:val="20"/>
              </w:rPr>
            </w:pPr>
            <w:r w:rsidRPr="00B43262">
              <w:rPr>
                <w:rFonts w:asciiTheme="majorHAnsi" w:hAnsiTheme="majorHAnsi"/>
              </w:rPr>
              <w:t>|___|</w:t>
            </w:r>
          </w:p>
        </w:tc>
      </w:tr>
      <w:tr w:rsidR="0041417B" w:rsidRPr="00B43262" w14:paraId="693C05E3" w14:textId="77777777" w:rsidTr="00D43915">
        <w:trPr>
          <w:trHeight w:val="357"/>
        </w:trPr>
        <w:tc>
          <w:tcPr>
            <w:tcW w:w="917" w:type="dxa"/>
            <w:vMerge w:val="restart"/>
            <w:vAlign w:val="bottom"/>
          </w:tcPr>
          <w:p w14:paraId="52C58595" w14:textId="77777777" w:rsidR="0041417B" w:rsidRPr="00B43262" w:rsidDel="007C5034" w:rsidRDefault="0041417B" w:rsidP="00D43915">
            <w:pPr>
              <w:widowControl w:val="0"/>
              <w:tabs>
                <w:tab w:val="center" w:pos="342"/>
                <w:tab w:val="right" w:pos="684"/>
              </w:tabs>
              <w:autoSpaceDE w:val="0"/>
              <w:autoSpaceDN w:val="0"/>
              <w:adjustRightInd w:val="0"/>
              <w:rPr>
                <w:rFonts w:asciiTheme="majorHAnsi" w:hAnsiTheme="majorHAnsi" w:cs="Calibri"/>
                <w:b/>
                <w:sz w:val="20"/>
                <w:szCs w:val="14"/>
              </w:rPr>
            </w:pPr>
            <w:bookmarkStart w:id="31" w:name="_Ref378672051"/>
            <w:r w:rsidRPr="00B43262">
              <w:rPr>
                <w:rFonts w:asciiTheme="majorHAnsi" w:hAnsiTheme="majorHAnsi"/>
                <w:b/>
                <w:sz w:val="20"/>
              </w:rPr>
              <w:t>Q57.</w:t>
            </w:r>
            <w:bookmarkEnd w:id="31"/>
          </w:p>
        </w:tc>
        <w:tc>
          <w:tcPr>
            <w:tcW w:w="7821" w:type="dxa"/>
            <w:gridSpan w:val="9"/>
            <w:vMerge w:val="restart"/>
            <w:tcBorders>
              <w:right w:val="single" w:sz="4" w:space="0" w:color="000000"/>
            </w:tcBorders>
          </w:tcPr>
          <w:p w14:paraId="7EA28EC6" w14:textId="77777777" w:rsidR="0041417B" w:rsidRPr="00B43262" w:rsidRDefault="0041417B" w:rsidP="00D43915">
            <w:pPr>
              <w:widowControl w:val="0"/>
              <w:autoSpaceDE w:val="0"/>
              <w:autoSpaceDN w:val="0"/>
              <w:adjustRightInd w:val="0"/>
              <w:rPr>
                <w:rFonts w:asciiTheme="majorHAnsi" w:hAnsiTheme="majorHAnsi" w:cs="Calibri"/>
                <w:b/>
                <w:color w:val="000000"/>
                <w:szCs w:val="20"/>
              </w:rPr>
            </w:pPr>
            <w:r w:rsidRPr="00B43262">
              <w:rPr>
                <w:rFonts w:asciiTheme="majorHAnsi" w:hAnsiTheme="majorHAnsi" w:cs="Calibri"/>
                <w:b/>
                <w:color w:val="000000"/>
                <w:szCs w:val="20"/>
              </w:rPr>
              <w:t>Does the facility have a working refrigerator?</w:t>
            </w:r>
          </w:p>
          <w:p w14:paraId="3D4C467A" w14:textId="77777777" w:rsidR="0041417B" w:rsidRPr="00B43262" w:rsidRDefault="0041417B" w:rsidP="00D43915">
            <w:pPr>
              <w:widowControl w:val="0"/>
              <w:autoSpaceDE w:val="0"/>
              <w:autoSpaceDN w:val="0"/>
              <w:adjustRightInd w:val="0"/>
              <w:rPr>
                <w:rFonts w:asciiTheme="majorHAnsi" w:hAnsiTheme="majorHAnsi" w:cs="Calibri"/>
                <w:b/>
                <w:i/>
                <w:color w:val="000000"/>
                <w:szCs w:val="20"/>
              </w:rPr>
            </w:pPr>
            <w:r w:rsidRPr="00B43262">
              <w:rPr>
                <w:rFonts w:asciiTheme="majorHAnsi" w:hAnsiTheme="majorHAnsi" w:cs="Calibri"/>
                <w:b/>
                <w:i/>
                <w:color w:val="000000"/>
                <w:szCs w:val="20"/>
              </w:rPr>
              <w:t>Observe fun</w:t>
            </w:r>
            <w:r w:rsidR="001F74D8">
              <w:rPr>
                <w:rFonts w:asciiTheme="majorHAnsi" w:hAnsiTheme="majorHAnsi" w:cs="Calibri"/>
                <w:b/>
                <w:i/>
                <w:color w:val="000000"/>
                <w:szCs w:val="20"/>
              </w:rPr>
              <w:t>c</w:t>
            </w:r>
            <w:r w:rsidRPr="00B43262">
              <w:rPr>
                <w:rFonts w:asciiTheme="majorHAnsi" w:hAnsiTheme="majorHAnsi" w:cs="Calibri"/>
                <w:b/>
                <w:i/>
                <w:color w:val="000000"/>
                <w:szCs w:val="20"/>
              </w:rPr>
              <w:t>tioning</w:t>
            </w:r>
            <w:r w:rsidRPr="00B43262">
              <w:rPr>
                <w:rFonts w:asciiTheme="majorHAnsi" w:hAnsiTheme="majorHAnsi" w:cs="Calibri"/>
                <w:b/>
                <w:noProof/>
                <w:color w:val="000000"/>
                <w:szCs w:val="20"/>
                <w:lang w:val="en-US"/>
              </w:rPr>
              <w:drawing>
                <wp:inline distT="0" distB="0" distL="0" distR="0" wp14:anchorId="50548C0F" wp14:editId="568E076B">
                  <wp:extent cx="284480" cy="189865"/>
                  <wp:effectExtent l="0" t="0" r="1270" b="635"/>
                  <wp:docPr id="8" name="Picture 8" descr="MCj0403893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Cj04038930000[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4480" cy="189865"/>
                          </a:xfrm>
                          <a:prstGeom prst="rect">
                            <a:avLst/>
                          </a:prstGeom>
                          <a:noFill/>
                          <a:ln>
                            <a:noFill/>
                          </a:ln>
                        </pic:spPr>
                      </pic:pic>
                    </a:graphicData>
                  </a:graphic>
                </wp:inline>
              </w:drawing>
            </w:r>
          </w:p>
          <w:p w14:paraId="32389C99" w14:textId="77777777" w:rsidR="0041417B" w:rsidRPr="00B43262" w:rsidRDefault="0041417B" w:rsidP="00D43915">
            <w:pPr>
              <w:widowControl w:val="0"/>
              <w:autoSpaceDE w:val="0"/>
              <w:autoSpaceDN w:val="0"/>
              <w:adjustRightInd w:val="0"/>
              <w:rPr>
                <w:rFonts w:asciiTheme="majorHAnsi" w:hAnsiTheme="majorHAnsi" w:cs="Calibri"/>
                <w:i/>
                <w:sz w:val="20"/>
                <w:szCs w:val="20"/>
              </w:rPr>
            </w:pPr>
            <w:r w:rsidRPr="00B43262">
              <w:rPr>
                <w:rFonts w:asciiTheme="majorHAnsi" w:hAnsiTheme="majorHAnsi" w:cs="Calibri"/>
                <w:i/>
                <w:sz w:val="20"/>
                <w:szCs w:val="20"/>
              </w:rPr>
              <w:t xml:space="preserve">Fucntioning = 2-8 degrees Centigrade. </w:t>
            </w:r>
          </w:p>
        </w:tc>
        <w:tc>
          <w:tcPr>
            <w:tcW w:w="2165" w:type="dxa"/>
            <w:gridSpan w:val="3"/>
            <w:tcBorders>
              <w:top w:val="single" w:sz="4" w:space="0" w:color="000000"/>
              <w:left w:val="single" w:sz="4" w:space="0" w:color="000000"/>
              <w:bottom w:val="single" w:sz="4" w:space="0" w:color="auto"/>
              <w:right w:val="nil"/>
            </w:tcBorders>
            <w:vAlign w:val="center"/>
          </w:tcPr>
          <w:p w14:paraId="40DC7119" w14:textId="77777777" w:rsidR="0041417B" w:rsidRPr="00B43262" w:rsidRDefault="0041417B" w:rsidP="00D43915">
            <w:pPr>
              <w:jc w:val="right"/>
              <w:rPr>
                <w:rFonts w:asciiTheme="majorHAnsi" w:hAnsiTheme="majorHAnsi"/>
                <w:sz w:val="16"/>
                <w:szCs w:val="16"/>
              </w:rPr>
            </w:pPr>
            <w:r w:rsidRPr="00B43262">
              <w:rPr>
                <w:rFonts w:asciiTheme="majorHAnsi" w:hAnsiTheme="majorHAnsi"/>
                <w:sz w:val="16"/>
                <w:szCs w:val="16"/>
              </w:rPr>
              <w:t xml:space="preserve">Yes and observed = 1 </w:t>
            </w:r>
          </w:p>
          <w:p w14:paraId="63EBABEA" w14:textId="77777777" w:rsidR="0041417B" w:rsidRPr="00B43262" w:rsidRDefault="0041417B" w:rsidP="00D43915">
            <w:pPr>
              <w:jc w:val="right"/>
              <w:rPr>
                <w:rFonts w:asciiTheme="majorHAnsi" w:hAnsiTheme="majorHAnsi"/>
                <w:sz w:val="16"/>
                <w:szCs w:val="16"/>
              </w:rPr>
            </w:pPr>
            <w:r w:rsidRPr="00B43262">
              <w:rPr>
                <w:rFonts w:asciiTheme="majorHAnsi" w:hAnsiTheme="majorHAnsi"/>
                <w:sz w:val="16"/>
                <w:szCs w:val="16"/>
              </w:rPr>
              <w:t>Yes but not observed = 2</w:t>
            </w:r>
          </w:p>
        </w:tc>
        <w:tc>
          <w:tcPr>
            <w:tcW w:w="2165" w:type="dxa"/>
            <w:gridSpan w:val="3"/>
            <w:tcBorders>
              <w:top w:val="single" w:sz="4" w:space="0" w:color="000000"/>
              <w:left w:val="nil"/>
              <w:bottom w:val="single" w:sz="4" w:space="0" w:color="auto"/>
              <w:right w:val="single" w:sz="4" w:space="0" w:color="000000"/>
            </w:tcBorders>
            <w:vAlign w:val="center"/>
          </w:tcPr>
          <w:p w14:paraId="632F160F" w14:textId="77777777" w:rsidR="0041417B" w:rsidRPr="00B43262" w:rsidRDefault="0041417B" w:rsidP="00D43915">
            <w:pPr>
              <w:jc w:val="right"/>
              <w:rPr>
                <w:rFonts w:asciiTheme="majorHAnsi" w:hAnsiTheme="majorHAnsi"/>
                <w:sz w:val="16"/>
                <w:szCs w:val="16"/>
              </w:rPr>
            </w:pPr>
            <w:r w:rsidRPr="00B43262">
              <w:rPr>
                <w:rFonts w:asciiTheme="majorHAnsi" w:hAnsiTheme="majorHAnsi"/>
                <w:sz w:val="16"/>
                <w:szCs w:val="16"/>
              </w:rPr>
              <w:t xml:space="preserve">Not functioing = 3 </w:t>
            </w:r>
          </w:p>
          <w:p w14:paraId="206E266D" w14:textId="77777777" w:rsidR="0041417B" w:rsidRPr="00B43262" w:rsidRDefault="0041417B" w:rsidP="00D43915">
            <w:pPr>
              <w:jc w:val="right"/>
              <w:rPr>
                <w:rFonts w:asciiTheme="majorHAnsi" w:hAnsiTheme="majorHAnsi"/>
                <w:sz w:val="16"/>
                <w:szCs w:val="16"/>
              </w:rPr>
            </w:pPr>
            <w:r w:rsidRPr="00B43262">
              <w:rPr>
                <w:rFonts w:asciiTheme="majorHAnsi" w:hAnsiTheme="majorHAnsi"/>
                <w:sz w:val="16"/>
                <w:szCs w:val="16"/>
              </w:rPr>
              <w:t>Non available =4</w:t>
            </w:r>
          </w:p>
        </w:tc>
        <w:tc>
          <w:tcPr>
            <w:tcW w:w="1170" w:type="dxa"/>
            <w:vMerge w:val="restart"/>
            <w:tcBorders>
              <w:left w:val="single" w:sz="4" w:space="0" w:color="000000"/>
            </w:tcBorders>
            <w:vAlign w:val="bottom"/>
          </w:tcPr>
          <w:p w14:paraId="3CC4E96E" w14:textId="77777777" w:rsidR="0041417B" w:rsidRPr="00B43262" w:rsidRDefault="0041417B" w:rsidP="00D43915">
            <w:pPr>
              <w:jc w:val="center"/>
              <w:rPr>
                <w:rFonts w:asciiTheme="majorHAnsi" w:hAnsiTheme="majorHAnsi"/>
                <w:i/>
                <w:iCs/>
                <w:sz w:val="20"/>
                <w:szCs w:val="24"/>
              </w:rPr>
            </w:pPr>
            <w:r w:rsidRPr="00B43262">
              <w:rPr>
                <w:rFonts w:asciiTheme="majorHAnsi" w:hAnsiTheme="majorHAnsi"/>
              </w:rPr>
              <w:t>|___|</w:t>
            </w:r>
          </w:p>
        </w:tc>
      </w:tr>
      <w:tr w:rsidR="0041417B" w:rsidRPr="00B43262" w14:paraId="7EF80D11" w14:textId="77777777" w:rsidTr="00D43915">
        <w:trPr>
          <w:trHeight w:hRule="exact" w:val="775"/>
        </w:trPr>
        <w:tc>
          <w:tcPr>
            <w:tcW w:w="917" w:type="dxa"/>
            <w:vMerge/>
            <w:vAlign w:val="bottom"/>
          </w:tcPr>
          <w:p w14:paraId="3EBAC901" w14:textId="77777777" w:rsidR="0041417B" w:rsidRPr="00B43262" w:rsidRDefault="0041417B" w:rsidP="00D43915">
            <w:pPr>
              <w:rPr>
                <w:rFonts w:asciiTheme="majorHAnsi" w:hAnsiTheme="majorHAnsi"/>
                <w:b/>
                <w:sz w:val="20"/>
              </w:rPr>
            </w:pPr>
          </w:p>
        </w:tc>
        <w:tc>
          <w:tcPr>
            <w:tcW w:w="7821" w:type="dxa"/>
            <w:gridSpan w:val="9"/>
            <w:vMerge/>
            <w:tcBorders>
              <w:right w:val="single" w:sz="4" w:space="0" w:color="000000"/>
            </w:tcBorders>
          </w:tcPr>
          <w:p w14:paraId="1EBE08A7" w14:textId="77777777" w:rsidR="0041417B" w:rsidRPr="00B43262" w:rsidRDefault="0041417B" w:rsidP="00D43915">
            <w:pPr>
              <w:widowControl w:val="0"/>
              <w:autoSpaceDE w:val="0"/>
              <w:autoSpaceDN w:val="0"/>
              <w:adjustRightInd w:val="0"/>
              <w:rPr>
                <w:rFonts w:asciiTheme="majorHAnsi" w:hAnsiTheme="majorHAnsi" w:cs="Calibri"/>
                <w:b/>
                <w:sz w:val="20"/>
                <w:szCs w:val="20"/>
              </w:rPr>
            </w:pPr>
          </w:p>
        </w:tc>
        <w:tc>
          <w:tcPr>
            <w:tcW w:w="4330" w:type="dxa"/>
            <w:gridSpan w:val="6"/>
            <w:tcBorders>
              <w:top w:val="single" w:sz="4" w:space="0" w:color="000000"/>
              <w:left w:val="single" w:sz="4" w:space="0" w:color="000000"/>
              <w:bottom w:val="single" w:sz="4" w:space="0" w:color="auto"/>
              <w:right w:val="single" w:sz="4" w:space="0" w:color="000000"/>
            </w:tcBorders>
            <w:vAlign w:val="center"/>
          </w:tcPr>
          <w:p w14:paraId="7B5EA79C" w14:textId="77777777" w:rsidR="0041417B" w:rsidRPr="00B43262" w:rsidRDefault="0041417B" w:rsidP="00D43915">
            <w:pPr>
              <w:jc w:val="right"/>
              <w:rPr>
                <w:rFonts w:asciiTheme="majorHAnsi" w:hAnsiTheme="majorHAnsi"/>
                <w:i/>
                <w:sz w:val="16"/>
                <w:szCs w:val="16"/>
              </w:rPr>
            </w:pPr>
            <w:r w:rsidRPr="00B43262">
              <w:rPr>
                <w:rFonts w:asciiTheme="majorHAnsi" w:hAnsiTheme="majorHAnsi"/>
                <w:i/>
                <w:sz w:val="16"/>
                <w:szCs w:val="16"/>
              </w:rPr>
              <w:t xml:space="preserve">If not fucntioning (3) </w:t>
            </w:r>
            <w:r w:rsidRPr="00B43262">
              <w:rPr>
                <w:rFonts w:asciiTheme="majorHAnsi" w:hAnsiTheme="majorHAnsi"/>
                <w:i/>
                <w:sz w:val="16"/>
                <w:szCs w:val="16"/>
              </w:rPr>
              <w:sym w:font="Wingdings" w:char="F0E0"/>
            </w:r>
            <w:r w:rsidRPr="00B43262">
              <w:rPr>
                <w:rFonts w:asciiTheme="majorHAnsi" w:hAnsiTheme="majorHAnsi"/>
                <w:i/>
                <w:sz w:val="16"/>
                <w:szCs w:val="16"/>
              </w:rPr>
              <w:t xml:space="preserve"> </w:t>
            </w:r>
            <w:r w:rsidRPr="00B43262">
              <w:rPr>
                <w:rFonts w:asciiTheme="majorHAnsi" w:hAnsiTheme="majorHAnsi"/>
                <w:i/>
                <w:sz w:val="16"/>
                <w:szCs w:val="16"/>
              </w:rPr>
              <w:fldChar w:fldCharType="begin"/>
            </w:r>
            <w:r w:rsidRPr="00B43262">
              <w:rPr>
                <w:rFonts w:asciiTheme="majorHAnsi" w:hAnsiTheme="majorHAnsi"/>
                <w:i/>
                <w:sz w:val="16"/>
                <w:szCs w:val="16"/>
              </w:rPr>
              <w:instrText xml:space="preserve"> REF _Ref378672150 \h </w:instrText>
            </w:r>
            <w:r w:rsidRPr="00B43262">
              <w:rPr>
                <w:rFonts w:asciiTheme="majorHAnsi" w:hAnsiTheme="majorHAnsi"/>
                <w:i/>
                <w:sz w:val="16"/>
                <w:szCs w:val="16"/>
              </w:rPr>
            </w:r>
            <w:r w:rsidRPr="00B43262">
              <w:rPr>
                <w:rFonts w:asciiTheme="majorHAnsi" w:hAnsiTheme="majorHAnsi"/>
                <w:i/>
                <w:sz w:val="16"/>
                <w:szCs w:val="16"/>
              </w:rPr>
              <w:fldChar w:fldCharType="separate"/>
            </w:r>
            <w:r w:rsidRPr="00B43262">
              <w:rPr>
                <w:rFonts w:asciiTheme="majorHAnsi" w:hAnsiTheme="majorHAnsi"/>
                <w:b/>
                <w:sz w:val="20"/>
              </w:rPr>
              <w:t>Q61.</w:t>
            </w:r>
            <w:r w:rsidRPr="00B43262">
              <w:rPr>
                <w:rFonts w:asciiTheme="majorHAnsi" w:hAnsiTheme="majorHAnsi"/>
                <w:i/>
                <w:sz w:val="16"/>
                <w:szCs w:val="16"/>
              </w:rPr>
              <w:fldChar w:fldCharType="end"/>
            </w:r>
            <w:r w:rsidRPr="00B43262">
              <w:rPr>
                <w:rFonts w:asciiTheme="majorHAnsi" w:hAnsiTheme="majorHAnsi"/>
                <w:i/>
                <w:sz w:val="16"/>
                <w:szCs w:val="16"/>
              </w:rPr>
              <w:t xml:space="preserve">   </w:t>
            </w:r>
          </w:p>
          <w:p w14:paraId="79510DAB" w14:textId="77777777" w:rsidR="0041417B" w:rsidRPr="00B43262" w:rsidRDefault="0041417B" w:rsidP="00D43915">
            <w:pPr>
              <w:jc w:val="right"/>
              <w:rPr>
                <w:rFonts w:asciiTheme="majorHAnsi" w:hAnsiTheme="majorHAnsi"/>
                <w:i/>
                <w:sz w:val="16"/>
                <w:szCs w:val="16"/>
              </w:rPr>
            </w:pPr>
            <w:r w:rsidRPr="00B43262">
              <w:rPr>
                <w:rFonts w:asciiTheme="majorHAnsi" w:hAnsiTheme="majorHAnsi"/>
                <w:i/>
                <w:sz w:val="16"/>
                <w:szCs w:val="16"/>
              </w:rPr>
              <w:t xml:space="preserve">If not available (4) </w:t>
            </w:r>
            <w:r w:rsidRPr="00B43262">
              <w:rPr>
                <w:rFonts w:asciiTheme="majorHAnsi" w:hAnsiTheme="majorHAnsi"/>
                <w:i/>
                <w:sz w:val="16"/>
                <w:szCs w:val="16"/>
              </w:rPr>
              <w:sym w:font="Wingdings" w:char="F0E0"/>
            </w:r>
            <w:r w:rsidRPr="00B43262">
              <w:rPr>
                <w:rFonts w:asciiTheme="majorHAnsi" w:hAnsiTheme="majorHAnsi"/>
                <w:i/>
                <w:sz w:val="16"/>
                <w:szCs w:val="16"/>
              </w:rPr>
              <w:t xml:space="preserve"> </w:t>
            </w:r>
            <w:r w:rsidRPr="00B43262">
              <w:rPr>
                <w:rFonts w:asciiTheme="majorHAnsi" w:hAnsiTheme="majorHAnsi"/>
                <w:i/>
                <w:sz w:val="16"/>
                <w:szCs w:val="16"/>
              </w:rPr>
              <w:fldChar w:fldCharType="begin"/>
            </w:r>
            <w:r w:rsidRPr="00B43262">
              <w:rPr>
                <w:rFonts w:asciiTheme="majorHAnsi" w:hAnsiTheme="majorHAnsi"/>
                <w:i/>
                <w:sz w:val="16"/>
                <w:szCs w:val="16"/>
              </w:rPr>
              <w:instrText xml:space="preserve"> REF _Ref378672150 \h </w:instrText>
            </w:r>
            <w:r w:rsidRPr="00B43262">
              <w:rPr>
                <w:rFonts w:asciiTheme="majorHAnsi" w:hAnsiTheme="majorHAnsi"/>
                <w:i/>
                <w:sz w:val="16"/>
                <w:szCs w:val="16"/>
              </w:rPr>
            </w:r>
            <w:r w:rsidRPr="00B43262">
              <w:rPr>
                <w:rFonts w:asciiTheme="majorHAnsi" w:hAnsiTheme="majorHAnsi"/>
                <w:i/>
                <w:sz w:val="16"/>
                <w:szCs w:val="16"/>
              </w:rPr>
              <w:fldChar w:fldCharType="separate"/>
            </w:r>
            <w:r w:rsidRPr="00B43262">
              <w:rPr>
                <w:rFonts w:asciiTheme="majorHAnsi" w:hAnsiTheme="majorHAnsi"/>
                <w:b/>
                <w:sz w:val="20"/>
              </w:rPr>
              <w:t>Q61.</w:t>
            </w:r>
            <w:r w:rsidRPr="00B43262">
              <w:rPr>
                <w:rFonts w:asciiTheme="majorHAnsi" w:hAnsiTheme="majorHAnsi"/>
                <w:i/>
                <w:sz w:val="16"/>
                <w:szCs w:val="16"/>
              </w:rPr>
              <w:fldChar w:fldCharType="end"/>
            </w:r>
            <w:r w:rsidRPr="00B43262">
              <w:rPr>
                <w:rFonts w:asciiTheme="majorHAnsi" w:hAnsiTheme="majorHAnsi"/>
                <w:i/>
                <w:sz w:val="16"/>
                <w:szCs w:val="16"/>
              </w:rPr>
              <w:t xml:space="preserve">  </w:t>
            </w:r>
          </w:p>
        </w:tc>
        <w:tc>
          <w:tcPr>
            <w:tcW w:w="1170" w:type="dxa"/>
            <w:vMerge/>
            <w:tcBorders>
              <w:left w:val="single" w:sz="4" w:space="0" w:color="000000"/>
            </w:tcBorders>
            <w:vAlign w:val="bottom"/>
          </w:tcPr>
          <w:p w14:paraId="35865F05" w14:textId="77777777" w:rsidR="0041417B" w:rsidRPr="00B43262" w:rsidRDefault="0041417B" w:rsidP="00D43915">
            <w:pPr>
              <w:jc w:val="center"/>
              <w:rPr>
                <w:rFonts w:asciiTheme="majorHAnsi" w:hAnsiTheme="majorHAnsi"/>
              </w:rPr>
            </w:pPr>
          </w:p>
        </w:tc>
      </w:tr>
      <w:tr w:rsidR="0041417B" w:rsidRPr="00B43262" w14:paraId="7906C321" w14:textId="77777777" w:rsidTr="00D43915">
        <w:trPr>
          <w:trHeight w:hRule="exact" w:val="451"/>
        </w:trPr>
        <w:tc>
          <w:tcPr>
            <w:tcW w:w="917" w:type="dxa"/>
            <w:vAlign w:val="bottom"/>
          </w:tcPr>
          <w:p w14:paraId="0D1A459B" w14:textId="77777777" w:rsidR="0041417B" w:rsidRPr="00B43262" w:rsidDel="007C5034" w:rsidRDefault="0041417B" w:rsidP="00D43915">
            <w:pPr>
              <w:widowControl w:val="0"/>
              <w:tabs>
                <w:tab w:val="center" w:pos="342"/>
                <w:tab w:val="right" w:pos="684"/>
              </w:tabs>
              <w:autoSpaceDE w:val="0"/>
              <w:autoSpaceDN w:val="0"/>
              <w:adjustRightInd w:val="0"/>
              <w:rPr>
                <w:rFonts w:asciiTheme="majorHAnsi" w:hAnsiTheme="majorHAnsi" w:cs="Calibri"/>
                <w:b/>
                <w:sz w:val="20"/>
                <w:szCs w:val="14"/>
              </w:rPr>
            </w:pPr>
            <w:r w:rsidRPr="00B43262">
              <w:rPr>
                <w:rFonts w:asciiTheme="majorHAnsi" w:hAnsiTheme="majorHAnsi"/>
                <w:b/>
                <w:sz w:val="20"/>
              </w:rPr>
              <w:t>Q58.</w:t>
            </w:r>
          </w:p>
        </w:tc>
        <w:tc>
          <w:tcPr>
            <w:tcW w:w="7821" w:type="dxa"/>
            <w:gridSpan w:val="9"/>
          </w:tcPr>
          <w:p w14:paraId="43ED0BAC" w14:textId="77777777" w:rsidR="0041417B" w:rsidRPr="00B43262" w:rsidRDefault="0041417B" w:rsidP="00D43915">
            <w:pPr>
              <w:widowControl w:val="0"/>
              <w:autoSpaceDE w:val="0"/>
              <w:autoSpaceDN w:val="0"/>
              <w:adjustRightInd w:val="0"/>
              <w:rPr>
                <w:rFonts w:asciiTheme="majorHAnsi" w:hAnsiTheme="majorHAnsi" w:cs="Calibri"/>
                <w:b/>
                <w:sz w:val="20"/>
                <w:szCs w:val="20"/>
              </w:rPr>
            </w:pPr>
            <w:r w:rsidRPr="00B43262">
              <w:rPr>
                <w:rFonts w:asciiTheme="majorHAnsi" w:hAnsiTheme="majorHAnsi" w:cs="Calibri"/>
                <w:b/>
                <w:sz w:val="20"/>
                <w:szCs w:val="20"/>
              </w:rPr>
              <w:t>Write the temperature of the refrigerator</w:t>
            </w:r>
          </w:p>
          <w:p w14:paraId="77E5A072" w14:textId="77777777" w:rsidR="0041417B" w:rsidRPr="00B43262" w:rsidRDefault="0041417B" w:rsidP="00D43915">
            <w:pPr>
              <w:widowControl w:val="0"/>
              <w:autoSpaceDE w:val="0"/>
              <w:autoSpaceDN w:val="0"/>
              <w:adjustRightInd w:val="0"/>
              <w:rPr>
                <w:rFonts w:asciiTheme="majorHAnsi" w:hAnsiTheme="majorHAnsi" w:cs="Calibri"/>
                <w:b/>
                <w:sz w:val="20"/>
                <w:szCs w:val="20"/>
              </w:rPr>
            </w:pPr>
            <w:r w:rsidRPr="00B43262">
              <w:rPr>
                <w:rFonts w:asciiTheme="majorHAnsi" w:hAnsiTheme="majorHAnsi" w:cs="Calibri"/>
                <w:b/>
                <w:sz w:val="20"/>
                <w:szCs w:val="20"/>
              </w:rPr>
              <w:t>(Use thermometer)</w:t>
            </w:r>
          </w:p>
        </w:tc>
        <w:tc>
          <w:tcPr>
            <w:tcW w:w="4330" w:type="dxa"/>
            <w:gridSpan w:val="6"/>
            <w:tcBorders>
              <w:bottom w:val="single" w:sz="4" w:space="0" w:color="000000"/>
            </w:tcBorders>
            <w:vAlign w:val="center"/>
          </w:tcPr>
          <w:p w14:paraId="3F4922E2" w14:textId="77777777" w:rsidR="0041417B" w:rsidRPr="00B43262" w:rsidRDefault="0041417B" w:rsidP="00D43915">
            <w:pPr>
              <w:jc w:val="right"/>
              <w:rPr>
                <w:rFonts w:asciiTheme="majorHAnsi" w:hAnsiTheme="majorHAnsi"/>
                <w:sz w:val="16"/>
                <w:szCs w:val="16"/>
              </w:rPr>
            </w:pPr>
            <w:r w:rsidRPr="00B43262">
              <w:rPr>
                <w:rFonts w:asciiTheme="majorHAnsi" w:hAnsiTheme="majorHAnsi"/>
                <w:sz w:val="16"/>
                <w:szCs w:val="16"/>
              </w:rPr>
              <w:t>Temperature in degrees Celsius</w:t>
            </w:r>
          </w:p>
        </w:tc>
        <w:tc>
          <w:tcPr>
            <w:tcW w:w="1170" w:type="dxa"/>
            <w:vAlign w:val="bottom"/>
          </w:tcPr>
          <w:p w14:paraId="73CC2079" w14:textId="77777777" w:rsidR="0041417B" w:rsidRPr="00B43262" w:rsidRDefault="0041417B" w:rsidP="00D43915">
            <w:pPr>
              <w:jc w:val="center"/>
              <w:rPr>
                <w:rFonts w:asciiTheme="majorHAnsi" w:hAnsiTheme="majorHAnsi"/>
              </w:rPr>
            </w:pPr>
            <w:r w:rsidRPr="00B43262">
              <w:rPr>
                <w:rFonts w:asciiTheme="majorHAnsi" w:hAnsiTheme="majorHAnsi"/>
              </w:rPr>
              <w:t>|___|___|</w:t>
            </w:r>
          </w:p>
        </w:tc>
      </w:tr>
      <w:tr w:rsidR="0041417B" w:rsidRPr="00B43262" w14:paraId="6CB5F3B0" w14:textId="77777777" w:rsidTr="00D43915">
        <w:trPr>
          <w:trHeight w:hRule="exact" w:val="1162"/>
        </w:trPr>
        <w:tc>
          <w:tcPr>
            <w:tcW w:w="917" w:type="dxa"/>
            <w:vAlign w:val="bottom"/>
          </w:tcPr>
          <w:p w14:paraId="1378CEE3" w14:textId="77777777" w:rsidR="0041417B" w:rsidRPr="00B43262" w:rsidDel="007C5034" w:rsidRDefault="0041417B" w:rsidP="00D43915">
            <w:pPr>
              <w:widowControl w:val="0"/>
              <w:tabs>
                <w:tab w:val="center" w:pos="342"/>
                <w:tab w:val="right" w:pos="684"/>
              </w:tabs>
              <w:autoSpaceDE w:val="0"/>
              <w:autoSpaceDN w:val="0"/>
              <w:adjustRightInd w:val="0"/>
              <w:rPr>
                <w:rFonts w:asciiTheme="majorHAnsi" w:hAnsiTheme="majorHAnsi" w:cs="Calibri"/>
                <w:b/>
                <w:sz w:val="20"/>
                <w:szCs w:val="14"/>
              </w:rPr>
            </w:pPr>
            <w:r w:rsidRPr="00B43262">
              <w:rPr>
                <w:rFonts w:asciiTheme="majorHAnsi" w:hAnsiTheme="majorHAnsi"/>
                <w:b/>
                <w:sz w:val="20"/>
              </w:rPr>
              <w:t>Q59.</w:t>
            </w:r>
          </w:p>
        </w:tc>
        <w:tc>
          <w:tcPr>
            <w:tcW w:w="7821" w:type="dxa"/>
            <w:gridSpan w:val="9"/>
          </w:tcPr>
          <w:p w14:paraId="1CA5A4B9" w14:textId="07552198" w:rsidR="0041417B" w:rsidRPr="00B43262" w:rsidRDefault="005204BE" w:rsidP="00D43915">
            <w:pPr>
              <w:widowControl w:val="0"/>
              <w:autoSpaceDE w:val="0"/>
              <w:autoSpaceDN w:val="0"/>
              <w:adjustRightInd w:val="0"/>
              <w:rPr>
                <w:rFonts w:asciiTheme="majorHAnsi" w:hAnsiTheme="majorHAnsi" w:cs="Calibri"/>
                <w:b/>
                <w:sz w:val="20"/>
                <w:szCs w:val="20"/>
              </w:rPr>
            </w:pPr>
            <w:r w:rsidRPr="00B43262">
              <w:rPr>
                <w:rFonts w:asciiTheme="majorHAnsi" w:hAnsiTheme="majorHAnsi" w:cs="Calibri"/>
                <w:b/>
                <w:sz w:val="20"/>
                <w:szCs w:val="20"/>
              </w:rPr>
              <w:t xml:space="preserve">Is </w:t>
            </w:r>
            <w:r w:rsidR="0041417B" w:rsidRPr="00B43262">
              <w:rPr>
                <w:rFonts w:asciiTheme="majorHAnsi" w:hAnsiTheme="majorHAnsi" w:cs="Calibri"/>
                <w:b/>
                <w:sz w:val="20"/>
                <w:szCs w:val="20"/>
              </w:rPr>
              <w:t xml:space="preserve">there evidence of regular temperature </w:t>
            </w:r>
            <w:r w:rsidR="00491500" w:rsidRPr="00B43262">
              <w:rPr>
                <w:rFonts w:asciiTheme="majorHAnsi" w:hAnsiTheme="majorHAnsi" w:cs="Calibri"/>
                <w:b/>
                <w:sz w:val="20"/>
                <w:szCs w:val="20"/>
              </w:rPr>
              <w:t xml:space="preserve">monitoring? </w:t>
            </w:r>
          </w:p>
          <w:p w14:paraId="19AD00E9" w14:textId="77777777" w:rsidR="0041417B" w:rsidRPr="00B43262" w:rsidRDefault="0041417B" w:rsidP="00D43915">
            <w:pPr>
              <w:widowControl w:val="0"/>
              <w:autoSpaceDE w:val="0"/>
              <w:autoSpaceDN w:val="0"/>
              <w:adjustRightInd w:val="0"/>
              <w:rPr>
                <w:rFonts w:asciiTheme="majorHAnsi" w:hAnsiTheme="majorHAnsi" w:cs="Calibri"/>
                <w:b/>
                <w:color w:val="000000"/>
                <w:szCs w:val="20"/>
              </w:rPr>
            </w:pPr>
            <w:r w:rsidRPr="00B43262">
              <w:rPr>
                <w:rFonts w:asciiTheme="majorHAnsi" w:hAnsiTheme="majorHAnsi" w:cs="Calibri"/>
                <w:b/>
                <w:i/>
                <w:color w:val="000000"/>
                <w:szCs w:val="20"/>
              </w:rPr>
              <w:t xml:space="preserve">Observe </w:t>
            </w:r>
            <w:r w:rsidRPr="00B43262">
              <w:rPr>
                <w:rFonts w:asciiTheme="majorHAnsi" w:hAnsiTheme="majorHAnsi" w:cs="Calibri"/>
                <w:b/>
                <w:noProof/>
                <w:color w:val="000000"/>
                <w:szCs w:val="20"/>
                <w:lang w:val="en-US"/>
              </w:rPr>
              <w:drawing>
                <wp:inline distT="0" distB="0" distL="0" distR="0" wp14:anchorId="21BF8A43" wp14:editId="4C27DF84">
                  <wp:extent cx="284480" cy="189865"/>
                  <wp:effectExtent l="0" t="0" r="1270" b="635"/>
                  <wp:docPr id="11" name="Picture 11" descr="MCj0403893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Cj04038930000[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4480" cy="189865"/>
                          </a:xfrm>
                          <a:prstGeom prst="rect">
                            <a:avLst/>
                          </a:prstGeom>
                          <a:noFill/>
                          <a:ln>
                            <a:noFill/>
                          </a:ln>
                        </pic:spPr>
                      </pic:pic>
                    </a:graphicData>
                  </a:graphic>
                </wp:inline>
              </w:drawing>
            </w:r>
          </w:p>
          <w:p w14:paraId="1D08AADC" w14:textId="77777777" w:rsidR="0041417B" w:rsidRPr="00B43262" w:rsidRDefault="0041417B" w:rsidP="00D43915">
            <w:pPr>
              <w:widowControl w:val="0"/>
              <w:autoSpaceDE w:val="0"/>
              <w:autoSpaceDN w:val="0"/>
              <w:adjustRightInd w:val="0"/>
              <w:rPr>
                <w:rFonts w:asciiTheme="majorHAnsi" w:hAnsiTheme="majorHAnsi"/>
                <w:i/>
                <w:sz w:val="20"/>
                <w:szCs w:val="20"/>
              </w:rPr>
            </w:pPr>
            <w:r w:rsidRPr="00B43262">
              <w:rPr>
                <w:rFonts w:asciiTheme="majorHAnsi" w:hAnsiTheme="majorHAnsi"/>
                <w:i/>
                <w:sz w:val="20"/>
                <w:szCs w:val="20"/>
              </w:rPr>
              <w:t>Look for a check sheet with at least daily annotation of observed temperature with at least one entry for today or yesterday</w:t>
            </w:r>
          </w:p>
        </w:tc>
        <w:tc>
          <w:tcPr>
            <w:tcW w:w="2260" w:type="dxa"/>
            <w:gridSpan w:val="4"/>
            <w:tcBorders>
              <w:bottom w:val="single" w:sz="4" w:space="0" w:color="000000"/>
              <w:right w:val="nil"/>
            </w:tcBorders>
            <w:vAlign w:val="center"/>
          </w:tcPr>
          <w:p w14:paraId="708F86F2" w14:textId="77777777" w:rsidR="0041417B" w:rsidRPr="00B43262" w:rsidRDefault="0041417B" w:rsidP="00D43915">
            <w:pPr>
              <w:jc w:val="right"/>
              <w:rPr>
                <w:rFonts w:asciiTheme="majorHAnsi" w:hAnsiTheme="majorHAnsi"/>
                <w:sz w:val="16"/>
                <w:szCs w:val="16"/>
              </w:rPr>
            </w:pPr>
            <w:r w:rsidRPr="00B43262">
              <w:rPr>
                <w:rFonts w:asciiTheme="majorHAnsi" w:hAnsiTheme="majorHAnsi"/>
                <w:sz w:val="16"/>
                <w:szCs w:val="16"/>
              </w:rPr>
              <w:t xml:space="preserve">Yes and observed = 1 </w:t>
            </w:r>
          </w:p>
          <w:p w14:paraId="4D38E7A0" w14:textId="77777777" w:rsidR="0041417B" w:rsidRPr="00B43262" w:rsidDel="00ED1757" w:rsidRDefault="0041417B" w:rsidP="00D43915">
            <w:pPr>
              <w:jc w:val="right"/>
              <w:rPr>
                <w:rFonts w:asciiTheme="majorHAnsi" w:hAnsiTheme="majorHAnsi"/>
                <w:sz w:val="16"/>
                <w:szCs w:val="16"/>
              </w:rPr>
            </w:pPr>
            <w:r w:rsidRPr="00B43262">
              <w:rPr>
                <w:rFonts w:asciiTheme="majorHAnsi" w:hAnsiTheme="majorHAnsi"/>
                <w:sz w:val="16"/>
                <w:szCs w:val="16"/>
              </w:rPr>
              <w:t xml:space="preserve">Yes but not observed= 2 </w:t>
            </w:r>
          </w:p>
        </w:tc>
        <w:tc>
          <w:tcPr>
            <w:tcW w:w="2070" w:type="dxa"/>
            <w:gridSpan w:val="2"/>
            <w:tcBorders>
              <w:left w:val="nil"/>
              <w:bottom w:val="single" w:sz="4" w:space="0" w:color="000000"/>
            </w:tcBorders>
            <w:vAlign w:val="center"/>
          </w:tcPr>
          <w:p w14:paraId="1B1ACCC1" w14:textId="77777777" w:rsidR="0041417B" w:rsidRPr="00B43262" w:rsidRDefault="0041417B" w:rsidP="00D43915">
            <w:pPr>
              <w:jc w:val="right"/>
              <w:rPr>
                <w:rFonts w:asciiTheme="majorHAnsi" w:hAnsiTheme="majorHAnsi"/>
                <w:sz w:val="16"/>
                <w:szCs w:val="16"/>
              </w:rPr>
            </w:pPr>
            <w:r w:rsidRPr="00B43262">
              <w:rPr>
                <w:rFonts w:asciiTheme="majorHAnsi" w:hAnsiTheme="majorHAnsi"/>
                <w:sz w:val="16"/>
                <w:szCs w:val="16"/>
              </w:rPr>
              <w:t xml:space="preserve">No = 3 </w:t>
            </w:r>
          </w:p>
        </w:tc>
        <w:tc>
          <w:tcPr>
            <w:tcW w:w="1170" w:type="dxa"/>
            <w:vAlign w:val="bottom"/>
          </w:tcPr>
          <w:p w14:paraId="6E2DC39B" w14:textId="77777777" w:rsidR="0041417B" w:rsidRPr="00B43262" w:rsidRDefault="0041417B" w:rsidP="00D43915">
            <w:pPr>
              <w:jc w:val="center"/>
              <w:rPr>
                <w:rFonts w:asciiTheme="majorHAnsi" w:hAnsiTheme="majorHAnsi"/>
                <w:i/>
                <w:sz w:val="20"/>
              </w:rPr>
            </w:pPr>
            <w:r w:rsidRPr="00B43262">
              <w:rPr>
                <w:rFonts w:asciiTheme="majorHAnsi" w:hAnsiTheme="majorHAnsi"/>
              </w:rPr>
              <w:t>|___|</w:t>
            </w:r>
          </w:p>
        </w:tc>
      </w:tr>
      <w:tr w:rsidR="0041417B" w:rsidRPr="00B43262" w14:paraId="2517D897" w14:textId="77777777" w:rsidTr="00D43915">
        <w:trPr>
          <w:trHeight w:hRule="exact" w:val="820"/>
        </w:trPr>
        <w:tc>
          <w:tcPr>
            <w:tcW w:w="917" w:type="dxa"/>
            <w:vAlign w:val="bottom"/>
          </w:tcPr>
          <w:p w14:paraId="1B5293D0" w14:textId="77777777" w:rsidR="0041417B" w:rsidRPr="00B43262" w:rsidDel="007C5034" w:rsidRDefault="0041417B" w:rsidP="00D43915">
            <w:pPr>
              <w:widowControl w:val="0"/>
              <w:tabs>
                <w:tab w:val="center" w:pos="342"/>
                <w:tab w:val="right" w:pos="684"/>
              </w:tabs>
              <w:autoSpaceDE w:val="0"/>
              <w:autoSpaceDN w:val="0"/>
              <w:adjustRightInd w:val="0"/>
              <w:rPr>
                <w:rFonts w:asciiTheme="majorHAnsi" w:hAnsiTheme="majorHAnsi" w:cs="Calibri"/>
                <w:b/>
                <w:sz w:val="20"/>
                <w:szCs w:val="14"/>
              </w:rPr>
            </w:pPr>
            <w:r w:rsidRPr="00B43262">
              <w:rPr>
                <w:rFonts w:asciiTheme="majorHAnsi" w:hAnsiTheme="majorHAnsi"/>
                <w:b/>
                <w:sz w:val="20"/>
              </w:rPr>
              <w:t>Q60.</w:t>
            </w:r>
          </w:p>
        </w:tc>
        <w:tc>
          <w:tcPr>
            <w:tcW w:w="7821" w:type="dxa"/>
            <w:gridSpan w:val="9"/>
          </w:tcPr>
          <w:p w14:paraId="49FD4331" w14:textId="74918263" w:rsidR="0041417B" w:rsidRPr="00B43262" w:rsidRDefault="0041417B" w:rsidP="00D43915">
            <w:pPr>
              <w:widowControl w:val="0"/>
              <w:autoSpaceDE w:val="0"/>
              <w:autoSpaceDN w:val="0"/>
              <w:adjustRightInd w:val="0"/>
              <w:rPr>
                <w:rFonts w:asciiTheme="majorHAnsi" w:hAnsiTheme="majorHAnsi" w:cs="Calibri"/>
                <w:b/>
                <w:sz w:val="20"/>
                <w:szCs w:val="20"/>
              </w:rPr>
            </w:pPr>
            <w:r w:rsidRPr="00B43262">
              <w:rPr>
                <w:rFonts w:asciiTheme="majorHAnsi" w:hAnsiTheme="majorHAnsi" w:cs="Calibri"/>
                <w:b/>
                <w:sz w:val="20"/>
                <w:szCs w:val="20"/>
              </w:rPr>
              <w:t xml:space="preserve">What is the power source for the </w:t>
            </w:r>
            <w:r w:rsidR="00491500" w:rsidRPr="00B43262">
              <w:rPr>
                <w:rFonts w:asciiTheme="majorHAnsi" w:hAnsiTheme="majorHAnsi" w:cs="Calibri"/>
                <w:b/>
                <w:sz w:val="20"/>
                <w:szCs w:val="20"/>
              </w:rPr>
              <w:t>refrigerator?</w:t>
            </w:r>
          </w:p>
        </w:tc>
        <w:tc>
          <w:tcPr>
            <w:tcW w:w="2260" w:type="dxa"/>
            <w:gridSpan w:val="4"/>
            <w:tcBorders>
              <w:bottom w:val="single" w:sz="4" w:space="0" w:color="000000"/>
              <w:right w:val="nil"/>
            </w:tcBorders>
          </w:tcPr>
          <w:p w14:paraId="14078439" w14:textId="77777777" w:rsidR="0041417B" w:rsidRPr="00B43262" w:rsidRDefault="00D957AE" w:rsidP="00D43915">
            <w:pPr>
              <w:jc w:val="right"/>
              <w:rPr>
                <w:rFonts w:asciiTheme="majorHAnsi" w:hAnsiTheme="majorHAnsi"/>
                <w:sz w:val="16"/>
                <w:szCs w:val="16"/>
              </w:rPr>
            </w:pPr>
            <w:r w:rsidRPr="00B43262">
              <w:rPr>
                <w:rFonts w:asciiTheme="majorHAnsi" w:hAnsiTheme="majorHAnsi"/>
                <w:sz w:val="16"/>
                <w:szCs w:val="16"/>
              </w:rPr>
              <w:t>EDSA</w:t>
            </w:r>
            <w:r w:rsidR="0041417B" w:rsidRPr="00B43262">
              <w:rPr>
                <w:rFonts w:asciiTheme="majorHAnsi" w:hAnsiTheme="majorHAnsi"/>
                <w:sz w:val="16"/>
                <w:szCs w:val="16"/>
              </w:rPr>
              <w:t>, Mains = 1</w:t>
            </w:r>
          </w:p>
          <w:p w14:paraId="7F6834E0" w14:textId="77777777" w:rsidR="0041417B" w:rsidRPr="00B43262" w:rsidRDefault="0041417B" w:rsidP="00D43915">
            <w:pPr>
              <w:jc w:val="right"/>
              <w:rPr>
                <w:rFonts w:asciiTheme="majorHAnsi" w:hAnsiTheme="majorHAnsi"/>
                <w:sz w:val="16"/>
                <w:szCs w:val="16"/>
              </w:rPr>
            </w:pPr>
            <w:r w:rsidRPr="00B43262">
              <w:rPr>
                <w:rFonts w:asciiTheme="majorHAnsi" w:hAnsiTheme="majorHAnsi"/>
                <w:sz w:val="16"/>
                <w:szCs w:val="16"/>
              </w:rPr>
              <w:t>Generator = 2</w:t>
            </w:r>
          </w:p>
          <w:p w14:paraId="5BC18217" w14:textId="77777777" w:rsidR="0041417B" w:rsidRPr="00B43262" w:rsidRDefault="0041417B" w:rsidP="00D43915">
            <w:pPr>
              <w:jc w:val="right"/>
              <w:rPr>
                <w:rFonts w:asciiTheme="majorHAnsi" w:hAnsiTheme="majorHAnsi"/>
                <w:sz w:val="16"/>
                <w:szCs w:val="16"/>
              </w:rPr>
            </w:pPr>
            <w:r w:rsidRPr="00B43262">
              <w:rPr>
                <w:rFonts w:asciiTheme="majorHAnsi" w:hAnsiTheme="majorHAnsi"/>
                <w:sz w:val="16"/>
                <w:szCs w:val="16"/>
              </w:rPr>
              <w:t>Batteries (car)=3</w:t>
            </w:r>
          </w:p>
          <w:p w14:paraId="29A88AFE" w14:textId="77777777" w:rsidR="0041417B" w:rsidRPr="00B43262" w:rsidRDefault="0041417B" w:rsidP="00D43915">
            <w:pPr>
              <w:jc w:val="right"/>
              <w:rPr>
                <w:rFonts w:asciiTheme="majorHAnsi" w:hAnsiTheme="majorHAnsi" w:cs="Arial"/>
                <w:i/>
                <w:sz w:val="20"/>
              </w:rPr>
            </w:pPr>
          </w:p>
          <w:p w14:paraId="41E8F58F" w14:textId="77777777" w:rsidR="0041417B" w:rsidRPr="00B43262" w:rsidRDefault="0041417B" w:rsidP="00D43915">
            <w:pPr>
              <w:jc w:val="right"/>
              <w:rPr>
                <w:rFonts w:asciiTheme="majorHAnsi" w:hAnsiTheme="majorHAnsi"/>
                <w:sz w:val="16"/>
                <w:szCs w:val="16"/>
              </w:rPr>
            </w:pPr>
          </w:p>
        </w:tc>
        <w:tc>
          <w:tcPr>
            <w:tcW w:w="2070" w:type="dxa"/>
            <w:gridSpan w:val="2"/>
            <w:tcBorders>
              <w:left w:val="nil"/>
              <w:bottom w:val="single" w:sz="4" w:space="0" w:color="000000"/>
            </w:tcBorders>
          </w:tcPr>
          <w:p w14:paraId="21214D23" w14:textId="77777777" w:rsidR="0041417B" w:rsidRPr="00B43262" w:rsidRDefault="00D957AE" w:rsidP="00D43915">
            <w:pPr>
              <w:jc w:val="right"/>
              <w:rPr>
                <w:rFonts w:asciiTheme="majorHAnsi" w:hAnsiTheme="majorHAnsi"/>
                <w:sz w:val="16"/>
                <w:szCs w:val="16"/>
              </w:rPr>
            </w:pPr>
            <w:r w:rsidRPr="00B43262">
              <w:rPr>
                <w:rFonts w:asciiTheme="majorHAnsi" w:hAnsiTheme="majorHAnsi"/>
                <w:sz w:val="16"/>
                <w:szCs w:val="16"/>
              </w:rPr>
              <w:t>Gas =4</w:t>
            </w:r>
          </w:p>
          <w:p w14:paraId="1598F78F" w14:textId="77777777" w:rsidR="0041417B" w:rsidRPr="00B43262" w:rsidRDefault="00D957AE" w:rsidP="00D43915">
            <w:pPr>
              <w:jc w:val="right"/>
              <w:rPr>
                <w:rFonts w:asciiTheme="majorHAnsi" w:hAnsiTheme="majorHAnsi"/>
                <w:sz w:val="16"/>
                <w:szCs w:val="16"/>
              </w:rPr>
            </w:pPr>
            <w:r w:rsidRPr="00B43262">
              <w:rPr>
                <w:rFonts w:asciiTheme="majorHAnsi" w:hAnsiTheme="majorHAnsi"/>
                <w:sz w:val="16"/>
                <w:szCs w:val="16"/>
              </w:rPr>
              <w:t>Solar panel  = 5</w:t>
            </w:r>
          </w:p>
          <w:p w14:paraId="285DD323" w14:textId="77777777" w:rsidR="0041417B" w:rsidRPr="00B43262" w:rsidRDefault="0041417B" w:rsidP="00D43915">
            <w:pPr>
              <w:jc w:val="right"/>
              <w:rPr>
                <w:rFonts w:asciiTheme="majorHAnsi" w:hAnsiTheme="majorHAnsi"/>
                <w:sz w:val="16"/>
                <w:szCs w:val="16"/>
              </w:rPr>
            </w:pPr>
            <w:r w:rsidRPr="00B43262">
              <w:rPr>
                <w:rFonts w:asciiTheme="majorHAnsi" w:hAnsiTheme="majorHAnsi"/>
                <w:sz w:val="16"/>
                <w:szCs w:val="16"/>
              </w:rPr>
              <w:t>Other (specify) = 9</w:t>
            </w:r>
          </w:p>
          <w:p w14:paraId="3279A34F" w14:textId="77777777" w:rsidR="0041417B" w:rsidRPr="00B43262" w:rsidRDefault="0041417B" w:rsidP="00D43915">
            <w:pPr>
              <w:jc w:val="right"/>
              <w:rPr>
                <w:rFonts w:asciiTheme="majorHAnsi" w:hAnsiTheme="majorHAnsi"/>
                <w:i/>
                <w:sz w:val="16"/>
                <w:szCs w:val="16"/>
              </w:rPr>
            </w:pPr>
          </w:p>
        </w:tc>
        <w:tc>
          <w:tcPr>
            <w:tcW w:w="1170" w:type="dxa"/>
            <w:vAlign w:val="bottom"/>
          </w:tcPr>
          <w:p w14:paraId="7F7ACD03" w14:textId="77777777" w:rsidR="0041417B" w:rsidRPr="00B43262" w:rsidRDefault="0041417B" w:rsidP="00D43915">
            <w:pPr>
              <w:jc w:val="center"/>
              <w:rPr>
                <w:rFonts w:asciiTheme="majorHAnsi" w:hAnsiTheme="majorHAnsi"/>
              </w:rPr>
            </w:pPr>
            <w:r w:rsidRPr="00B43262">
              <w:rPr>
                <w:rFonts w:asciiTheme="majorHAnsi" w:hAnsiTheme="majorHAnsi"/>
              </w:rPr>
              <w:t>|___|</w:t>
            </w:r>
          </w:p>
        </w:tc>
      </w:tr>
      <w:tr w:rsidR="0041417B" w:rsidRPr="00B43262" w14:paraId="22AA0BBD" w14:textId="77777777" w:rsidTr="00D43915">
        <w:trPr>
          <w:trHeight w:hRule="exact" w:val="613"/>
        </w:trPr>
        <w:tc>
          <w:tcPr>
            <w:tcW w:w="14238" w:type="dxa"/>
            <w:gridSpan w:val="17"/>
            <w:vAlign w:val="center"/>
          </w:tcPr>
          <w:p w14:paraId="1EDCCCEF" w14:textId="77777777" w:rsidR="0041417B" w:rsidRPr="00B43262" w:rsidRDefault="0041417B" w:rsidP="00D43915">
            <w:pPr>
              <w:rPr>
                <w:rFonts w:asciiTheme="majorHAnsi" w:hAnsiTheme="majorHAnsi" w:cs="Calibri"/>
                <w:b/>
                <w:i/>
                <w:color w:val="000000"/>
                <w:lang w:eastAsia="ig-NG"/>
              </w:rPr>
            </w:pPr>
            <w:r w:rsidRPr="00B43262">
              <w:rPr>
                <w:rFonts w:asciiTheme="majorHAnsi" w:hAnsiTheme="majorHAnsi" w:cs="Calibri"/>
                <w:b/>
                <w:i/>
                <w:color w:val="000000"/>
              </w:rPr>
              <w:t xml:space="preserve">Are the following vaccines available in this service site today? </w:t>
            </w:r>
            <w:r w:rsidRPr="00B43262">
              <w:rPr>
                <w:rFonts w:asciiTheme="majorHAnsi" w:hAnsiTheme="majorHAnsi" w:cs="Calibri"/>
                <w:b/>
                <w:bCs/>
                <w:i/>
                <w:color w:val="000000"/>
              </w:rPr>
              <w:t>CHECK TO SEE IF AT LEAST ONE IS VALID (NOT EXPIRED)</w:t>
            </w:r>
            <w:r w:rsidRPr="00B43262">
              <w:rPr>
                <w:rFonts w:asciiTheme="majorHAnsi" w:hAnsiTheme="majorHAnsi" w:cs="Calibri"/>
                <w:b/>
                <w:i/>
                <w:noProof/>
                <w:color w:val="000000"/>
                <w:lang w:val="en-US"/>
              </w:rPr>
              <w:drawing>
                <wp:inline distT="0" distB="0" distL="0" distR="0" wp14:anchorId="30B6A71E" wp14:editId="6A35ED68">
                  <wp:extent cx="284480" cy="189865"/>
                  <wp:effectExtent l="0" t="0" r="1270" b="635"/>
                  <wp:docPr id="12" name="Picture 12" descr="MCj0403893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Cj04038930000[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4480" cy="189865"/>
                          </a:xfrm>
                          <a:prstGeom prst="rect">
                            <a:avLst/>
                          </a:prstGeom>
                          <a:noFill/>
                          <a:ln>
                            <a:noFill/>
                          </a:ln>
                        </pic:spPr>
                      </pic:pic>
                    </a:graphicData>
                  </a:graphic>
                </wp:inline>
              </w:drawing>
            </w:r>
          </w:p>
          <w:p w14:paraId="17AEA985" w14:textId="77777777" w:rsidR="0041417B" w:rsidRPr="00B43262" w:rsidRDefault="0041417B" w:rsidP="00D43915">
            <w:pPr>
              <w:rPr>
                <w:rFonts w:asciiTheme="majorHAnsi" w:hAnsiTheme="majorHAnsi"/>
              </w:rPr>
            </w:pPr>
          </w:p>
        </w:tc>
      </w:tr>
      <w:tr w:rsidR="0041417B" w:rsidRPr="00B43262" w14:paraId="32A0D3A8" w14:textId="77777777" w:rsidTr="00D43915">
        <w:trPr>
          <w:trHeight w:hRule="exact" w:val="406"/>
        </w:trPr>
        <w:tc>
          <w:tcPr>
            <w:tcW w:w="1901" w:type="dxa"/>
            <w:gridSpan w:val="2"/>
            <w:tcBorders>
              <w:top w:val="single" w:sz="4" w:space="0" w:color="auto"/>
              <w:bottom w:val="single" w:sz="4" w:space="0" w:color="auto"/>
              <w:right w:val="nil"/>
            </w:tcBorders>
            <w:vAlign w:val="center"/>
          </w:tcPr>
          <w:p w14:paraId="709122E1" w14:textId="77777777" w:rsidR="0041417B" w:rsidRPr="00B43262" w:rsidRDefault="0041417B" w:rsidP="00D43915">
            <w:pPr>
              <w:jc w:val="center"/>
              <w:rPr>
                <w:rFonts w:asciiTheme="majorHAnsi" w:hAnsiTheme="majorHAnsi"/>
                <w:b/>
              </w:rPr>
            </w:pPr>
          </w:p>
        </w:tc>
        <w:tc>
          <w:tcPr>
            <w:tcW w:w="4102" w:type="dxa"/>
            <w:gridSpan w:val="2"/>
            <w:tcBorders>
              <w:top w:val="single" w:sz="4" w:space="0" w:color="auto"/>
              <w:left w:val="nil"/>
              <w:bottom w:val="single" w:sz="4" w:space="0" w:color="auto"/>
              <w:right w:val="nil"/>
            </w:tcBorders>
            <w:vAlign w:val="center"/>
          </w:tcPr>
          <w:p w14:paraId="0AF40E0C" w14:textId="77777777" w:rsidR="0041417B" w:rsidRPr="00B43262" w:rsidRDefault="0041417B" w:rsidP="00D43915">
            <w:pPr>
              <w:jc w:val="right"/>
              <w:rPr>
                <w:rFonts w:asciiTheme="majorHAnsi" w:hAnsiTheme="majorHAnsi"/>
                <w:sz w:val="16"/>
                <w:szCs w:val="16"/>
              </w:rPr>
            </w:pPr>
            <w:r w:rsidRPr="00B43262">
              <w:rPr>
                <w:rFonts w:asciiTheme="majorHAnsi" w:hAnsiTheme="majorHAnsi"/>
                <w:sz w:val="16"/>
                <w:szCs w:val="16"/>
              </w:rPr>
              <w:t>At least one observed (and non-expired) =1</w:t>
            </w:r>
          </w:p>
          <w:p w14:paraId="4FCBA306" w14:textId="77777777" w:rsidR="0041417B" w:rsidRPr="00B43262" w:rsidRDefault="0041417B" w:rsidP="00D43915">
            <w:pPr>
              <w:jc w:val="right"/>
              <w:rPr>
                <w:rFonts w:asciiTheme="majorHAnsi" w:hAnsiTheme="majorHAnsi"/>
                <w:sz w:val="16"/>
                <w:szCs w:val="16"/>
              </w:rPr>
            </w:pPr>
            <w:r w:rsidRPr="00B43262">
              <w:rPr>
                <w:rFonts w:asciiTheme="majorHAnsi" w:hAnsiTheme="majorHAnsi"/>
                <w:sz w:val="16"/>
                <w:szCs w:val="16"/>
              </w:rPr>
              <w:t>At least one observed (BUT ALL expired) =2</w:t>
            </w:r>
          </w:p>
        </w:tc>
        <w:tc>
          <w:tcPr>
            <w:tcW w:w="4110" w:type="dxa"/>
            <w:gridSpan w:val="7"/>
            <w:tcBorders>
              <w:top w:val="single" w:sz="4" w:space="0" w:color="auto"/>
              <w:left w:val="nil"/>
              <w:bottom w:val="single" w:sz="4" w:space="0" w:color="auto"/>
              <w:right w:val="nil"/>
            </w:tcBorders>
            <w:vAlign w:val="center"/>
          </w:tcPr>
          <w:p w14:paraId="5239EDA7" w14:textId="77777777" w:rsidR="0041417B" w:rsidRPr="00B43262" w:rsidRDefault="0041417B" w:rsidP="00D43915">
            <w:pPr>
              <w:jc w:val="right"/>
              <w:rPr>
                <w:rFonts w:asciiTheme="majorHAnsi" w:hAnsiTheme="majorHAnsi"/>
                <w:sz w:val="16"/>
                <w:szCs w:val="16"/>
              </w:rPr>
            </w:pPr>
            <w:r w:rsidRPr="00B43262">
              <w:rPr>
                <w:rFonts w:asciiTheme="majorHAnsi" w:hAnsiTheme="majorHAnsi"/>
                <w:sz w:val="16"/>
                <w:szCs w:val="16"/>
              </w:rPr>
              <w:t>Available BUT NOT observed (non-expired) =3</w:t>
            </w:r>
          </w:p>
          <w:p w14:paraId="135EFCA8" w14:textId="77777777" w:rsidR="0041417B" w:rsidRPr="00B43262" w:rsidRDefault="0041417B" w:rsidP="00D43915">
            <w:pPr>
              <w:jc w:val="right"/>
              <w:rPr>
                <w:rFonts w:asciiTheme="majorHAnsi" w:hAnsiTheme="majorHAnsi"/>
                <w:sz w:val="16"/>
                <w:szCs w:val="16"/>
              </w:rPr>
            </w:pPr>
            <w:r w:rsidRPr="00B43262">
              <w:rPr>
                <w:rFonts w:asciiTheme="majorHAnsi" w:hAnsiTheme="majorHAnsi"/>
                <w:sz w:val="16"/>
                <w:szCs w:val="16"/>
              </w:rPr>
              <w:t>Not available today =4</w:t>
            </w:r>
          </w:p>
        </w:tc>
        <w:tc>
          <w:tcPr>
            <w:tcW w:w="2051" w:type="dxa"/>
            <w:gridSpan w:val="4"/>
            <w:tcBorders>
              <w:top w:val="single" w:sz="4" w:space="0" w:color="auto"/>
              <w:left w:val="nil"/>
              <w:bottom w:val="single" w:sz="4" w:space="0" w:color="auto"/>
              <w:right w:val="nil"/>
            </w:tcBorders>
            <w:vAlign w:val="center"/>
          </w:tcPr>
          <w:p w14:paraId="3E0F7C78" w14:textId="77777777" w:rsidR="0041417B" w:rsidRPr="00B43262" w:rsidRDefault="0041417B" w:rsidP="00D43915">
            <w:pPr>
              <w:jc w:val="right"/>
              <w:rPr>
                <w:rFonts w:asciiTheme="majorHAnsi" w:hAnsiTheme="majorHAnsi"/>
                <w:sz w:val="16"/>
                <w:szCs w:val="16"/>
              </w:rPr>
            </w:pPr>
            <w:r w:rsidRPr="00B43262">
              <w:rPr>
                <w:rFonts w:asciiTheme="majorHAnsi" w:hAnsiTheme="majorHAnsi"/>
                <w:sz w:val="16"/>
                <w:szCs w:val="16"/>
              </w:rPr>
              <w:t>Never available =5</w:t>
            </w:r>
          </w:p>
        </w:tc>
        <w:tc>
          <w:tcPr>
            <w:tcW w:w="2074" w:type="dxa"/>
            <w:gridSpan w:val="2"/>
            <w:tcBorders>
              <w:top w:val="single" w:sz="4" w:space="0" w:color="auto"/>
              <w:left w:val="nil"/>
              <w:bottom w:val="single" w:sz="4" w:space="0" w:color="auto"/>
              <w:right w:val="single" w:sz="4" w:space="0" w:color="auto"/>
            </w:tcBorders>
            <w:vAlign w:val="center"/>
          </w:tcPr>
          <w:p w14:paraId="7326CD59" w14:textId="77777777" w:rsidR="0041417B" w:rsidRPr="00B43262" w:rsidRDefault="0041417B" w:rsidP="00D43915">
            <w:pPr>
              <w:jc w:val="right"/>
              <w:rPr>
                <w:rFonts w:asciiTheme="majorHAnsi" w:hAnsiTheme="majorHAnsi"/>
              </w:rPr>
            </w:pPr>
          </w:p>
        </w:tc>
      </w:tr>
      <w:tr w:rsidR="00F65BAE" w:rsidRPr="00F65BAE" w14:paraId="6EED5DD5" w14:textId="77777777" w:rsidTr="00D43915">
        <w:trPr>
          <w:trHeight w:val="341"/>
        </w:trPr>
        <w:tc>
          <w:tcPr>
            <w:tcW w:w="917" w:type="dxa"/>
            <w:vAlign w:val="bottom"/>
          </w:tcPr>
          <w:p w14:paraId="5EE4A57A" w14:textId="77777777" w:rsidR="0041417B" w:rsidRPr="00F65BAE" w:rsidDel="007C5034" w:rsidRDefault="0041417B" w:rsidP="00D43915">
            <w:pPr>
              <w:widowControl w:val="0"/>
              <w:tabs>
                <w:tab w:val="center" w:pos="342"/>
                <w:tab w:val="right" w:pos="684"/>
              </w:tabs>
              <w:autoSpaceDE w:val="0"/>
              <w:autoSpaceDN w:val="0"/>
              <w:adjustRightInd w:val="0"/>
              <w:rPr>
                <w:rFonts w:asciiTheme="majorHAnsi" w:hAnsiTheme="majorHAnsi" w:cs="Calibri"/>
                <w:b/>
                <w:sz w:val="20"/>
                <w:szCs w:val="14"/>
              </w:rPr>
            </w:pPr>
            <w:bookmarkStart w:id="32" w:name="_Ref378672150"/>
            <w:r w:rsidRPr="00F65BAE">
              <w:rPr>
                <w:rFonts w:asciiTheme="majorHAnsi" w:hAnsiTheme="majorHAnsi"/>
                <w:b/>
                <w:sz w:val="20"/>
              </w:rPr>
              <w:t>Q61.</w:t>
            </w:r>
            <w:bookmarkEnd w:id="32"/>
          </w:p>
        </w:tc>
        <w:tc>
          <w:tcPr>
            <w:tcW w:w="5566" w:type="dxa"/>
            <w:gridSpan w:val="4"/>
          </w:tcPr>
          <w:p w14:paraId="04AD242C" w14:textId="77777777" w:rsidR="0041417B" w:rsidRPr="00F65BAE" w:rsidRDefault="0041417B" w:rsidP="00D43915">
            <w:pPr>
              <w:widowControl w:val="0"/>
              <w:autoSpaceDE w:val="0"/>
              <w:autoSpaceDN w:val="0"/>
              <w:adjustRightInd w:val="0"/>
              <w:rPr>
                <w:rFonts w:asciiTheme="majorHAnsi" w:hAnsiTheme="majorHAnsi" w:cs="Calibri"/>
                <w:b/>
                <w:sz w:val="20"/>
                <w:szCs w:val="20"/>
              </w:rPr>
            </w:pPr>
            <w:r w:rsidRPr="00F65BAE">
              <w:rPr>
                <w:rFonts w:asciiTheme="majorHAnsi" w:hAnsiTheme="majorHAnsi" w:cs="Calibri"/>
                <w:b/>
                <w:szCs w:val="20"/>
              </w:rPr>
              <w:t>Measles vaccine and diluent</w:t>
            </w:r>
          </w:p>
        </w:tc>
        <w:tc>
          <w:tcPr>
            <w:tcW w:w="990" w:type="dxa"/>
            <w:gridSpan w:val="2"/>
            <w:vAlign w:val="bottom"/>
          </w:tcPr>
          <w:p w14:paraId="01516037" w14:textId="77777777" w:rsidR="0041417B" w:rsidRPr="00F65BAE" w:rsidRDefault="0041417B" w:rsidP="00D43915">
            <w:pPr>
              <w:widowControl w:val="0"/>
              <w:autoSpaceDE w:val="0"/>
              <w:autoSpaceDN w:val="0"/>
              <w:adjustRightInd w:val="0"/>
              <w:jc w:val="center"/>
              <w:rPr>
                <w:rFonts w:asciiTheme="majorHAnsi" w:hAnsiTheme="majorHAnsi" w:cs="Calibri"/>
                <w:sz w:val="20"/>
                <w:szCs w:val="14"/>
              </w:rPr>
            </w:pPr>
            <w:r w:rsidRPr="00F65BAE">
              <w:rPr>
                <w:rFonts w:asciiTheme="majorHAnsi" w:hAnsiTheme="majorHAnsi"/>
                <w:sz w:val="20"/>
              </w:rPr>
              <w:t>|___|</w:t>
            </w:r>
          </w:p>
        </w:tc>
        <w:tc>
          <w:tcPr>
            <w:tcW w:w="915" w:type="dxa"/>
            <w:gridSpan w:val="2"/>
            <w:vAlign w:val="bottom"/>
          </w:tcPr>
          <w:p w14:paraId="29E4C23F" w14:textId="77777777" w:rsidR="0041417B" w:rsidRPr="00F65BAE" w:rsidDel="007C5034" w:rsidRDefault="0041417B" w:rsidP="00D43915">
            <w:pPr>
              <w:widowControl w:val="0"/>
              <w:tabs>
                <w:tab w:val="center" w:pos="342"/>
                <w:tab w:val="right" w:pos="684"/>
              </w:tabs>
              <w:autoSpaceDE w:val="0"/>
              <w:autoSpaceDN w:val="0"/>
              <w:adjustRightInd w:val="0"/>
              <w:rPr>
                <w:rFonts w:asciiTheme="majorHAnsi" w:hAnsiTheme="majorHAnsi" w:cs="Calibri"/>
                <w:b/>
                <w:sz w:val="20"/>
                <w:szCs w:val="14"/>
              </w:rPr>
            </w:pPr>
            <w:r w:rsidRPr="00F65BAE">
              <w:rPr>
                <w:rFonts w:asciiTheme="majorHAnsi" w:hAnsiTheme="majorHAnsi"/>
                <w:b/>
                <w:sz w:val="20"/>
              </w:rPr>
              <w:t>Q62.</w:t>
            </w:r>
          </w:p>
        </w:tc>
        <w:tc>
          <w:tcPr>
            <w:tcW w:w="4680" w:type="dxa"/>
            <w:gridSpan w:val="7"/>
          </w:tcPr>
          <w:p w14:paraId="47FCC16E" w14:textId="77777777" w:rsidR="0041417B" w:rsidRPr="00F65BAE" w:rsidRDefault="0041417B" w:rsidP="00D43915">
            <w:pPr>
              <w:widowControl w:val="0"/>
              <w:autoSpaceDE w:val="0"/>
              <w:autoSpaceDN w:val="0"/>
              <w:adjustRightInd w:val="0"/>
              <w:rPr>
                <w:rFonts w:asciiTheme="majorHAnsi" w:hAnsiTheme="majorHAnsi" w:cs="Calibri"/>
                <w:sz w:val="20"/>
                <w:szCs w:val="14"/>
              </w:rPr>
            </w:pPr>
            <w:r w:rsidRPr="00F65BAE">
              <w:rPr>
                <w:rFonts w:asciiTheme="majorHAnsi" w:hAnsiTheme="majorHAnsi" w:cs="Calibri"/>
                <w:b/>
                <w:szCs w:val="20"/>
              </w:rPr>
              <w:t>Polio vaccine (OPV) (live attenuated)</w:t>
            </w:r>
          </w:p>
        </w:tc>
        <w:tc>
          <w:tcPr>
            <w:tcW w:w="1170" w:type="dxa"/>
            <w:vAlign w:val="bottom"/>
          </w:tcPr>
          <w:p w14:paraId="4695766F" w14:textId="77777777" w:rsidR="0041417B" w:rsidRPr="00F65BAE" w:rsidRDefault="0041417B" w:rsidP="00D43915">
            <w:pPr>
              <w:jc w:val="center"/>
              <w:rPr>
                <w:rFonts w:asciiTheme="majorHAnsi" w:hAnsiTheme="majorHAnsi"/>
              </w:rPr>
            </w:pPr>
            <w:r w:rsidRPr="00F65BAE">
              <w:rPr>
                <w:rFonts w:asciiTheme="majorHAnsi" w:hAnsiTheme="majorHAnsi"/>
              </w:rPr>
              <w:t>|___|</w:t>
            </w:r>
          </w:p>
        </w:tc>
      </w:tr>
      <w:tr w:rsidR="00F65BAE" w:rsidRPr="00F65BAE" w14:paraId="27A1E4FE" w14:textId="77777777" w:rsidTr="00D43915">
        <w:trPr>
          <w:trHeight w:val="537"/>
        </w:trPr>
        <w:tc>
          <w:tcPr>
            <w:tcW w:w="917" w:type="dxa"/>
            <w:vAlign w:val="bottom"/>
          </w:tcPr>
          <w:p w14:paraId="2335A898" w14:textId="6C1609D3" w:rsidR="0041417B" w:rsidRPr="00F65BAE" w:rsidDel="007C5034" w:rsidRDefault="0041417B" w:rsidP="00D43915">
            <w:pPr>
              <w:widowControl w:val="0"/>
              <w:tabs>
                <w:tab w:val="center" w:pos="342"/>
                <w:tab w:val="right" w:pos="684"/>
              </w:tabs>
              <w:autoSpaceDE w:val="0"/>
              <w:autoSpaceDN w:val="0"/>
              <w:adjustRightInd w:val="0"/>
              <w:rPr>
                <w:rFonts w:asciiTheme="majorHAnsi" w:hAnsiTheme="majorHAnsi" w:cs="Calibri"/>
                <w:b/>
                <w:sz w:val="20"/>
                <w:szCs w:val="14"/>
              </w:rPr>
            </w:pPr>
          </w:p>
        </w:tc>
        <w:tc>
          <w:tcPr>
            <w:tcW w:w="5566" w:type="dxa"/>
            <w:gridSpan w:val="4"/>
          </w:tcPr>
          <w:p w14:paraId="5C919E91" w14:textId="4461841C" w:rsidR="0041417B" w:rsidRPr="00F65BAE" w:rsidRDefault="0041417B" w:rsidP="001B2BD8">
            <w:pPr>
              <w:widowControl w:val="0"/>
              <w:autoSpaceDE w:val="0"/>
              <w:autoSpaceDN w:val="0"/>
              <w:adjustRightInd w:val="0"/>
              <w:rPr>
                <w:rFonts w:asciiTheme="majorHAnsi" w:hAnsiTheme="majorHAnsi" w:cs="Calibri"/>
                <w:b/>
                <w:sz w:val="20"/>
                <w:szCs w:val="20"/>
              </w:rPr>
            </w:pPr>
          </w:p>
        </w:tc>
        <w:tc>
          <w:tcPr>
            <w:tcW w:w="990" w:type="dxa"/>
            <w:gridSpan w:val="2"/>
            <w:vAlign w:val="bottom"/>
          </w:tcPr>
          <w:p w14:paraId="597D083A" w14:textId="77777777" w:rsidR="0041417B" w:rsidRPr="00F65BAE" w:rsidRDefault="0041417B" w:rsidP="00D43915">
            <w:pPr>
              <w:widowControl w:val="0"/>
              <w:autoSpaceDE w:val="0"/>
              <w:autoSpaceDN w:val="0"/>
              <w:adjustRightInd w:val="0"/>
              <w:jc w:val="center"/>
              <w:rPr>
                <w:rFonts w:asciiTheme="majorHAnsi" w:hAnsiTheme="majorHAnsi"/>
                <w:sz w:val="20"/>
              </w:rPr>
            </w:pPr>
            <w:r w:rsidRPr="00F65BAE">
              <w:rPr>
                <w:rFonts w:asciiTheme="majorHAnsi" w:hAnsiTheme="majorHAnsi"/>
                <w:sz w:val="20"/>
              </w:rPr>
              <w:t>|___|</w:t>
            </w:r>
          </w:p>
        </w:tc>
        <w:tc>
          <w:tcPr>
            <w:tcW w:w="915" w:type="dxa"/>
            <w:gridSpan w:val="2"/>
            <w:vAlign w:val="bottom"/>
          </w:tcPr>
          <w:p w14:paraId="2CB173F6" w14:textId="77777777" w:rsidR="0041417B" w:rsidRPr="00F65BAE" w:rsidDel="007C5034" w:rsidRDefault="0041417B" w:rsidP="00D43915">
            <w:pPr>
              <w:widowControl w:val="0"/>
              <w:tabs>
                <w:tab w:val="center" w:pos="342"/>
                <w:tab w:val="right" w:pos="684"/>
              </w:tabs>
              <w:autoSpaceDE w:val="0"/>
              <w:autoSpaceDN w:val="0"/>
              <w:adjustRightInd w:val="0"/>
              <w:rPr>
                <w:rFonts w:asciiTheme="majorHAnsi" w:hAnsiTheme="majorHAnsi" w:cs="Calibri"/>
                <w:b/>
                <w:sz w:val="20"/>
                <w:szCs w:val="14"/>
              </w:rPr>
            </w:pPr>
            <w:r w:rsidRPr="00F65BAE">
              <w:rPr>
                <w:rFonts w:asciiTheme="majorHAnsi" w:hAnsiTheme="majorHAnsi"/>
                <w:b/>
                <w:sz w:val="20"/>
              </w:rPr>
              <w:t>Q64.</w:t>
            </w:r>
          </w:p>
        </w:tc>
        <w:tc>
          <w:tcPr>
            <w:tcW w:w="4680" w:type="dxa"/>
            <w:gridSpan w:val="7"/>
          </w:tcPr>
          <w:p w14:paraId="2EBA6482" w14:textId="77777777" w:rsidR="0041417B" w:rsidRPr="00F65BAE" w:rsidRDefault="0041417B" w:rsidP="00D43915">
            <w:pPr>
              <w:widowControl w:val="0"/>
              <w:autoSpaceDE w:val="0"/>
              <w:autoSpaceDN w:val="0"/>
              <w:adjustRightInd w:val="0"/>
              <w:rPr>
                <w:rFonts w:asciiTheme="majorHAnsi" w:hAnsiTheme="majorHAnsi" w:cs="Calibri"/>
                <w:sz w:val="20"/>
                <w:szCs w:val="14"/>
              </w:rPr>
            </w:pPr>
            <w:r w:rsidRPr="00F65BAE">
              <w:rPr>
                <w:rFonts w:asciiTheme="majorHAnsi" w:hAnsiTheme="majorHAnsi" w:cs="Calibri"/>
                <w:b/>
                <w:sz w:val="20"/>
                <w:szCs w:val="20"/>
              </w:rPr>
              <w:t>DTP-Hib+HepB (pentavalent)</w:t>
            </w:r>
          </w:p>
        </w:tc>
        <w:tc>
          <w:tcPr>
            <w:tcW w:w="1170" w:type="dxa"/>
            <w:vAlign w:val="bottom"/>
          </w:tcPr>
          <w:p w14:paraId="3FAE9549" w14:textId="77777777" w:rsidR="0041417B" w:rsidRPr="00F65BAE" w:rsidRDefault="0041417B" w:rsidP="00D43915">
            <w:pPr>
              <w:jc w:val="center"/>
              <w:rPr>
                <w:rFonts w:asciiTheme="majorHAnsi" w:hAnsiTheme="majorHAnsi"/>
              </w:rPr>
            </w:pPr>
            <w:r w:rsidRPr="00F65BAE">
              <w:rPr>
                <w:rFonts w:asciiTheme="majorHAnsi" w:hAnsiTheme="majorHAnsi"/>
              </w:rPr>
              <w:t>|___|</w:t>
            </w:r>
          </w:p>
        </w:tc>
      </w:tr>
      <w:tr w:rsidR="00F65BAE" w:rsidRPr="00F65BAE" w14:paraId="0FA5757E" w14:textId="77777777" w:rsidTr="00D43915">
        <w:trPr>
          <w:trHeight w:val="188"/>
        </w:trPr>
        <w:tc>
          <w:tcPr>
            <w:tcW w:w="917" w:type="dxa"/>
            <w:vAlign w:val="bottom"/>
          </w:tcPr>
          <w:p w14:paraId="08DAA517" w14:textId="77777777" w:rsidR="0041417B" w:rsidRPr="00F65BAE" w:rsidDel="007C5034" w:rsidRDefault="0041417B" w:rsidP="00D43915">
            <w:pPr>
              <w:widowControl w:val="0"/>
              <w:tabs>
                <w:tab w:val="center" w:pos="342"/>
                <w:tab w:val="right" w:pos="684"/>
              </w:tabs>
              <w:autoSpaceDE w:val="0"/>
              <w:autoSpaceDN w:val="0"/>
              <w:adjustRightInd w:val="0"/>
              <w:rPr>
                <w:rFonts w:asciiTheme="majorHAnsi" w:hAnsiTheme="majorHAnsi" w:cs="Calibri"/>
                <w:b/>
                <w:sz w:val="20"/>
                <w:szCs w:val="14"/>
              </w:rPr>
            </w:pPr>
            <w:r w:rsidRPr="00F65BAE">
              <w:rPr>
                <w:rFonts w:asciiTheme="majorHAnsi" w:hAnsiTheme="majorHAnsi"/>
                <w:b/>
                <w:sz w:val="20"/>
              </w:rPr>
              <w:t>Q65.</w:t>
            </w:r>
          </w:p>
        </w:tc>
        <w:tc>
          <w:tcPr>
            <w:tcW w:w="5566" w:type="dxa"/>
            <w:gridSpan w:val="4"/>
          </w:tcPr>
          <w:p w14:paraId="46FC1B67" w14:textId="77777777" w:rsidR="0041417B" w:rsidRPr="00F65BAE" w:rsidRDefault="0041417B" w:rsidP="00D43915">
            <w:pPr>
              <w:widowControl w:val="0"/>
              <w:autoSpaceDE w:val="0"/>
              <w:autoSpaceDN w:val="0"/>
              <w:adjustRightInd w:val="0"/>
              <w:rPr>
                <w:rFonts w:asciiTheme="majorHAnsi" w:hAnsiTheme="majorHAnsi" w:cs="Calibri"/>
                <w:b/>
                <w:sz w:val="20"/>
                <w:szCs w:val="20"/>
              </w:rPr>
            </w:pPr>
            <w:r w:rsidRPr="00F65BAE">
              <w:rPr>
                <w:rFonts w:asciiTheme="majorHAnsi" w:hAnsiTheme="majorHAnsi" w:cs="Calibri"/>
                <w:b/>
                <w:szCs w:val="20"/>
              </w:rPr>
              <w:t>Pneumococcal (PCV 10) vaccine</w:t>
            </w:r>
          </w:p>
        </w:tc>
        <w:tc>
          <w:tcPr>
            <w:tcW w:w="990" w:type="dxa"/>
            <w:gridSpan w:val="2"/>
            <w:vAlign w:val="bottom"/>
          </w:tcPr>
          <w:p w14:paraId="50B41329" w14:textId="77777777" w:rsidR="0041417B" w:rsidRPr="00F65BAE" w:rsidRDefault="0041417B" w:rsidP="00D43915">
            <w:pPr>
              <w:widowControl w:val="0"/>
              <w:autoSpaceDE w:val="0"/>
              <w:autoSpaceDN w:val="0"/>
              <w:adjustRightInd w:val="0"/>
              <w:jc w:val="center"/>
              <w:rPr>
                <w:rFonts w:asciiTheme="majorHAnsi" w:hAnsiTheme="majorHAnsi"/>
                <w:sz w:val="20"/>
              </w:rPr>
            </w:pPr>
            <w:r w:rsidRPr="00F65BAE">
              <w:rPr>
                <w:rFonts w:asciiTheme="majorHAnsi" w:hAnsiTheme="majorHAnsi"/>
                <w:sz w:val="20"/>
              </w:rPr>
              <w:t>|___|</w:t>
            </w:r>
          </w:p>
        </w:tc>
        <w:tc>
          <w:tcPr>
            <w:tcW w:w="915" w:type="dxa"/>
            <w:gridSpan w:val="2"/>
            <w:vAlign w:val="bottom"/>
          </w:tcPr>
          <w:p w14:paraId="274FF672" w14:textId="77777777" w:rsidR="0041417B" w:rsidRPr="00F65BAE" w:rsidDel="007C5034" w:rsidRDefault="0041417B" w:rsidP="00D43915">
            <w:pPr>
              <w:widowControl w:val="0"/>
              <w:tabs>
                <w:tab w:val="center" w:pos="342"/>
                <w:tab w:val="right" w:pos="684"/>
              </w:tabs>
              <w:autoSpaceDE w:val="0"/>
              <w:autoSpaceDN w:val="0"/>
              <w:adjustRightInd w:val="0"/>
              <w:rPr>
                <w:rFonts w:asciiTheme="majorHAnsi" w:hAnsiTheme="majorHAnsi" w:cs="Calibri"/>
                <w:b/>
                <w:sz w:val="20"/>
                <w:szCs w:val="14"/>
              </w:rPr>
            </w:pPr>
            <w:r w:rsidRPr="00F65BAE">
              <w:rPr>
                <w:rFonts w:asciiTheme="majorHAnsi" w:hAnsiTheme="majorHAnsi"/>
                <w:b/>
                <w:sz w:val="20"/>
              </w:rPr>
              <w:t>Q66.</w:t>
            </w:r>
          </w:p>
        </w:tc>
        <w:tc>
          <w:tcPr>
            <w:tcW w:w="4680" w:type="dxa"/>
            <w:gridSpan w:val="7"/>
          </w:tcPr>
          <w:p w14:paraId="41AE3221" w14:textId="77777777" w:rsidR="0041417B" w:rsidRPr="00F65BAE" w:rsidRDefault="0041417B" w:rsidP="00D43915">
            <w:pPr>
              <w:rPr>
                <w:rFonts w:asciiTheme="majorHAnsi" w:hAnsiTheme="majorHAnsi"/>
                <w:sz w:val="20"/>
              </w:rPr>
            </w:pPr>
            <w:r w:rsidRPr="00F65BAE">
              <w:rPr>
                <w:rFonts w:asciiTheme="majorHAnsi" w:hAnsiTheme="majorHAnsi" w:cs="Calibri"/>
                <w:b/>
                <w:szCs w:val="20"/>
              </w:rPr>
              <w:t>BCG vaccine and diluent</w:t>
            </w:r>
          </w:p>
        </w:tc>
        <w:tc>
          <w:tcPr>
            <w:tcW w:w="1170" w:type="dxa"/>
            <w:vAlign w:val="bottom"/>
          </w:tcPr>
          <w:p w14:paraId="52C5F71A" w14:textId="77777777" w:rsidR="0041417B" w:rsidRPr="00F65BAE" w:rsidRDefault="0041417B" w:rsidP="00D43915">
            <w:pPr>
              <w:jc w:val="center"/>
              <w:rPr>
                <w:rFonts w:asciiTheme="majorHAnsi" w:hAnsiTheme="majorHAnsi"/>
              </w:rPr>
            </w:pPr>
            <w:r w:rsidRPr="00F65BAE">
              <w:rPr>
                <w:rFonts w:asciiTheme="majorHAnsi" w:hAnsiTheme="majorHAnsi"/>
              </w:rPr>
              <w:t>|___|</w:t>
            </w:r>
          </w:p>
        </w:tc>
      </w:tr>
      <w:tr w:rsidR="00F65BAE" w:rsidRPr="00F65BAE" w14:paraId="44D48164" w14:textId="77777777" w:rsidTr="00FA03AF">
        <w:trPr>
          <w:trHeight w:val="215"/>
        </w:trPr>
        <w:tc>
          <w:tcPr>
            <w:tcW w:w="917" w:type="dxa"/>
            <w:vAlign w:val="bottom"/>
          </w:tcPr>
          <w:p w14:paraId="59991C78" w14:textId="77777777" w:rsidR="0041417B" w:rsidRPr="00F65BAE" w:rsidDel="007C5034" w:rsidRDefault="0041417B" w:rsidP="00D43915">
            <w:pPr>
              <w:widowControl w:val="0"/>
              <w:tabs>
                <w:tab w:val="center" w:pos="342"/>
                <w:tab w:val="right" w:pos="684"/>
              </w:tabs>
              <w:autoSpaceDE w:val="0"/>
              <w:autoSpaceDN w:val="0"/>
              <w:adjustRightInd w:val="0"/>
              <w:rPr>
                <w:rFonts w:asciiTheme="majorHAnsi" w:hAnsiTheme="majorHAnsi" w:cs="Calibri"/>
                <w:b/>
                <w:sz w:val="20"/>
                <w:szCs w:val="14"/>
              </w:rPr>
            </w:pPr>
            <w:r w:rsidRPr="00F65BAE">
              <w:rPr>
                <w:rFonts w:asciiTheme="majorHAnsi" w:hAnsiTheme="majorHAnsi"/>
                <w:b/>
                <w:sz w:val="20"/>
              </w:rPr>
              <w:t>Q67.</w:t>
            </w:r>
          </w:p>
        </w:tc>
        <w:tc>
          <w:tcPr>
            <w:tcW w:w="5566" w:type="dxa"/>
            <w:gridSpan w:val="4"/>
          </w:tcPr>
          <w:p w14:paraId="61E5FC30" w14:textId="77777777" w:rsidR="0041417B" w:rsidRPr="00F65BAE" w:rsidRDefault="0041417B" w:rsidP="00D43915">
            <w:pPr>
              <w:widowControl w:val="0"/>
              <w:autoSpaceDE w:val="0"/>
              <w:autoSpaceDN w:val="0"/>
              <w:adjustRightInd w:val="0"/>
              <w:rPr>
                <w:rFonts w:asciiTheme="majorHAnsi" w:hAnsiTheme="majorHAnsi" w:cs="Calibri"/>
                <w:b/>
                <w:sz w:val="20"/>
                <w:szCs w:val="20"/>
              </w:rPr>
            </w:pPr>
            <w:r w:rsidRPr="00F65BAE">
              <w:rPr>
                <w:rFonts w:asciiTheme="majorHAnsi" w:hAnsiTheme="majorHAnsi" w:cs="Calibri"/>
                <w:b/>
                <w:sz w:val="20"/>
                <w:szCs w:val="20"/>
              </w:rPr>
              <w:t>Hepatitis B</w:t>
            </w:r>
          </w:p>
        </w:tc>
        <w:tc>
          <w:tcPr>
            <w:tcW w:w="990" w:type="dxa"/>
            <w:gridSpan w:val="2"/>
            <w:vAlign w:val="bottom"/>
          </w:tcPr>
          <w:p w14:paraId="4F089A0C" w14:textId="77777777" w:rsidR="0041417B" w:rsidRPr="00F65BAE" w:rsidRDefault="0041417B" w:rsidP="00D43915">
            <w:pPr>
              <w:widowControl w:val="0"/>
              <w:autoSpaceDE w:val="0"/>
              <w:autoSpaceDN w:val="0"/>
              <w:adjustRightInd w:val="0"/>
              <w:jc w:val="center"/>
              <w:rPr>
                <w:rFonts w:asciiTheme="majorHAnsi" w:hAnsiTheme="majorHAnsi"/>
                <w:sz w:val="20"/>
              </w:rPr>
            </w:pPr>
            <w:r w:rsidRPr="00F65BAE">
              <w:rPr>
                <w:rFonts w:asciiTheme="majorHAnsi" w:hAnsiTheme="majorHAnsi"/>
                <w:sz w:val="20"/>
              </w:rPr>
              <w:t>|___|</w:t>
            </w:r>
          </w:p>
        </w:tc>
        <w:tc>
          <w:tcPr>
            <w:tcW w:w="915" w:type="dxa"/>
            <w:gridSpan w:val="2"/>
            <w:vAlign w:val="bottom"/>
          </w:tcPr>
          <w:p w14:paraId="180AABAF" w14:textId="77777777" w:rsidR="0041417B" w:rsidRPr="00F65BAE" w:rsidDel="007C5034" w:rsidRDefault="0041417B" w:rsidP="00D43915">
            <w:pPr>
              <w:widowControl w:val="0"/>
              <w:tabs>
                <w:tab w:val="center" w:pos="342"/>
                <w:tab w:val="right" w:pos="684"/>
              </w:tabs>
              <w:autoSpaceDE w:val="0"/>
              <w:autoSpaceDN w:val="0"/>
              <w:adjustRightInd w:val="0"/>
              <w:rPr>
                <w:rFonts w:asciiTheme="majorHAnsi" w:hAnsiTheme="majorHAnsi" w:cs="Calibri"/>
                <w:b/>
                <w:sz w:val="20"/>
                <w:szCs w:val="14"/>
              </w:rPr>
            </w:pPr>
            <w:r w:rsidRPr="00F65BAE">
              <w:rPr>
                <w:rFonts w:asciiTheme="majorHAnsi" w:hAnsiTheme="majorHAnsi"/>
                <w:b/>
                <w:sz w:val="20"/>
              </w:rPr>
              <w:t>Q68.</w:t>
            </w:r>
          </w:p>
        </w:tc>
        <w:tc>
          <w:tcPr>
            <w:tcW w:w="4680" w:type="dxa"/>
            <w:gridSpan w:val="7"/>
          </w:tcPr>
          <w:p w14:paraId="6C690C92" w14:textId="59FCA10F" w:rsidR="0041417B" w:rsidRPr="00F65BAE" w:rsidRDefault="00491500" w:rsidP="00D43915">
            <w:pPr>
              <w:rPr>
                <w:rFonts w:asciiTheme="majorHAnsi" w:hAnsiTheme="majorHAnsi" w:cs="Calibri"/>
                <w:b/>
                <w:sz w:val="20"/>
                <w:szCs w:val="20"/>
              </w:rPr>
            </w:pPr>
            <w:r w:rsidRPr="00F65BAE">
              <w:rPr>
                <w:rFonts w:asciiTheme="majorHAnsi" w:hAnsiTheme="majorHAnsi" w:cs="Calibri"/>
                <w:b/>
                <w:sz w:val="20"/>
                <w:szCs w:val="20"/>
              </w:rPr>
              <w:t>Anti-tetanus/Tetanus toxoid</w:t>
            </w:r>
          </w:p>
        </w:tc>
        <w:tc>
          <w:tcPr>
            <w:tcW w:w="1170" w:type="dxa"/>
            <w:vAlign w:val="bottom"/>
          </w:tcPr>
          <w:p w14:paraId="15143F7E" w14:textId="77777777" w:rsidR="0041417B" w:rsidRPr="00F65BAE" w:rsidRDefault="0041417B" w:rsidP="00D43915">
            <w:pPr>
              <w:jc w:val="center"/>
              <w:rPr>
                <w:rFonts w:asciiTheme="majorHAnsi" w:hAnsiTheme="majorHAnsi"/>
              </w:rPr>
            </w:pPr>
            <w:r w:rsidRPr="00F65BAE">
              <w:rPr>
                <w:rFonts w:asciiTheme="majorHAnsi" w:hAnsiTheme="majorHAnsi"/>
                <w:sz w:val="20"/>
              </w:rPr>
              <w:t>|___|</w:t>
            </w:r>
          </w:p>
        </w:tc>
      </w:tr>
      <w:tr w:rsidR="00F65BAE" w:rsidRPr="00F65BAE" w14:paraId="35F23346" w14:textId="77777777" w:rsidTr="00FA03AF">
        <w:trPr>
          <w:trHeight w:val="242"/>
        </w:trPr>
        <w:tc>
          <w:tcPr>
            <w:tcW w:w="917" w:type="dxa"/>
            <w:vAlign w:val="bottom"/>
          </w:tcPr>
          <w:p w14:paraId="2774B125" w14:textId="5F40F3EB" w:rsidR="00FA03AF" w:rsidRPr="00F65BAE" w:rsidRDefault="00FA03AF" w:rsidP="00FA03AF">
            <w:pPr>
              <w:widowControl w:val="0"/>
              <w:tabs>
                <w:tab w:val="center" w:pos="342"/>
                <w:tab w:val="right" w:pos="684"/>
              </w:tabs>
              <w:autoSpaceDE w:val="0"/>
              <w:autoSpaceDN w:val="0"/>
              <w:adjustRightInd w:val="0"/>
              <w:rPr>
                <w:rFonts w:asciiTheme="majorHAnsi" w:hAnsiTheme="majorHAnsi"/>
                <w:b/>
                <w:sz w:val="20"/>
              </w:rPr>
            </w:pPr>
            <w:r w:rsidRPr="00F65BAE">
              <w:rPr>
                <w:rFonts w:asciiTheme="majorHAnsi" w:hAnsiTheme="majorHAnsi"/>
                <w:b/>
                <w:sz w:val="20"/>
              </w:rPr>
              <w:t>Q68a</w:t>
            </w:r>
          </w:p>
        </w:tc>
        <w:tc>
          <w:tcPr>
            <w:tcW w:w="5566" w:type="dxa"/>
            <w:gridSpan w:val="4"/>
          </w:tcPr>
          <w:p w14:paraId="42BCADC9" w14:textId="49EFF170" w:rsidR="00FA03AF" w:rsidRPr="00F65BAE" w:rsidRDefault="00FA03AF" w:rsidP="00FA03AF">
            <w:pPr>
              <w:widowControl w:val="0"/>
              <w:autoSpaceDE w:val="0"/>
              <w:autoSpaceDN w:val="0"/>
              <w:adjustRightInd w:val="0"/>
              <w:rPr>
                <w:rFonts w:asciiTheme="majorHAnsi" w:hAnsiTheme="majorHAnsi" w:cs="Calibri"/>
                <w:b/>
                <w:sz w:val="20"/>
                <w:szCs w:val="20"/>
              </w:rPr>
            </w:pPr>
            <w:r w:rsidRPr="00F65BAE">
              <w:rPr>
                <w:rFonts w:asciiTheme="majorHAnsi" w:hAnsiTheme="majorHAnsi" w:cs="Calibri"/>
                <w:b/>
                <w:sz w:val="20"/>
                <w:szCs w:val="20"/>
              </w:rPr>
              <w:t>Anti-rabies immunoglobulin/vaccine</w:t>
            </w:r>
          </w:p>
        </w:tc>
        <w:tc>
          <w:tcPr>
            <w:tcW w:w="990" w:type="dxa"/>
            <w:gridSpan w:val="2"/>
            <w:vAlign w:val="bottom"/>
          </w:tcPr>
          <w:p w14:paraId="5B63CD96" w14:textId="7FEBF53D" w:rsidR="00FA03AF" w:rsidRPr="00F65BAE" w:rsidRDefault="00FA03AF" w:rsidP="00FA03AF">
            <w:pPr>
              <w:widowControl w:val="0"/>
              <w:autoSpaceDE w:val="0"/>
              <w:autoSpaceDN w:val="0"/>
              <w:adjustRightInd w:val="0"/>
              <w:jc w:val="center"/>
              <w:rPr>
                <w:rFonts w:asciiTheme="majorHAnsi" w:hAnsiTheme="majorHAnsi"/>
                <w:sz w:val="20"/>
              </w:rPr>
            </w:pPr>
            <w:r w:rsidRPr="00F65BAE">
              <w:rPr>
                <w:rFonts w:asciiTheme="majorHAnsi" w:hAnsiTheme="majorHAnsi"/>
                <w:sz w:val="20"/>
              </w:rPr>
              <w:t>|___|</w:t>
            </w:r>
          </w:p>
        </w:tc>
        <w:tc>
          <w:tcPr>
            <w:tcW w:w="915" w:type="dxa"/>
            <w:gridSpan w:val="2"/>
            <w:vAlign w:val="bottom"/>
          </w:tcPr>
          <w:p w14:paraId="1ED2DDF8" w14:textId="2C9BB69C" w:rsidR="00FA03AF" w:rsidRPr="00F65BAE" w:rsidRDefault="00FA03AF" w:rsidP="00FA03AF">
            <w:pPr>
              <w:widowControl w:val="0"/>
              <w:tabs>
                <w:tab w:val="center" w:pos="342"/>
                <w:tab w:val="right" w:pos="684"/>
              </w:tabs>
              <w:autoSpaceDE w:val="0"/>
              <w:autoSpaceDN w:val="0"/>
              <w:adjustRightInd w:val="0"/>
              <w:rPr>
                <w:rFonts w:asciiTheme="majorHAnsi" w:hAnsiTheme="majorHAnsi"/>
                <w:b/>
                <w:sz w:val="20"/>
              </w:rPr>
            </w:pPr>
            <w:r w:rsidRPr="00F65BAE">
              <w:rPr>
                <w:rFonts w:asciiTheme="majorHAnsi" w:hAnsiTheme="majorHAnsi"/>
                <w:b/>
                <w:sz w:val="20"/>
              </w:rPr>
              <w:t>Q68b</w:t>
            </w:r>
          </w:p>
        </w:tc>
        <w:tc>
          <w:tcPr>
            <w:tcW w:w="4680" w:type="dxa"/>
            <w:gridSpan w:val="7"/>
          </w:tcPr>
          <w:p w14:paraId="1A9A2AD8" w14:textId="1CD8F306" w:rsidR="00FA03AF" w:rsidRPr="00F65BAE" w:rsidRDefault="00FA03AF" w:rsidP="00FA03AF">
            <w:pPr>
              <w:rPr>
                <w:rFonts w:asciiTheme="majorHAnsi" w:hAnsiTheme="majorHAnsi" w:cs="Calibri"/>
                <w:b/>
                <w:sz w:val="20"/>
                <w:szCs w:val="20"/>
              </w:rPr>
            </w:pPr>
            <w:r w:rsidRPr="00F65BAE">
              <w:rPr>
                <w:rFonts w:asciiTheme="majorHAnsi" w:hAnsiTheme="majorHAnsi" w:cs="Calibri"/>
                <w:b/>
                <w:sz w:val="20"/>
                <w:szCs w:val="20"/>
              </w:rPr>
              <w:t>Anti-snake venom</w:t>
            </w:r>
          </w:p>
        </w:tc>
        <w:tc>
          <w:tcPr>
            <w:tcW w:w="1170" w:type="dxa"/>
            <w:vAlign w:val="bottom"/>
          </w:tcPr>
          <w:p w14:paraId="276A5957" w14:textId="2D55AF52" w:rsidR="00FA03AF" w:rsidRPr="00F65BAE" w:rsidRDefault="00FA03AF" w:rsidP="00FA03AF">
            <w:pPr>
              <w:jc w:val="center"/>
              <w:rPr>
                <w:rFonts w:asciiTheme="majorHAnsi" w:hAnsiTheme="majorHAnsi"/>
                <w:sz w:val="20"/>
              </w:rPr>
            </w:pPr>
            <w:r w:rsidRPr="00F65BAE">
              <w:rPr>
                <w:rFonts w:asciiTheme="majorHAnsi" w:hAnsiTheme="majorHAnsi"/>
                <w:sz w:val="20"/>
              </w:rPr>
              <w:t>|___|</w:t>
            </w:r>
          </w:p>
        </w:tc>
      </w:tr>
      <w:tr w:rsidR="00F65BAE" w:rsidRPr="00F65BAE" w14:paraId="18FD097D" w14:textId="77777777" w:rsidTr="00FA03AF">
        <w:trPr>
          <w:trHeight w:val="242"/>
        </w:trPr>
        <w:tc>
          <w:tcPr>
            <w:tcW w:w="917" w:type="dxa"/>
            <w:vAlign w:val="bottom"/>
          </w:tcPr>
          <w:p w14:paraId="10C9C3AB" w14:textId="793CFCA4" w:rsidR="00BB6E3E" w:rsidRPr="00F65BAE" w:rsidRDefault="00BB6E3E" w:rsidP="00BB6E3E">
            <w:pPr>
              <w:widowControl w:val="0"/>
              <w:tabs>
                <w:tab w:val="center" w:pos="342"/>
                <w:tab w:val="right" w:pos="684"/>
              </w:tabs>
              <w:autoSpaceDE w:val="0"/>
              <w:autoSpaceDN w:val="0"/>
              <w:adjustRightInd w:val="0"/>
              <w:rPr>
                <w:rFonts w:asciiTheme="majorHAnsi" w:hAnsiTheme="majorHAnsi"/>
                <w:b/>
                <w:sz w:val="20"/>
              </w:rPr>
            </w:pPr>
            <w:r w:rsidRPr="00F65BAE">
              <w:rPr>
                <w:rFonts w:asciiTheme="majorHAnsi" w:hAnsiTheme="majorHAnsi"/>
                <w:b/>
                <w:sz w:val="20"/>
              </w:rPr>
              <w:t>Q68c</w:t>
            </w:r>
          </w:p>
        </w:tc>
        <w:tc>
          <w:tcPr>
            <w:tcW w:w="5566" w:type="dxa"/>
            <w:gridSpan w:val="4"/>
          </w:tcPr>
          <w:p w14:paraId="27642787" w14:textId="65EF0F54" w:rsidR="00BB6E3E" w:rsidRPr="00F65BAE" w:rsidRDefault="001B2BD8" w:rsidP="00BB6E3E">
            <w:pPr>
              <w:widowControl w:val="0"/>
              <w:autoSpaceDE w:val="0"/>
              <w:autoSpaceDN w:val="0"/>
              <w:adjustRightInd w:val="0"/>
              <w:rPr>
                <w:rFonts w:asciiTheme="majorHAnsi" w:hAnsiTheme="majorHAnsi" w:cs="Calibri"/>
                <w:b/>
                <w:sz w:val="20"/>
                <w:szCs w:val="20"/>
              </w:rPr>
            </w:pPr>
            <w:r w:rsidRPr="00F65BAE">
              <w:rPr>
                <w:rFonts w:asciiTheme="majorHAnsi" w:hAnsiTheme="majorHAnsi" w:cs="Calibri"/>
                <w:b/>
                <w:sz w:val="20"/>
                <w:szCs w:val="20"/>
              </w:rPr>
              <w:t>Rotavirus vaccine</w:t>
            </w:r>
          </w:p>
        </w:tc>
        <w:tc>
          <w:tcPr>
            <w:tcW w:w="990" w:type="dxa"/>
            <w:gridSpan w:val="2"/>
            <w:vAlign w:val="bottom"/>
          </w:tcPr>
          <w:p w14:paraId="484D268E" w14:textId="1E32EF4F" w:rsidR="00BB6E3E" w:rsidRPr="00F65BAE" w:rsidRDefault="00BB6E3E" w:rsidP="00BB6E3E">
            <w:pPr>
              <w:widowControl w:val="0"/>
              <w:autoSpaceDE w:val="0"/>
              <w:autoSpaceDN w:val="0"/>
              <w:adjustRightInd w:val="0"/>
              <w:jc w:val="center"/>
              <w:rPr>
                <w:rFonts w:asciiTheme="majorHAnsi" w:hAnsiTheme="majorHAnsi"/>
                <w:sz w:val="20"/>
              </w:rPr>
            </w:pPr>
            <w:r w:rsidRPr="00F65BAE">
              <w:rPr>
                <w:rFonts w:asciiTheme="majorHAnsi" w:hAnsiTheme="majorHAnsi"/>
                <w:sz w:val="20"/>
              </w:rPr>
              <w:t>|___|</w:t>
            </w:r>
          </w:p>
        </w:tc>
        <w:tc>
          <w:tcPr>
            <w:tcW w:w="915" w:type="dxa"/>
            <w:gridSpan w:val="2"/>
            <w:vAlign w:val="bottom"/>
          </w:tcPr>
          <w:p w14:paraId="52CCFE7C" w14:textId="4585017B" w:rsidR="00BB6E3E" w:rsidRPr="00F65BAE" w:rsidRDefault="00BB6E3E" w:rsidP="00BB6E3E">
            <w:pPr>
              <w:widowControl w:val="0"/>
              <w:tabs>
                <w:tab w:val="center" w:pos="342"/>
                <w:tab w:val="right" w:pos="684"/>
              </w:tabs>
              <w:autoSpaceDE w:val="0"/>
              <w:autoSpaceDN w:val="0"/>
              <w:adjustRightInd w:val="0"/>
              <w:rPr>
                <w:rFonts w:asciiTheme="majorHAnsi" w:hAnsiTheme="majorHAnsi"/>
                <w:b/>
                <w:sz w:val="20"/>
              </w:rPr>
            </w:pPr>
            <w:r w:rsidRPr="00F65BAE">
              <w:rPr>
                <w:rFonts w:asciiTheme="majorHAnsi" w:hAnsiTheme="majorHAnsi"/>
                <w:b/>
                <w:sz w:val="20"/>
              </w:rPr>
              <w:t>Q68d</w:t>
            </w:r>
          </w:p>
        </w:tc>
        <w:tc>
          <w:tcPr>
            <w:tcW w:w="4680" w:type="dxa"/>
            <w:gridSpan w:val="7"/>
          </w:tcPr>
          <w:p w14:paraId="1D4BC047" w14:textId="4E05AA13" w:rsidR="00BB6E3E" w:rsidRPr="00F65BAE" w:rsidRDefault="00BB6E3E" w:rsidP="00BB6E3E">
            <w:pPr>
              <w:rPr>
                <w:rFonts w:asciiTheme="majorHAnsi" w:hAnsiTheme="majorHAnsi" w:cs="Calibri"/>
                <w:b/>
                <w:sz w:val="20"/>
                <w:szCs w:val="20"/>
              </w:rPr>
            </w:pPr>
            <w:r w:rsidRPr="00F65BAE">
              <w:rPr>
                <w:rFonts w:asciiTheme="majorHAnsi" w:hAnsiTheme="majorHAnsi" w:cs="Calibri"/>
                <w:b/>
                <w:sz w:val="20"/>
                <w:szCs w:val="20"/>
              </w:rPr>
              <w:t>Vitamin K injection</w:t>
            </w:r>
          </w:p>
        </w:tc>
        <w:tc>
          <w:tcPr>
            <w:tcW w:w="1170" w:type="dxa"/>
            <w:vAlign w:val="bottom"/>
          </w:tcPr>
          <w:p w14:paraId="7E1C267A" w14:textId="05723E4F" w:rsidR="00BB6E3E" w:rsidRPr="00F65BAE" w:rsidRDefault="00BB6E3E" w:rsidP="00BB6E3E">
            <w:pPr>
              <w:jc w:val="center"/>
              <w:rPr>
                <w:rFonts w:asciiTheme="majorHAnsi" w:hAnsiTheme="majorHAnsi"/>
                <w:sz w:val="20"/>
              </w:rPr>
            </w:pPr>
            <w:r w:rsidRPr="00F65BAE">
              <w:rPr>
                <w:rFonts w:asciiTheme="majorHAnsi" w:hAnsiTheme="majorHAnsi"/>
                <w:sz w:val="20"/>
              </w:rPr>
              <w:t>|___|</w:t>
            </w:r>
          </w:p>
        </w:tc>
      </w:tr>
      <w:tr w:rsidR="00BB6E3E" w:rsidRPr="00B43262" w14:paraId="22C27DEE" w14:textId="77777777" w:rsidTr="00D43915">
        <w:trPr>
          <w:trHeight w:val="620"/>
        </w:trPr>
        <w:tc>
          <w:tcPr>
            <w:tcW w:w="14238" w:type="dxa"/>
            <w:gridSpan w:val="17"/>
            <w:tcBorders>
              <w:bottom w:val="single" w:sz="4" w:space="0" w:color="auto"/>
            </w:tcBorders>
          </w:tcPr>
          <w:p w14:paraId="27A5E803" w14:textId="77777777" w:rsidR="00BB6E3E" w:rsidRPr="00B43262" w:rsidRDefault="00BB6E3E" w:rsidP="00BB6E3E">
            <w:pPr>
              <w:rPr>
                <w:rFonts w:asciiTheme="majorHAnsi" w:hAnsiTheme="majorHAnsi"/>
                <w:b/>
                <w:bCs/>
              </w:rPr>
            </w:pPr>
            <w:r w:rsidRPr="00B43262">
              <w:rPr>
                <w:rFonts w:asciiTheme="majorHAnsi" w:hAnsiTheme="majorHAnsi" w:cs="Calibri"/>
                <w:b/>
                <w:i/>
                <w:color w:val="000000"/>
              </w:rPr>
              <w:t xml:space="preserve">I would like to know if the following items for immunization are available in this service area today. For each item, please tell me if it is available today. </w:t>
            </w:r>
            <w:r w:rsidRPr="00B43262">
              <w:rPr>
                <w:rFonts w:asciiTheme="majorHAnsi" w:hAnsiTheme="majorHAnsi" w:cs="Calibri"/>
                <w:b/>
                <w:bCs/>
                <w:i/>
                <w:color w:val="000000"/>
              </w:rPr>
              <w:t xml:space="preserve">ASK TO SEE THE ITEMS. </w:t>
            </w:r>
            <w:r w:rsidRPr="00B43262">
              <w:rPr>
                <w:rFonts w:asciiTheme="majorHAnsi" w:hAnsiTheme="majorHAnsi" w:cs="Calibri"/>
                <w:b/>
                <w:i/>
                <w:noProof/>
                <w:color w:val="000000"/>
                <w:lang w:val="en-US"/>
              </w:rPr>
              <w:drawing>
                <wp:inline distT="0" distB="0" distL="0" distR="0" wp14:anchorId="31E1A1DF" wp14:editId="380BC1DA">
                  <wp:extent cx="284480" cy="189865"/>
                  <wp:effectExtent l="0" t="0" r="1270" b="635"/>
                  <wp:docPr id="18" name="Picture 18" descr="MCj0403893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Cj04038930000[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4480" cy="189865"/>
                          </a:xfrm>
                          <a:prstGeom prst="rect">
                            <a:avLst/>
                          </a:prstGeom>
                          <a:noFill/>
                          <a:ln>
                            <a:noFill/>
                          </a:ln>
                        </pic:spPr>
                      </pic:pic>
                    </a:graphicData>
                  </a:graphic>
                </wp:inline>
              </w:drawing>
            </w:r>
            <w:r w:rsidRPr="00B43262">
              <w:rPr>
                <w:rFonts w:asciiTheme="majorHAnsi" w:hAnsiTheme="majorHAnsi"/>
                <w:b/>
                <w:bCs/>
              </w:rPr>
              <w:t>.</w:t>
            </w:r>
          </w:p>
        </w:tc>
      </w:tr>
      <w:tr w:rsidR="00BB6E3E" w:rsidRPr="00B43262" w14:paraId="46006110" w14:textId="77777777" w:rsidTr="00D43915">
        <w:trPr>
          <w:trHeight w:val="332"/>
        </w:trPr>
        <w:tc>
          <w:tcPr>
            <w:tcW w:w="3548" w:type="dxa"/>
            <w:gridSpan w:val="3"/>
            <w:tcBorders>
              <w:top w:val="single" w:sz="4" w:space="0" w:color="auto"/>
              <w:left w:val="single" w:sz="4" w:space="0" w:color="auto"/>
              <w:bottom w:val="single" w:sz="4" w:space="0" w:color="auto"/>
              <w:right w:val="nil"/>
            </w:tcBorders>
            <w:vAlign w:val="center"/>
          </w:tcPr>
          <w:p w14:paraId="1A65C7D7" w14:textId="77777777" w:rsidR="00BB6E3E" w:rsidRPr="00B43262" w:rsidRDefault="00BB6E3E" w:rsidP="00BB6E3E">
            <w:pPr>
              <w:jc w:val="right"/>
              <w:rPr>
                <w:rFonts w:asciiTheme="majorHAnsi" w:hAnsiTheme="majorHAnsi"/>
                <w:sz w:val="16"/>
                <w:szCs w:val="16"/>
              </w:rPr>
            </w:pPr>
            <w:r w:rsidRPr="00B43262">
              <w:rPr>
                <w:rFonts w:asciiTheme="majorHAnsi" w:hAnsiTheme="majorHAnsi"/>
                <w:sz w:val="16"/>
                <w:szCs w:val="16"/>
              </w:rPr>
              <w:t xml:space="preserve">Yes and observed = 1 </w:t>
            </w:r>
          </w:p>
        </w:tc>
        <w:tc>
          <w:tcPr>
            <w:tcW w:w="3556" w:type="dxa"/>
            <w:gridSpan w:val="3"/>
            <w:tcBorders>
              <w:top w:val="single" w:sz="4" w:space="0" w:color="auto"/>
              <w:left w:val="nil"/>
              <w:bottom w:val="single" w:sz="4" w:space="0" w:color="auto"/>
              <w:right w:val="nil"/>
            </w:tcBorders>
            <w:vAlign w:val="center"/>
          </w:tcPr>
          <w:p w14:paraId="4DB0354F" w14:textId="77777777" w:rsidR="00BB6E3E" w:rsidRPr="00B43262" w:rsidRDefault="00BB6E3E" w:rsidP="00BB6E3E">
            <w:pPr>
              <w:jc w:val="right"/>
              <w:rPr>
                <w:rFonts w:asciiTheme="majorHAnsi" w:hAnsiTheme="majorHAnsi"/>
                <w:sz w:val="16"/>
                <w:szCs w:val="16"/>
              </w:rPr>
            </w:pPr>
            <w:r w:rsidRPr="00B43262">
              <w:rPr>
                <w:rFonts w:asciiTheme="majorHAnsi" w:hAnsiTheme="majorHAnsi"/>
                <w:sz w:val="16"/>
                <w:szCs w:val="16"/>
              </w:rPr>
              <w:t xml:space="preserve">Yes but not observed = 2 </w:t>
            </w:r>
          </w:p>
        </w:tc>
        <w:tc>
          <w:tcPr>
            <w:tcW w:w="3569" w:type="dxa"/>
            <w:gridSpan w:val="6"/>
            <w:tcBorders>
              <w:top w:val="single" w:sz="4" w:space="0" w:color="auto"/>
              <w:left w:val="nil"/>
              <w:bottom w:val="single" w:sz="4" w:space="0" w:color="auto"/>
              <w:right w:val="nil"/>
            </w:tcBorders>
            <w:vAlign w:val="center"/>
          </w:tcPr>
          <w:p w14:paraId="7BF9E5FF" w14:textId="77777777" w:rsidR="00BB6E3E" w:rsidRPr="00B43262" w:rsidRDefault="00BB6E3E" w:rsidP="00BB6E3E">
            <w:pPr>
              <w:jc w:val="right"/>
              <w:rPr>
                <w:rFonts w:asciiTheme="majorHAnsi" w:hAnsiTheme="majorHAnsi"/>
                <w:sz w:val="16"/>
                <w:szCs w:val="16"/>
              </w:rPr>
            </w:pPr>
            <w:r w:rsidRPr="00B43262">
              <w:rPr>
                <w:rFonts w:asciiTheme="majorHAnsi" w:hAnsiTheme="majorHAnsi"/>
                <w:sz w:val="16"/>
                <w:szCs w:val="16"/>
              </w:rPr>
              <w:t>No = 3</w:t>
            </w:r>
          </w:p>
        </w:tc>
        <w:tc>
          <w:tcPr>
            <w:tcW w:w="3565" w:type="dxa"/>
            <w:gridSpan w:val="5"/>
            <w:tcBorders>
              <w:top w:val="single" w:sz="4" w:space="0" w:color="auto"/>
              <w:left w:val="nil"/>
              <w:bottom w:val="single" w:sz="4" w:space="0" w:color="auto"/>
              <w:right w:val="single" w:sz="4" w:space="0" w:color="auto"/>
            </w:tcBorders>
            <w:vAlign w:val="bottom"/>
          </w:tcPr>
          <w:p w14:paraId="3CF960B9" w14:textId="77777777" w:rsidR="00BB6E3E" w:rsidRPr="00B43262" w:rsidRDefault="00BB6E3E" w:rsidP="00BB6E3E">
            <w:pPr>
              <w:jc w:val="center"/>
              <w:rPr>
                <w:rFonts w:asciiTheme="majorHAnsi" w:hAnsiTheme="majorHAnsi"/>
              </w:rPr>
            </w:pPr>
          </w:p>
        </w:tc>
      </w:tr>
      <w:tr w:rsidR="00BB6E3E" w:rsidRPr="00B43262" w14:paraId="4EC833D8" w14:textId="77777777" w:rsidTr="00D43915">
        <w:trPr>
          <w:trHeight w:val="537"/>
        </w:trPr>
        <w:tc>
          <w:tcPr>
            <w:tcW w:w="917" w:type="dxa"/>
            <w:tcBorders>
              <w:top w:val="single" w:sz="4" w:space="0" w:color="auto"/>
            </w:tcBorders>
            <w:vAlign w:val="bottom"/>
          </w:tcPr>
          <w:p w14:paraId="17988412" w14:textId="77777777" w:rsidR="00BB6E3E" w:rsidRPr="00B43262" w:rsidDel="007C5034" w:rsidRDefault="00BB6E3E" w:rsidP="00BB6E3E">
            <w:pPr>
              <w:widowControl w:val="0"/>
              <w:tabs>
                <w:tab w:val="center" w:pos="342"/>
                <w:tab w:val="right" w:pos="684"/>
              </w:tabs>
              <w:autoSpaceDE w:val="0"/>
              <w:autoSpaceDN w:val="0"/>
              <w:adjustRightInd w:val="0"/>
              <w:rPr>
                <w:rFonts w:asciiTheme="majorHAnsi" w:hAnsiTheme="majorHAnsi" w:cs="Calibri"/>
                <w:b/>
                <w:sz w:val="20"/>
                <w:szCs w:val="14"/>
              </w:rPr>
            </w:pPr>
            <w:r w:rsidRPr="00B43262">
              <w:rPr>
                <w:rFonts w:asciiTheme="majorHAnsi" w:hAnsiTheme="majorHAnsi"/>
                <w:b/>
                <w:sz w:val="20"/>
              </w:rPr>
              <w:t>Q69.</w:t>
            </w:r>
          </w:p>
        </w:tc>
        <w:tc>
          <w:tcPr>
            <w:tcW w:w="5566" w:type="dxa"/>
            <w:gridSpan w:val="4"/>
            <w:tcBorders>
              <w:top w:val="single" w:sz="4" w:space="0" w:color="auto"/>
            </w:tcBorders>
          </w:tcPr>
          <w:p w14:paraId="510F7789" w14:textId="77777777" w:rsidR="00BB6E3E" w:rsidRPr="00B43262" w:rsidRDefault="00BB6E3E" w:rsidP="00BB6E3E">
            <w:pPr>
              <w:widowControl w:val="0"/>
              <w:autoSpaceDE w:val="0"/>
              <w:autoSpaceDN w:val="0"/>
              <w:adjustRightInd w:val="0"/>
              <w:rPr>
                <w:rFonts w:asciiTheme="majorHAnsi" w:hAnsiTheme="majorHAnsi" w:cs="Calibri"/>
                <w:b/>
                <w:sz w:val="20"/>
                <w:szCs w:val="20"/>
              </w:rPr>
            </w:pPr>
            <w:r w:rsidRPr="00B43262">
              <w:rPr>
                <w:rFonts w:asciiTheme="majorHAnsi" w:hAnsiTheme="majorHAnsi" w:cs="Calibri"/>
                <w:b/>
                <w:color w:val="000000"/>
                <w:szCs w:val="20"/>
              </w:rPr>
              <w:t>Disposable syringes with disposable needles</w:t>
            </w:r>
          </w:p>
        </w:tc>
        <w:tc>
          <w:tcPr>
            <w:tcW w:w="990" w:type="dxa"/>
            <w:gridSpan w:val="2"/>
            <w:tcBorders>
              <w:top w:val="single" w:sz="4" w:space="0" w:color="auto"/>
            </w:tcBorders>
            <w:vAlign w:val="bottom"/>
          </w:tcPr>
          <w:p w14:paraId="5969AA2B" w14:textId="77777777" w:rsidR="00BB6E3E" w:rsidRPr="00B43262" w:rsidRDefault="00BB6E3E" w:rsidP="00BB6E3E">
            <w:pPr>
              <w:widowControl w:val="0"/>
              <w:autoSpaceDE w:val="0"/>
              <w:autoSpaceDN w:val="0"/>
              <w:adjustRightInd w:val="0"/>
              <w:jc w:val="center"/>
              <w:rPr>
                <w:rFonts w:asciiTheme="majorHAnsi" w:hAnsiTheme="majorHAnsi"/>
              </w:rPr>
            </w:pPr>
            <w:r w:rsidRPr="00B43262">
              <w:rPr>
                <w:rFonts w:asciiTheme="majorHAnsi" w:hAnsiTheme="majorHAnsi"/>
              </w:rPr>
              <w:t>|___|</w:t>
            </w:r>
          </w:p>
        </w:tc>
        <w:tc>
          <w:tcPr>
            <w:tcW w:w="900" w:type="dxa"/>
            <w:tcBorders>
              <w:top w:val="single" w:sz="4" w:space="0" w:color="auto"/>
            </w:tcBorders>
            <w:vAlign w:val="bottom"/>
          </w:tcPr>
          <w:p w14:paraId="45B226F0" w14:textId="77777777" w:rsidR="00BB6E3E" w:rsidRPr="00B43262" w:rsidDel="007C5034" w:rsidRDefault="00BB6E3E" w:rsidP="00BB6E3E">
            <w:pPr>
              <w:widowControl w:val="0"/>
              <w:tabs>
                <w:tab w:val="center" w:pos="342"/>
                <w:tab w:val="right" w:pos="684"/>
              </w:tabs>
              <w:autoSpaceDE w:val="0"/>
              <w:autoSpaceDN w:val="0"/>
              <w:adjustRightInd w:val="0"/>
              <w:rPr>
                <w:rFonts w:asciiTheme="majorHAnsi" w:hAnsiTheme="majorHAnsi" w:cs="Calibri"/>
                <w:b/>
                <w:sz w:val="20"/>
                <w:szCs w:val="14"/>
              </w:rPr>
            </w:pPr>
            <w:r w:rsidRPr="00B43262">
              <w:rPr>
                <w:rFonts w:asciiTheme="majorHAnsi" w:hAnsiTheme="majorHAnsi"/>
                <w:b/>
                <w:sz w:val="20"/>
              </w:rPr>
              <w:t>Q70.</w:t>
            </w:r>
          </w:p>
        </w:tc>
        <w:tc>
          <w:tcPr>
            <w:tcW w:w="4695" w:type="dxa"/>
            <w:gridSpan w:val="8"/>
            <w:tcBorders>
              <w:top w:val="single" w:sz="4" w:space="0" w:color="auto"/>
            </w:tcBorders>
          </w:tcPr>
          <w:p w14:paraId="5E8C8D91" w14:textId="77777777" w:rsidR="00BB6E3E" w:rsidRPr="00B43262" w:rsidRDefault="00BB6E3E" w:rsidP="00BB6E3E">
            <w:pPr>
              <w:widowControl w:val="0"/>
              <w:autoSpaceDE w:val="0"/>
              <w:autoSpaceDN w:val="0"/>
              <w:adjustRightInd w:val="0"/>
              <w:rPr>
                <w:rFonts w:asciiTheme="majorHAnsi" w:hAnsiTheme="majorHAnsi" w:cs="Calibri"/>
                <w:sz w:val="20"/>
                <w:szCs w:val="14"/>
              </w:rPr>
            </w:pPr>
            <w:r w:rsidRPr="00B43262">
              <w:rPr>
                <w:rFonts w:asciiTheme="majorHAnsi" w:hAnsiTheme="majorHAnsi" w:cs="Calibri"/>
                <w:b/>
                <w:color w:val="000000"/>
                <w:szCs w:val="20"/>
              </w:rPr>
              <w:t>Vaccine carrier(s)</w:t>
            </w:r>
          </w:p>
        </w:tc>
        <w:tc>
          <w:tcPr>
            <w:tcW w:w="1170" w:type="dxa"/>
            <w:tcBorders>
              <w:top w:val="single" w:sz="4" w:space="0" w:color="auto"/>
            </w:tcBorders>
            <w:vAlign w:val="bottom"/>
          </w:tcPr>
          <w:p w14:paraId="511FDF59" w14:textId="77777777" w:rsidR="00BB6E3E" w:rsidRPr="00B43262" w:rsidRDefault="00BB6E3E" w:rsidP="00BB6E3E">
            <w:pPr>
              <w:jc w:val="center"/>
              <w:rPr>
                <w:rFonts w:asciiTheme="majorHAnsi" w:hAnsiTheme="majorHAnsi"/>
              </w:rPr>
            </w:pPr>
            <w:r w:rsidRPr="00B43262">
              <w:rPr>
                <w:rFonts w:asciiTheme="majorHAnsi" w:hAnsiTheme="majorHAnsi"/>
              </w:rPr>
              <w:t>|___|</w:t>
            </w:r>
          </w:p>
        </w:tc>
      </w:tr>
      <w:tr w:rsidR="00BB6E3E" w:rsidRPr="00B43262" w14:paraId="6F7CAD16" w14:textId="77777777" w:rsidTr="00D43915">
        <w:trPr>
          <w:trHeight w:val="485"/>
        </w:trPr>
        <w:tc>
          <w:tcPr>
            <w:tcW w:w="917" w:type="dxa"/>
            <w:vAlign w:val="bottom"/>
          </w:tcPr>
          <w:p w14:paraId="7179CF7D" w14:textId="77777777" w:rsidR="00BB6E3E" w:rsidRPr="00B43262" w:rsidDel="007C5034" w:rsidRDefault="00BB6E3E" w:rsidP="00BB6E3E">
            <w:pPr>
              <w:widowControl w:val="0"/>
              <w:tabs>
                <w:tab w:val="center" w:pos="342"/>
                <w:tab w:val="right" w:pos="684"/>
              </w:tabs>
              <w:autoSpaceDE w:val="0"/>
              <w:autoSpaceDN w:val="0"/>
              <w:adjustRightInd w:val="0"/>
              <w:rPr>
                <w:rFonts w:asciiTheme="majorHAnsi" w:hAnsiTheme="majorHAnsi" w:cs="Calibri"/>
                <w:b/>
                <w:sz w:val="20"/>
                <w:szCs w:val="14"/>
              </w:rPr>
            </w:pPr>
            <w:r w:rsidRPr="00B43262">
              <w:rPr>
                <w:rFonts w:asciiTheme="majorHAnsi" w:hAnsiTheme="majorHAnsi"/>
                <w:b/>
                <w:sz w:val="20"/>
              </w:rPr>
              <w:t>Q71.</w:t>
            </w:r>
          </w:p>
        </w:tc>
        <w:tc>
          <w:tcPr>
            <w:tcW w:w="5566" w:type="dxa"/>
            <w:gridSpan w:val="4"/>
          </w:tcPr>
          <w:p w14:paraId="6919EF6F" w14:textId="77777777" w:rsidR="00BB6E3E" w:rsidRPr="00B43262" w:rsidRDefault="00BB6E3E" w:rsidP="00BB6E3E">
            <w:pPr>
              <w:widowControl w:val="0"/>
              <w:autoSpaceDE w:val="0"/>
              <w:autoSpaceDN w:val="0"/>
              <w:adjustRightInd w:val="0"/>
              <w:rPr>
                <w:rFonts w:asciiTheme="majorHAnsi" w:hAnsiTheme="majorHAnsi" w:cs="Calibri"/>
                <w:b/>
                <w:sz w:val="20"/>
                <w:szCs w:val="20"/>
              </w:rPr>
            </w:pPr>
            <w:r w:rsidRPr="00B43262">
              <w:rPr>
                <w:rFonts w:asciiTheme="majorHAnsi" w:hAnsiTheme="majorHAnsi" w:cs="Calibri"/>
                <w:b/>
                <w:color w:val="000000"/>
                <w:szCs w:val="20"/>
              </w:rPr>
              <w:t>Auto-disable syringes</w:t>
            </w:r>
          </w:p>
        </w:tc>
        <w:tc>
          <w:tcPr>
            <w:tcW w:w="990" w:type="dxa"/>
            <w:gridSpan w:val="2"/>
            <w:vAlign w:val="bottom"/>
          </w:tcPr>
          <w:p w14:paraId="23036D70" w14:textId="77777777" w:rsidR="00BB6E3E" w:rsidRPr="00B43262" w:rsidRDefault="00BB6E3E" w:rsidP="00BB6E3E">
            <w:pPr>
              <w:widowControl w:val="0"/>
              <w:autoSpaceDE w:val="0"/>
              <w:autoSpaceDN w:val="0"/>
              <w:adjustRightInd w:val="0"/>
              <w:jc w:val="center"/>
              <w:rPr>
                <w:rFonts w:asciiTheme="majorHAnsi" w:hAnsiTheme="majorHAnsi"/>
              </w:rPr>
            </w:pPr>
            <w:r w:rsidRPr="00B43262">
              <w:rPr>
                <w:rFonts w:asciiTheme="majorHAnsi" w:hAnsiTheme="majorHAnsi"/>
              </w:rPr>
              <w:t>|___|</w:t>
            </w:r>
          </w:p>
        </w:tc>
        <w:tc>
          <w:tcPr>
            <w:tcW w:w="900" w:type="dxa"/>
            <w:vMerge w:val="restart"/>
            <w:vAlign w:val="bottom"/>
          </w:tcPr>
          <w:p w14:paraId="558A1BAE" w14:textId="77777777" w:rsidR="00BB6E3E" w:rsidRPr="00B43262" w:rsidDel="007C5034" w:rsidRDefault="00BB6E3E" w:rsidP="00BB6E3E">
            <w:pPr>
              <w:widowControl w:val="0"/>
              <w:tabs>
                <w:tab w:val="center" w:pos="342"/>
                <w:tab w:val="right" w:pos="684"/>
              </w:tabs>
              <w:autoSpaceDE w:val="0"/>
              <w:autoSpaceDN w:val="0"/>
              <w:adjustRightInd w:val="0"/>
              <w:rPr>
                <w:rFonts w:asciiTheme="majorHAnsi" w:hAnsiTheme="majorHAnsi" w:cs="Calibri"/>
                <w:b/>
                <w:sz w:val="20"/>
                <w:szCs w:val="14"/>
              </w:rPr>
            </w:pPr>
            <w:r w:rsidRPr="00B43262">
              <w:rPr>
                <w:rFonts w:asciiTheme="majorHAnsi" w:hAnsiTheme="majorHAnsi"/>
                <w:b/>
                <w:sz w:val="20"/>
              </w:rPr>
              <w:t>Q72.</w:t>
            </w:r>
          </w:p>
        </w:tc>
        <w:tc>
          <w:tcPr>
            <w:tcW w:w="4695" w:type="dxa"/>
            <w:gridSpan w:val="8"/>
            <w:vMerge w:val="restart"/>
          </w:tcPr>
          <w:p w14:paraId="2E54D2AE" w14:textId="77777777" w:rsidR="00BB6E3E" w:rsidRPr="00B43262" w:rsidRDefault="00BB6E3E" w:rsidP="00BB6E3E">
            <w:pPr>
              <w:widowControl w:val="0"/>
              <w:autoSpaceDE w:val="0"/>
              <w:autoSpaceDN w:val="0"/>
              <w:adjustRightInd w:val="0"/>
              <w:rPr>
                <w:rFonts w:asciiTheme="majorHAnsi" w:hAnsiTheme="majorHAnsi" w:cs="Calibri"/>
                <w:b/>
                <w:color w:val="000000"/>
                <w:szCs w:val="20"/>
              </w:rPr>
            </w:pPr>
            <w:r w:rsidRPr="00B43262">
              <w:rPr>
                <w:rFonts w:asciiTheme="majorHAnsi" w:hAnsiTheme="majorHAnsi" w:cs="Calibri"/>
                <w:b/>
                <w:color w:val="000000"/>
                <w:szCs w:val="20"/>
              </w:rPr>
              <w:t xml:space="preserve">Set of ice packs for vaccine carriers </w:t>
            </w:r>
          </w:p>
          <w:p w14:paraId="07232958" w14:textId="77777777" w:rsidR="00BB6E3E" w:rsidRPr="00B43262" w:rsidRDefault="00BB6E3E" w:rsidP="00BB6E3E">
            <w:pPr>
              <w:widowControl w:val="0"/>
              <w:autoSpaceDE w:val="0"/>
              <w:autoSpaceDN w:val="0"/>
              <w:adjustRightInd w:val="0"/>
              <w:rPr>
                <w:rFonts w:asciiTheme="majorHAnsi" w:hAnsiTheme="majorHAnsi" w:cs="Calibri"/>
                <w:sz w:val="20"/>
                <w:szCs w:val="14"/>
              </w:rPr>
            </w:pPr>
            <w:r w:rsidRPr="00B43262">
              <w:rPr>
                <w:rFonts w:asciiTheme="majorHAnsi" w:hAnsiTheme="majorHAnsi" w:cs="Calibri"/>
                <w:b/>
                <w:color w:val="000000"/>
                <w:szCs w:val="20"/>
              </w:rPr>
              <w:t>(</w:t>
            </w:r>
            <w:r w:rsidRPr="00B43262">
              <w:rPr>
                <w:rFonts w:asciiTheme="majorHAnsi" w:hAnsiTheme="majorHAnsi" w:cs="Calibri"/>
                <w:b/>
                <w:color w:val="000000"/>
                <w:szCs w:val="20"/>
                <w:u w:val="single"/>
              </w:rPr>
              <w:t>Note</w:t>
            </w:r>
            <w:r w:rsidRPr="00B43262">
              <w:rPr>
                <w:rFonts w:asciiTheme="majorHAnsi" w:hAnsiTheme="majorHAnsi" w:cs="Calibri"/>
                <w:b/>
                <w:color w:val="000000"/>
                <w:szCs w:val="20"/>
              </w:rPr>
              <w:t>: 4-5 ice packs make one set)</w:t>
            </w:r>
          </w:p>
        </w:tc>
        <w:tc>
          <w:tcPr>
            <w:tcW w:w="1170" w:type="dxa"/>
            <w:vMerge w:val="restart"/>
            <w:vAlign w:val="bottom"/>
          </w:tcPr>
          <w:p w14:paraId="6AF5B70F" w14:textId="77777777" w:rsidR="00BB6E3E" w:rsidRPr="00B43262" w:rsidRDefault="00BB6E3E" w:rsidP="00BB6E3E">
            <w:pPr>
              <w:jc w:val="center"/>
              <w:rPr>
                <w:rFonts w:asciiTheme="majorHAnsi" w:hAnsiTheme="majorHAnsi"/>
              </w:rPr>
            </w:pPr>
            <w:r w:rsidRPr="00B43262">
              <w:rPr>
                <w:rFonts w:asciiTheme="majorHAnsi" w:hAnsiTheme="majorHAnsi"/>
              </w:rPr>
              <w:t>|___|</w:t>
            </w:r>
          </w:p>
        </w:tc>
      </w:tr>
      <w:tr w:rsidR="00BB6E3E" w:rsidRPr="00B43262" w14:paraId="7A3082AB" w14:textId="77777777" w:rsidTr="00D43915">
        <w:trPr>
          <w:trHeight w:val="395"/>
        </w:trPr>
        <w:tc>
          <w:tcPr>
            <w:tcW w:w="917" w:type="dxa"/>
            <w:vAlign w:val="bottom"/>
          </w:tcPr>
          <w:p w14:paraId="1D0921E6" w14:textId="77777777" w:rsidR="00BB6E3E" w:rsidRPr="00B43262" w:rsidDel="007C5034" w:rsidRDefault="00BB6E3E" w:rsidP="00BB6E3E">
            <w:pPr>
              <w:widowControl w:val="0"/>
              <w:tabs>
                <w:tab w:val="center" w:pos="342"/>
                <w:tab w:val="right" w:pos="684"/>
              </w:tabs>
              <w:autoSpaceDE w:val="0"/>
              <w:autoSpaceDN w:val="0"/>
              <w:adjustRightInd w:val="0"/>
              <w:rPr>
                <w:rFonts w:asciiTheme="majorHAnsi" w:hAnsiTheme="majorHAnsi" w:cs="Calibri"/>
                <w:b/>
                <w:sz w:val="20"/>
                <w:szCs w:val="14"/>
              </w:rPr>
            </w:pPr>
            <w:r w:rsidRPr="00B43262">
              <w:rPr>
                <w:rFonts w:asciiTheme="majorHAnsi" w:hAnsiTheme="majorHAnsi"/>
                <w:b/>
                <w:sz w:val="20"/>
              </w:rPr>
              <w:t>Q73.</w:t>
            </w:r>
          </w:p>
        </w:tc>
        <w:tc>
          <w:tcPr>
            <w:tcW w:w="5566" w:type="dxa"/>
            <w:gridSpan w:val="4"/>
          </w:tcPr>
          <w:p w14:paraId="0266469B" w14:textId="77777777" w:rsidR="00BB6E3E" w:rsidRPr="00B43262" w:rsidRDefault="00BB6E3E" w:rsidP="00BB6E3E">
            <w:pPr>
              <w:widowControl w:val="0"/>
              <w:autoSpaceDE w:val="0"/>
              <w:autoSpaceDN w:val="0"/>
              <w:adjustRightInd w:val="0"/>
              <w:rPr>
                <w:rFonts w:asciiTheme="majorHAnsi" w:hAnsiTheme="majorHAnsi" w:cs="Calibri"/>
                <w:b/>
                <w:sz w:val="20"/>
                <w:szCs w:val="20"/>
              </w:rPr>
            </w:pPr>
            <w:r w:rsidRPr="00B43262">
              <w:rPr>
                <w:rFonts w:asciiTheme="majorHAnsi" w:hAnsiTheme="majorHAnsi" w:cs="Calibri"/>
                <w:b/>
                <w:color w:val="000000"/>
                <w:szCs w:val="20"/>
              </w:rPr>
              <w:t>Sharps container (Safety Boxes)</w:t>
            </w:r>
          </w:p>
        </w:tc>
        <w:tc>
          <w:tcPr>
            <w:tcW w:w="990" w:type="dxa"/>
            <w:gridSpan w:val="2"/>
            <w:vAlign w:val="bottom"/>
          </w:tcPr>
          <w:p w14:paraId="28AF57D1" w14:textId="77777777" w:rsidR="00BB6E3E" w:rsidRPr="00B43262" w:rsidRDefault="00BB6E3E" w:rsidP="00BB6E3E">
            <w:pPr>
              <w:widowControl w:val="0"/>
              <w:autoSpaceDE w:val="0"/>
              <w:autoSpaceDN w:val="0"/>
              <w:adjustRightInd w:val="0"/>
              <w:jc w:val="center"/>
              <w:rPr>
                <w:rFonts w:asciiTheme="majorHAnsi" w:hAnsiTheme="majorHAnsi"/>
              </w:rPr>
            </w:pPr>
            <w:r w:rsidRPr="00B43262">
              <w:rPr>
                <w:rFonts w:asciiTheme="majorHAnsi" w:hAnsiTheme="majorHAnsi"/>
              </w:rPr>
              <w:t>|___|</w:t>
            </w:r>
          </w:p>
        </w:tc>
        <w:tc>
          <w:tcPr>
            <w:tcW w:w="900" w:type="dxa"/>
            <w:vMerge/>
            <w:vAlign w:val="center"/>
          </w:tcPr>
          <w:p w14:paraId="69C8A68C" w14:textId="77777777" w:rsidR="00BB6E3E" w:rsidRPr="00B43262" w:rsidRDefault="00BB6E3E" w:rsidP="00BB6E3E">
            <w:pPr>
              <w:widowControl w:val="0"/>
              <w:autoSpaceDE w:val="0"/>
              <w:autoSpaceDN w:val="0"/>
              <w:adjustRightInd w:val="0"/>
              <w:rPr>
                <w:rFonts w:asciiTheme="majorHAnsi" w:hAnsiTheme="majorHAnsi" w:cs="Calibri"/>
                <w:sz w:val="18"/>
                <w:szCs w:val="14"/>
              </w:rPr>
            </w:pPr>
          </w:p>
        </w:tc>
        <w:tc>
          <w:tcPr>
            <w:tcW w:w="4695" w:type="dxa"/>
            <w:gridSpan w:val="8"/>
            <w:vMerge/>
            <w:vAlign w:val="center"/>
          </w:tcPr>
          <w:p w14:paraId="51AA2D7D" w14:textId="77777777" w:rsidR="00BB6E3E" w:rsidRPr="00B43262" w:rsidRDefault="00BB6E3E" w:rsidP="00BB6E3E">
            <w:pPr>
              <w:widowControl w:val="0"/>
              <w:autoSpaceDE w:val="0"/>
              <w:autoSpaceDN w:val="0"/>
              <w:adjustRightInd w:val="0"/>
              <w:rPr>
                <w:rFonts w:asciiTheme="majorHAnsi" w:hAnsiTheme="majorHAnsi" w:cs="Calibri"/>
                <w:sz w:val="18"/>
                <w:szCs w:val="14"/>
              </w:rPr>
            </w:pPr>
          </w:p>
        </w:tc>
        <w:tc>
          <w:tcPr>
            <w:tcW w:w="1170" w:type="dxa"/>
            <w:vMerge/>
            <w:vAlign w:val="bottom"/>
          </w:tcPr>
          <w:p w14:paraId="089FEC14" w14:textId="77777777" w:rsidR="00BB6E3E" w:rsidRPr="00B43262" w:rsidRDefault="00BB6E3E" w:rsidP="00BB6E3E">
            <w:pPr>
              <w:jc w:val="center"/>
              <w:rPr>
                <w:rFonts w:asciiTheme="majorHAnsi" w:hAnsiTheme="majorHAnsi"/>
              </w:rPr>
            </w:pPr>
          </w:p>
        </w:tc>
      </w:tr>
      <w:tr w:rsidR="00BB6E3E" w:rsidRPr="00B43262" w14:paraId="23F832F2" w14:textId="77777777" w:rsidTr="00D43915">
        <w:trPr>
          <w:trHeight w:val="701"/>
        </w:trPr>
        <w:tc>
          <w:tcPr>
            <w:tcW w:w="917" w:type="dxa"/>
            <w:vAlign w:val="bottom"/>
          </w:tcPr>
          <w:p w14:paraId="3211DE4C" w14:textId="77777777" w:rsidR="00BB6E3E" w:rsidRPr="00B43262" w:rsidDel="007C5034" w:rsidRDefault="00BB6E3E" w:rsidP="00BB6E3E">
            <w:pPr>
              <w:widowControl w:val="0"/>
              <w:tabs>
                <w:tab w:val="center" w:pos="342"/>
                <w:tab w:val="right" w:pos="684"/>
              </w:tabs>
              <w:autoSpaceDE w:val="0"/>
              <w:autoSpaceDN w:val="0"/>
              <w:adjustRightInd w:val="0"/>
              <w:rPr>
                <w:rFonts w:asciiTheme="majorHAnsi" w:hAnsiTheme="majorHAnsi" w:cs="Calibri"/>
                <w:b/>
                <w:sz w:val="20"/>
                <w:szCs w:val="14"/>
              </w:rPr>
            </w:pPr>
            <w:bookmarkStart w:id="33" w:name="_Ref378671991"/>
            <w:r w:rsidRPr="00B43262">
              <w:rPr>
                <w:rFonts w:asciiTheme="majorHAnsi" w:hAnsiTheme="majorHAnsi"/>
                <w:b/>
                <w:sz w:val="20"/>
              </w:rPr>
              <w:t>Q74.</w:t>
            </w:r>
            <w:bookmarkEnd w:id="33"/>
          </w:p>
        </w:tc>
        <w:tc>
          <w:tcPr>
            <w:tcW w:w="7821" w:type="dxa"/>
            <w:gridSpan w:val="9"/>
            <w:tcBorders>
              <w:right w:val="single" w:sz="4" w:space="0" w:color="000000"/>
            </w:tcBorders>
          </w:tcPr>
          <w:p w14:paraId="7289CCF8" w14:textId="77777777" w:rsidR="00BB6E3E" w:rsidRPr="00B43262" w:rsidRDefault="00BB6E3E" w:rsidP="00BB6E3E">
            <w:pPr>
              <w:widowControl w:val="0"/>
              <w:autoSpaceDE w:val="0"/>
              <w:autoSpaceDN w:val="0"/>
              <w:adjustRightInd w:val="0"/>
              <w:rPr>
                <w:rFonts w:asciiTheme="majorHAnsi" w:hAnsiTheme="majorHAnsi" w:cs="Calibri"/>
                <w:b/>
                <w:color w:val="000000"/>
                <w:szCs w:val="20"/>
              </w:rPr>
            </w:pPr>
            <w:r w:rsidRPr="00B43262">
              <w:rPr>
                <w:rFonts w:asciiTheme="majorHAnsi" w:hAnsiTheme="majorHAnsi" w:cs="Calibri"/>
                <w:b/>
                <w:color w:val="000000"/>
                <w:szCs w:val="20"/>
              </w:rPr>
              <w:t>If there is no storage at the facility, are this facility’s vaccines stored at another facility (and picked up when vaccine services are being provided)?</w:t>
            </w:r>
          </w:p>
        </w:tc>
        <w:tc>
          <w:tcPr>
            <w:tcW w:w="2165" w:type="dxa"/>
            <w:gridSpan w:val="3"/>
            <w:tcBorders>
              <w:top w:val="single" w:sz="4" w:space="0" w:color="000000"/>
              <w:left w:val="single" w:sz="4" w:space="0" w:color="000000"/>
              <w:bottom w:val="single" w:sz="4" w:space="0" w:color="auto"/>
              <w:right w:val="nil"/>
            </w:tcBorders>
            <w:vAlign w:val="center"/>
          </w:tcPr>
          <w:p w14:paraId="2B892B40" w14:textId="77777777" w:rsidR="00BB6E3E" w:rsidRPr="00B43262" w:rsidRDefault="00BB6E3E" w:rsidP="00BB6E3E">
            <w:pPr>
              <w:jc w:val="right"/>
              <w:rPr>
                <w:rFonts w:asciiTheme="majorHAnsi" w:hAnsiTheme="majorHAnsi"/>
                <w:sz w:val="16"/>
                <w:szCs w:val="16"/>
              </w:rPr>
            </w:pPr>
          </w:p>
        </w:tc>
        <w:tc>
          <w:tcPr>
            <w:tcW w:w="2165" w:type="dxa"/>
            <w:gridSpan w:val="3"/>
            <w:tcBorders>
              <w:top w:val="single" w:sz="4" w:space="0" w:color="000000"/>
              <w:left w:val="nil"/>
              <w:bottom w:val="single" w:sz="4" w:space="0" w:color="auto"/>
              <w:right w:val="single" w:sz="4" w:space="0" w:color="000000"/>
            </w:tcBorders>
            <w:vAlign w:val="center"/>
          </w:tcPr>
          <w:p w14:paraId="484CF21E" w14:textId="77777777" w:rsidR="00BB6E3E" w:rsidRPr="00B43262" w:rsidRDefault="00BB6E3E" w:rsidP="00BB6E3E">
            <w:pPr>
              <w:jc w:val="right"/>
              <w:rPr>
                <w:rFonts w:asciiTheme="majorHAnsi" w:hAnsiTheme="majorHAnsi"/>
                <w:sz w:val="16"/>
                <w:szCs w:val="16"/>
              </w:rPr>
            </w:pPr>
            <w:r w:rsidRPr="00B43262">
              <w:rPr>
                <w:rFonts w:asciiTheme="majorHAnsi" w:hAnsiTheme="majorHAnsi"/>
                <w:sz w:val="16"/>
                <w:szCs w:val="16"/>
              </w:rPr>
              <w:t>Yes = 1</w:t>
            </w:r>
          </w:p>
          <w:p w14:paraId="4AF147C2" w14:textId="77777777" w:rsidR="00BB6E3E" w:rsidRPr="00B43262" w:rsidRDefault="00BB6E3E" w:rsidP="00BB6E3E">
            <w:pPr>
              <w:jc w:val="right"/>
              <w:rPr>
                <w:rFonts w:asciiTheme="majorHAnsi" w:hAnsiTheme="majorHAnsi"/>
                <w:sz w:val="16"/>
                <w:szCs w:val="16"/>
              </w:rPr>
            </w:pPr>
            <w:r w:rsidRPr="00B43262">
              <w:rPr>
                <w:rFonts w:asciiTheme="majorHAnsi" w:hAnsiTheme="majorHAnsi"/>
                <w:sz w:val="16"/>
                <w:szCs w:val="16"/>
              </w:rPr>
              <w:t>No = 2</w:t>
            </w:r>
          </w:p>
        </w:tc>
        <w:tc>
          <w:tcPr>
            <w:tcW w:w="1170" w:type="dxa"/>
            <w:tcBorders>
              <w:left w:val="single" w:sz="4" w:space="0" w:color="000000"/>
            </w:tcBorders>
            <w:vAlign w:val="bottom"/>
          </w:tcPr>
          <w:p w14:paraId="255AB5AB" w14:textId="77777777" w:rsidR="00BB6E3E" w:rsidRPr="00B43262" w:rsidRDefault="00BB6E3E" w:rsidP="00BB6E3E">
            <w:pPr>
              <w:jc w:val="center"/>
              <w:rPr>
                <w:rFonts w:asciiTheme="majorHAnsi" w:hAnsiTheme="majorHAnsi"/>
              </w:rPr>
            </w:pPr>
            <w:r w:rsidRPr="00B43262">
              <w:rPr>
                <w:rFonts w:asciiTheme="majorHAnsi" w:hAnsiTheme="majorHAnsi"/>
              </w:rPr>
              <w:t>|___|</w:t>
            </w:r>
          </w:p>
        </w:tc>
      </w:tr>
    </w:tbl>
    <w:p w14:paraId="03C72EE2" w14:textId="77777777" w:rsidR="0041417B" w:rsidRPr="00B43262" w:rsidRDefault="0041417B" w:rsidP="0041417B">
      <w:pPr>
        <w:rPr>
          <w:rFonts w:asciiTheme="majorHAnsi" w:hAnsiTheme="majorHAnsi"/>
          <w:b/>
          <w:bCs/>
        </w:rPr>
      </w:pPr>
    </w:p>
    <w:p w14:paraId="0B5E33BA" w14:textId="77777777" w:rsidR="00210CF3" w:rsidRPr="00B43262" w:rsidRDefault="00210CF3"/>
    <w:sectPr w:rsidR="00210CF3" w:rsidRPr="00B43262" w:rsidSect="00D43915">
      <w:pgSz w:w="15840" w:h="12240" w:orient="landscape"/>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30" w:author="Ashis Das" w:date="2018-04-08T09:12:00Z" w:initials="AD">
    <w:p w14:paraId="6A65CAA1" w14:textId="4B4988F2" w:rsidR="00CD59A8" w:rsidRDefault="00CD59A8">
      <w:pPr>
        <w:pStyle w:val="CommentText"/>
      </w:pPr>
      <w:r>
        <w:rPr>
          <w:rStyle w:val="CommentReference"/>
        </w:rPr>
        <w:annotationRef/>
      </w:r>
      <w:r>
        <w:t>In ELM with glucometer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6A65CAA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6A65CAA1" w16cid:durableId="2124C21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CBDCE92" w14:textId="77777777" w:rsidR="00EC2BAE" w:rsidRDefault="00EC2BAE" w:rsidP="0041417B">
      <w:r>
        <w:separator/>
      </w:r>
    </w:p>
  </w:endnote>
  <w:endnote w:type="continuationSeparator" w:id="0">
    <w:p w14:paraId="46676CAA" w14:textId="77777777" w:rsidR="00EC2BAE" w:rsidRDefault="00EC2BAE" w:rsidP="004141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PalatinoLinotype-Roman">
    <w:panose1 w:val="00000000000000000000"/>
    <w:charset w:val="00"/>
    <w:family w:val="roman"/>
    <w:notTrueType/>
    <w:pitch w:val="default"/>
    <w:sig w:usb0="00000003" w:usb1="00000000" w:usb2="00000000" w:usb3="00000000" w:csb0="00000001" w:csb1="00000000"/>
  </w:font>
  <w:font w:name="PalatinoLinotype-Bold">
    <w:altName w:val="MS Mincho"/>
    <w:panose1 w:val="00000000000000000000"/>
    <w:charset w:val="00"/>
    <w:family w:val="roman"/>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ED0F963" w14:textId="77777777" w:rsidR="00EC2BAE" w:rsidRDefault="00EC2BAE" w:rsidP="0041417B">
      <w:r>
        <w:separator/>
      </w:r>
    </w:p>
  </w:footnote>
  <w:footnote w:type="continuationSeparator" w:id="0">
    <w:p w14:paraId="11B7FD87" w14:textId="77777777" w:rsidR="00EC2BAE" w:rsidRDefault="00EC2BAE" w:rsidP="0041417B">
      <w:r>
        <w:continuationSeparator/>
      </w:r>
    </w:p>
  </w:footnote>
  <w:footnote w:id="1">
    <w:p w14:paraId="6BC1B4BA" w14:textId="77777777" w:rsidR="00391785" w:rsidRDefault="00391785" w:rsidP="0041417B">
      <w:pPr>
        <w:pStyle w:val="FootnoteText"/>
      </w:pPr>
      <w:r>
        <w:rPr>
          <w:rStyle w:val="FootnoteReference"/>
        </w:rPr>
        <w:footnoteRef/>
      </w:r>
      <w:r>
        <w:t>Chlorpropamide (125-500mg PO OD max. 500mg/day should be started if response to dietary modification is inadequate), Tolbutamide (500-3,000mg/day in 2-3divided doses), Tolazamide (100-1,000mg/day in 1-2 divided doses).</w:t>
      </w:r>
    </w:p>
  </w:footnote>
  <w:footnote w:id="2">
    <w:p w14:paraId="013F4414" w14:textId="77777777" w:rsidR="00391785" w:rsidRDefault="00391785" w:rsidP="0041417B">
      <w:pPr>
        <w:pStyle w:val="FootnoteText"/>
      </w:pPr>
      <w:r>
        <w:rPr>
          <w:rStyle w:val="FootnoteReference"/>
        </w:rPr>
        <w:footnoteRef/>
      </w:r>
      <w:r>
        <w:t>Glibenclamide, Glipizide (5-40mg/day in 1-2 divided doses), Glimepiride (1-8mg/day in one dose).</w:t>
      </w:r>
    </w:p>
  </w:footnote>
  <w:footnote w:id="3">
    <w:p w14:paraId="73235428" w14:textId="77777777" w:rsidR="00391785" w:rsidRDefault="00391785" w:rsidP="0041417B">
      <w:pPr>
        <w:pStyle w:val="FootnoteText"/>
      </w:pPr>
      <w:r>
        <w:rPr>
          <w:rStyle w:val="FootnoteReference"/>
        </w:rPr>
        <w:footnoteRef/>
      </w:r>
      <w:r>
        <w:t>Metformin (500-2,550mg/day in 2-3 divided doses), Glyburide (1-8mg/day in one dose).</w:t>
      </w:r>
    </w:p>
  </w:footnote>
  <w:footnote w:id="4">
    <w:p w14:paraId="2D6078C5" w14:textId="77777777" w:rsidR="00391785" w:rsidRDefault="00391785" w:rsidP="0041417B">
      <w:pPr>
        <w:pStyle w:val="FootnoteText"/>
      </w:pPr>
      <w:r>
        <w:rPr>
          <w:rStyle w:val="FootnoteReference"/>
        </w:rPr>
        <w:footnoteRef/>
      </w:r>
      <w:r>
        <w:t>Acarbose (75-300mg/day in 3 divided doses), Miglito (75-300mg/day in 3 divided doses).</w:t>
      </w:r>
    </w:p>
  </w:footnote>
  <w:footnote w:id="5">
    <w:p w14:paraId="6905F4B5" w14:textId="77777777" w:rsidR="00391785" w:rsidRDefault="00391785" w:rsidP="0041417B">
      <w:pPr>
        <w:pStyle w:val="FootnoteText"/>
      </w:pPr>
      <w:r>
        <w:rPr>
          <w:rStyle w:val="FootnoteReference"/>
        </w:rPr>
        <w:footnoteRef/>
      </w:r>
      <w:r>
        <w:t>Pioglitazone (15-45mg/day in 1 dose), Rosiglitazone (4-8mg/day in 1-2 does).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514B2B"/>
    <w:multiLevelType w:val="hybridMultilevel"/>
    <w:tmpl w:val="DDD6F3AE"/>
    <w:lvl w:ilvl="0" w:tplc="04090001">
      <w:start w:val="1"/>
      <w:numFmt w:val="bullet"/>
      <w:lvlText w:val=""/>
      <w:lvlJc w:val="left"/>
      <w:pPr>
        <w:ind w:left="405"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4A4DD3"/>
    <w:multiLevelType w:val="hybridMultilevel"/>
    <w:tmpl w:val="C98EFB14"/>
    <w:lvl w:ilvl="0" w:tplc="91A4C27C">
      <w:start w:val="1"/>
      <w:numFmt w:val="decimal"/>
      <w:lvlText w:val="%1."/>
      <w:lvlJc w:val="left"/>
      <w:pPr>
        <w:tabs>
          <w:tab w:val="num" w:pos="720"/>
        </w:tabs>
        <w:ind w:left="720" w:hanging="360"/>
      </w:pPr>
      <w:rPr>
        <w:rFonts w:cs="Times New Roman"/>
      </w:rPr>
    </w:lvl>
    <w:lvl w:ilvl="1" w:tplc="A37EA7B4">
      <w:numFmt w:val="none"/>
      <w:lvlText w:val=""/>
      <w:lvlJc w:val="left"/>
      <w:pPr>
        <w:tabs>
          <w:tab w:val="num" w:pos="360"/>
        </w:tabs>
      </w:pPr>
      <w:rPr>
        <w:rFonts w:cs="Times New Roman"/>
      </w:rPr>
    </w:lvl>
    <w:lvl w:ilvl="2" w:tplc="306C178C">
      <w:numFmt w:val="none"/>
      <w:lvlText w:val=""/>
      <w:lvlJc w:val="left"/>
      <w:pPr>
        <w:tabs>
          <w:tab w:val="num" w:pos="360"/>
        </w:tabs>
      </w:pPr>
      <w:rPr>
        <w:rFonts w:cs="Times New Roman"/>
      </w:rPr>
    </w:lvl>
    <w:lvl w:ilvl="3" w:tplc="A120BE1E">
      <w:numFmt w:val="none"/>
      <w:lvlText w:val=""/>
      <w:lvlJc w:val="left"/>
      <w:pPr>
        <w:tabs>
          <w:tab w:val="num" w:pos="360"/>
        </w:tabs>
      </w:pPr>
      <w:rPr>
        <w:rFonts w:cs="Times New Roman"/>
      </w:rPr>
    </w:lvl>
    <w:lvl w:ilvl="4" w:tplc="35042EA2">
      <w:numFmt w:val="none"/>
      <w:lvlText w:val=""/>
      <w:lvlJc w:val="left"/>
      <w:pPr>
        <w:tabs>
          <w:tab w:val="num" w:pos="360"/>
        </w:tabs>
      </w:pPr>
      <w:rPr>
        <w:rFonts w:cs="Times New Roman"/>
      </w:rPr>
    </w:lvl>
    <w:lvl w:ilvl="5" w:tplc="438CE0C2">
      <w:numFmt w:val="none"/>
      <w:lvlText w:val=""/>
      <w:lvlJc w:val="left"/>
      <w:pPr>
        <w:tabs>
          <w:tab w:val="num" w:pos="360"/>
        </w:tabs>
      </w:pPr>
      <w:rPr>
        <w:rFonts w:cs="Times New Roman"/>
      </w:rPr>
    </w:lvl>
    <w:lvl w:ilvl="6" w:tplc="06A67132">
      <w:numFmt w:val="none"/>
      <w:lvlText w:val=""/>
      <w:lvlJc w:val="left"/>
      <w:pPr>
        <w:tabs>
          <w:tab w:val="num" w:pos="360"/>
        </w:tabs>
      </w:pPr>
      <w:rPr>
        <w:rFonts w:cs="Times New Roman"/>
      </w:rPr>
    </w:lvl>
    <w:lvl w:ilvl="7" w:tplc="22BE45A4">
      <w:numFmt w:val="none"/>
      <w:lvlText w:val=""/>
      <w:lvlJc w:val="left"/>
      <w:pPr>
        <w:tabs>
          <w:tab w:val="num" w:pos="360"/>
        </w:tabs>
      </w:pPr>
      <w:rPr>
        <w:rFonts w:cs="Times New Roman"/>
      </w:rPr>
    </w:lvl>
    <w:lvl w:ilvl="8" w:tplc="387C61E4">
      <w:numFmt w:val="none"/>
      <w:lvlText w:val=""/>
      <w:lvlJc w:val="left"/>
      <w:pPr>
        <w:tabs>
          <w:tab w:val="num" w:pos="360"/>
        </w:tabs>
      </w:pPr>
      <w:rPr>
        <w:rFonts w:cs="Times New Roman"/>
      </w:rPr>
    </w:lvl>
  </w:abstractNum>
  <w:abstractNum w:abstractNumId="2" w15:restartNumberingAfterBreak="0">
    <w:nsid w:val="16B72D6B"/>
    <w:multiLevelType w:val="hybridMultilevel"/>
    <w:tmpl w:val="5F76A584"/>
    <w:lvl w:ilvl="0" w:tplc="EDCA0D3E">
      <w:numFmt w:val="bullet"/>
      <w:lvlText w:val="-"/>
      <w:lvlJc w:val="left"/>
      <w:pPr>
        <w:ind w:left="1800" w:hanging="360"/>
      </w:pPr>
      <w:rPr>
        <w:rFonts w:ascii="Calibri" w:eastAsiaTheme="minorHAnsi" w:hAnsi="Calibri" w:cs="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19101F53"/>
    <w:multiLevelType w:val="hybridMultilevel"/>
    <w:tmpl w:val="886278FE"/>
    <w:lvl w:ilvl="0" w:tplc="A31E4A4A">
      <w:start w:val="20"/>
      <w:numFmt w:val="bullet"/>
      <w:lvlText w:val=""/>
      <w:lvlJc w:val="left"/>
      <w:pPr>
        <w:ind w:left="720" w:hanging="360"/>
      </w:pPr>
      <w:rPr>
        <w:rFonts w:ascii="Symbol" w:eastAsia="Calibri" w:hAnsi="Symbol" w:cs="Arial" w:hint="default"/>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8554472"/>
    <w:multiLevelType w:val="hybridMultilevel"/>
    <w:tmpl w:val="32C647A6"/>
    <w:lvl w:ilvl="0" w:tplc="DBF627F4">
      <w:start w:val="1"/>
      <w:numFmt w:val="decimal"/>
      <w:pStyle w:val="Style1"/>
      <w:lvlText w:val="%1."/>
      <w:lvlJc w:val="left"/>
      <w:pPr>
        <w:tabs>
          <w:tab w:val="num" w:pos="1174"/>
        </w:tabs>
        <w:ind w:left="1174" w:hanging="814"/>
      </w:pPr>
      <w:rPr>
        <w:rFonts w:ascii="Georgia" w:hAnsi="Georgia" w:hint="default"/>
        <w:b/>
        <w:i w:val="0"/>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40D1421B"/>
    <w:multiLevelType w:val="hybridMultilevel"/>
    <w:tmpl w:val="7F9E644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8024B63"/>
    <w:multiLevelType w:val="hybridMultilevel"/>
    <w:tmpl w:val="3876971A"/>
    <w:lvl w:ilvl="0" w:tplc="6284FE44">
      <w:start w:val="1"/>
      <w:numFmt w:val="lowerLetter"/>
      <w:lvlText w:val="%1)"/>
      <w:lvlJc w:val="left"/>
      <w:pPr>
        <w:ind w:left="555" w:hanging="360"/>
      </w:pPr>
      <w:rPr>
        <w:rFonts w:hint="default"/>
      </w:rPr>
    </w:lvl>
    <w:lvl w:ilvl="1" w:tplc="04090019" w:tentative="1">
      <w:start w:val="1"/>
      <w:numFmt w:val="lowerLetter"/>
      <w:lvlText w:val="%2."/>
      <w:lvlJc w:val="left"/>
      <w:pPr>
        <w:ind w:left="1275" w:hanging="360"/>
      </w:pPr>
    </w:lvl>
    <w:lvl w:ilvl="2" w:tplc="0409001B" w:tentative="1">
      <w:start w:val="1"/>
      <w:numFmt w:val="lowerRoman"/>
      <w:lvlText w:val="%3."/>
      <w:lvlJc w:val="right"/>
      <w:pPr>
        <w:ind w:left="1995" w:hanging="180"/>
      </w:pPr>
    </w:lvl>
    <w:lvl w:ilvl="3" w:tplc="0409000F" w:tentative="1">
      <w:start w:val="1"/>
      <w:numFmt w:val="decimal"/>
      <w:lvlText w:val="%4."/>
      <w:lvlJc w:val="left"/>
      <w:pPr>
        <w:ind w:left="2715" w:hanging="360"/>
      </w:pPr>
    </w:lvl>
    <w:lvl w:ilvl="4" w:tplc="04090019" w:tentative="1">
      <w:start w:val="1"/>
      <w:numFmt w:val="lowerLetter"/>
      <w:lvlText w:val="%5."/>
      <w:lvlJc w:val="left"/>
      <w:pPr>
        <w:ind w:left="3435" w:hanging="360"/>
      </w:pPr>
    </w:lvl>
    <w:lvl w:ilvl="5" w:tplc="0409001B" w:tentative="1">
      <w:start w:val="1"/>
      <w:numFmt w:val="lowerRoman"/>
      <w:lvlText w:val="%6."/>
      <w:lvlJc w:val="right"/>
      <w:pPr>
        <w:ind w:left="4155" w:hanging="180"/>
      </w:pPr>
    </w:lvl>
    <w:lvl w:ilvl="6" w:tplc="0409000F" w:tentative="1">
      <w:start w:val="1"/>
      <w:numFmt w:val="decimal"/>
      <w:lvlText w:val="%7."/>
      <w:lvlJc w:val="left"/>
      <w:pPr>
        <w:ind w:left="4875" w:hanging="360"/>
      </w:pPr>
    </w:lvl>
    <w:lvl w:ilvl="7" w:tplc="04090019" w:tentative="1">
      <w:start w:val="1"/>
      <w:numFmt w:val="lowerLetter"/>
      <w:lvlText w:val="%8."/>
      <w:lvlJc w:val="left"/>
      <w:pPr>
        <w:ind w:left="5595" w:hanging="360"/>
      </w:pPr>
    </w:lvl>
    <w:lvl w:ilvl="8" w:tplc="0409001B" w:tentative="1">
      <w:start w:val="1"/>
      <w:numFmt w:val="lowerRoman"/>
      <w:lvlText w:val="%9."/>
      <w:lvlJc w:val="right"/>
      <w:pPr>
        <w:ind w:left="6315" w:hanging="180"/>
      </w:pPr>
    </w:lvl>
  </w:abstractNum>
  <w:abstractNum w:abstractNumId="7" w15:restartNumberingAfterBreak="0">
    <w:nsid w:val="4DBA0E37"/>
    <w:multiLevelType w:val="hybridMultilevel"/>
    <w:tmpl w:val="3876971A"/>
    <w:lvl w:ilvl="0" w:tplc="6284FE44">
      <w:start w:val="1"/>
      <w:numFmt w:val="lowerLetter"/>
      <w:lvlText w:val="%1)"/>
      <w:lvlJc w:val="left"/>
      <w:pPr>
        <w:ind w:left="555" w:hanging="360"/>
      </w:pPr>
      <w:rPr>
        <w:rFonts w:hint="default"/>
      </w:rPr>
    </w:lvl>
    <w:lvl w:ilvl="1" w:tplc="04090019" w:tentative="1">
      <w:start w:val="1"/>
      <w:numFmt w:val="lowerLetter"/>
      <w:lvlText w:val="%2."/>
      <w:lvlJc w:val="left"/>
      <w:pPr>
        <w:ind w:left="1275" w:hanging="360"/>
      </w:pPr>
    </w:lvl>
    <w:lvl w:ilvl="2" w:tplc="0409001B" w:tentative="1">
      <w:start w:val="1"/>
      <w:numFmt w:val="lowerRoman"/>
      <w:lvlText w:val="%3."/>
      <w:lvlJc w:val="right"/>
      <w:pPr>
        <w:ind w:left="1995" w:hanging="180"/>
      </w:pPr>
    </w:lvl>
    <w:lvl w:ilvl="3" w:tplc="0409000F" w:tentative="1">
      <w:start w:val="1"/>
      <w:numFmt w:val="decimal"/>
      <w:lvlText w:val="%4."/>
      <w:lvlJc w:val="left"/>
      <w:pPr>
        <w:ind w:left="2715" w:hanging="360"/>
      </w:pPr>
    </w:lvl>
    <w:lvl w:ilvl="4" w:tplc="04090019" w:tentative="1">
      <w:start w:val="1"/>
      <w:numFmt w:val="lowerLetter"/>
      <w:lvlText w:val="%5."/>
      <w:lvlJc w:val="left"/>
      <w:pPr>
        <w:ind w:left="3435" w:hanging="360"/>
      </w:pPr>
    </w:lvl>
    <w:lvl w:ilvl="5" w:tplc="0409001B" w:tentative="1">
      <w:start w:val="1"/>
      <w:numFmt w:val="lowerRoman"/>
      <w:lvlText w:val="%6."/>
      <w:lvlJc w:val="right"/>
      <w:pPr>
        <w:ind w:left="4155" w:hanging="180"/>
      </w:pPr>
    </w:lvl>
    <w:lvl w:ilvl="6" w:tplc="0409000F" w:tentative="1">
      <w:start w:val="1"/>
      <w:numFmt w:val="decimal"/>
      <w:lvlText w:val="%7."/>
      <w:lvlJc w:val="left"/>
      <w:pPr>
        <w:ind w:left="4875" w:hanging="360"/>
      </w:pPr>
    </w:lvl>
    <w:lvl w:ilvl="7" w:tplc="04090019" w:tentative="1">
      <w:start w:val="1"/>
      <w:numFmt w:val="lowerLetter"/>
      <w:lvlText w:val="%8."/>
      <w:lvlJc w:val="left"/>
      <w:pPr>
        <w:ind w:left="5595" w:hanging="360"/>
      </w:pPr>
    </w:lvl>
    <w:lvl w:ilvl="8" w:tplc="0409001B" w:tentative="1">
      <w:start w:val="1"/>
      <w:numFmt w:val="lowerRoman"/>
      <w:lvlText w:val="%9."/>
      <w:lvlJc w:val="right"/>
      <w:pPr>
        <w:ind w:left="6315" w:hanging="180"/>
      </w:pPr>
    </w:lvl>
  </w:abstractNum>
  <w:abstractNum w:abstractNumId="8" w15:restartNumberingAfterBreak="0">
    <w:nsid w:val="56F5481C"/>
    <w:multiLevelType w:val="hybridMultilevel"/>
    <w:tmpl w:val="2B8AC386"/>
    <w:lvl w:ilvl="0" w:tplc="D1DC6BC0">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9BC4445"/>
    <w:multiLevelType w:val="hybridMultilevel"/>
    <w:tmpl w:val="6DAA8F32"/>
    <w:lvl w:ilvl="0" w:tplc="1166F228">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0" w15:restartNumberingAfterBreak="0">
    <w:nsid w:val="6A2F5367"/>
    <w:multiLevelType w:val="hybridMultilevel"/>
    <w:tmpl w:val="C98EFB14"/>
    <w:lvl w:ilvl="0" w:tplc="91A4C27C">
      <w:start w:val="1"/>
      <w:numFmt w:val="decimal"/>
      <w:lvlText w:val="%1."/>
      <w:lvlJc w:val="left"/>
      <w:pPr>
        <w:tabs>
          <w:tab w:val="num" w:pos="720"/>
        </w:tabs>
        <w:ind w:left="720" w:hanging="360"/>
      </w:pPr>
      <w:rPr>
        <w:rFonts w:cs="Times New Roman"/>
      </w:rPr>
    </w:lvl>
    <w:lvl w:ilvl="1" w:tplc="A37EA7B4">
      <w:numFmt w:val="none"/>
      <w:lvlText w:val=""/>
      <w:lvlJc w:val="left"/>
      <w:pPr>
        <w:tabs>
          <w:tab w:val="num" w:pos="360"/>
        </w:tabs>
      </w:pPr>
      <w:rPr>
        <w:rFonts w:cs="Times New Roman"/>
      </w:rPr>
    </w:lvl>
    <w:lvl w:ilvl="2" w:tplc="306C178C">
      <w:numFmt w:val="none"/>
      <w:lvlText w:val=""/>
      <w:lvlJc w:val="left"/>
      <w:pPr>
        <w:tabs>
          <w:tab w:val="num" w:pos="360"/>
        </w:tabs>
      </w:pPr>
      <w:rPr>
        <w:rFonts w:cs="Times New Roman"/>
      </w:rPr>
    </w:lvl>
    <w:lvl w:ilvl="3" w:tplc="A120BE1E">
      <w:numFmt w:val="none"/>
      <w:lvlText w:val=""/>
      <w:lvlJc w:val="left"/>
      <w:pPr>
        <w:tabs>
          <w:tab w:val="num" w:pos="360"/>
        </w:tabs>
      </w:pPr>
      <w:rPr>
        <w:rFonts w:cs="Times New Roman"/>
      </w:rPr>
    </w:lvl>
    <w:lvl w:ilvl="4" w:tplc="35042EA2">
      <w:numFmt w:val="none"/>
      <w:lvlText w:val=""/>
      <w:lvlJc w:val="left"/>
      <w:pPr>
        <w:tabs>
          <w:tab w:val="num" w:pos="360"/>
        </w:tabs>
      </w:pPr>
      <w:rPr>
        <w:rFonts w:cs="Times New Roman"/>
      </w:rPr>
    </w:lvl>
    <w:lvl w:ilvl="5" w:tplc="438CE0C2">
      <w:numFmt w:val="none"/>
      <w:lvlText w:val=""/>
      <w:lvlJc w:val="left"/>
      <w:pPr>
        <w:tabs>
          <w:tab w:val="num" w:pos="360"/>
        </w:tabs>
      </w:pPr>
      <w:rPr>
        <w:rFonts w:cs="Times New Roman"/>
      </w:rPr>
    </w:lvl>
    <w:lvl w:ilvl="6" w:tplc="06A67132">
      <w:numFmt w:val="none"/>
      <w:lvlText w:val=""/>
      <w:lvlJc w:val="left"/>
      <w:pPr>
        <w:tabs>
          <w:tab w:val="num" w:pos="360"/>
        </w:tabs>
      </w:pPr>
      <w:rPr>
        <w:rFonts w:cs="Times New Roman"/>
      </w:rPr>
    </w:lvl>
    <w:lvl w:ilvl="7" w:tplc="22BE45A4">
      <w:numFmt w:val="none"/>
      <w:lvlText w:val=""/>
      <w:lvlJc w:val="left"/>
      <w:pPr>
        <w:tabs>
          <w:tab w:val="num" w:pos="360"/>
        </w:tabs>
      </w:pPr>
      <w:rPr>
        <w:rFonts w:cs="Times New Roman"/>
      </w:rPr>
    </w:lvl>
    <w:lvl w:ilvl="8" w:tplc="387C61E4">
      <w:numFmt w:val="none"/>
      <w:lvlText w:val=""/>
      <w:lvlJc w:val="left"/>
      <w:pPr>
        <w:tabs>
          <w:tab w:val="num" w:pos="360"/>
        </w:tabs>
      </w:pPr>
      <w:rPr>
        <w:rFonts w:cs="Times New Roman"/>
      </w:rPr>
    </w:lvl>
  </w:abstractNum>
  <w:num w:numId="1">
    <w:abstractNumId w:val="4"/>
  </w:num>
  <w:num w:numId="2">
    <w:abstractNumId w:val="10"/>
  </w:num>
  <w:num w:numId="3">
    <w:abstractNumId w:val="1"/>
  </w:num>
  <w:num w:numId="4">
    <w:abstractNumId w:val="7"/>
  </w:num>
  <w:num w:numId="5">
    <w:abstractNumId w:val="6"/>
  </w:num>
  <w:num w:numId="6">
    <w:abstractNumId w:val="8"/>
  </w:num>
  <w:num w:numId="7">
    <w:abstractNumId w:val="0"/>
  </w:num>
  <w:num w:numId="8">
    <w:abstractNumId w:val="2"/>
  </w:num>
  <w:num w:numId="9">
    <w:abstractNumId w:val="3"/>
  </w:num>
  <w:num w:numId="1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Ashis Das">
    <w15:presenceInfo w15:providerId="Windows Live" w15:userId="53b519e5af2c194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1417B"/>
    <w:rsid w:val="00014A3B"/>
    <w:rsid w:val="00025CB8"/>
    <w:rsid w:val="00055BDB"/>
    <w:rsid w:val="00065C35"/>
    <w:rsid w:val="00076B92"/>
    <w:rsid w:val="000807C1"/>
    <w:rsid w:val="00083A44"/>
    <w:rsid w:val="00086323"/>
    <w:rsid w:val="000B025E"/>
    <w:rsid w:val="000E2D0F"/>
    <w:rsid w:val="00104F4D"/>
    <w:rsid w:val="00113C26"/>
    <w:rsid w:val="00136286"/>
    <w:rsid w:val="00197000"/>
    <w:rsid w:val="001A00C1"/>
    <w:rsid w:val="001A34FC"/>
    <w:rsid w:val="001A583C"/>
    <w:rsid w:val="001B2BD8"/>
    <w:rsid w:val="001C366D"/>
    <w:rsid w:val="001C3C26"/>
    <w:rsid w:val="001D3285"/>
    <w:rsid w:val="001F74D8"/>
    <w:rsid w:val="00210CF3"/>
    <w:rsid w:val="002110B2"/>
    <w:rsid w:val="00216F58"/>
    <w:rsid w:val="00217FC6"/>
    <w:rsid w:val="00221D29"/>
    <w:rsid w:val="00231A84"/>
    <w:rsid w:val="002552A8"/>
    <w:rsid w:val="00255EF1"/>
    <w:rsid w:val="002629FC"/>
    <w:rsid w:val="002751BB"/>
    <w:rsid w:val="00285D35"/>
    <w:rsid w:val="00297EFA"/>
    <w:rsid w:val="002A1F29"/>
    <w:rsid w:val="002A50EC"/>
    <w:rsid w:val="002B4ECE"/>
    <w:rsid w:val="002C02FE"/>
    <w:rsid w:val="002D5A58"/>
    <w:rsid w:val="002E6411"/>
    <w:rsid w:val="002E6D18"/>
    <w:rsid w:val="003133F4"/>
    <w:rsid w:val="00367ECB"/>
    <w:rsid w:val="00372620"/>
    <w:rsid w:val="00391785"/>
    <w:rsid w:val="003C75D8"/>
    <w:rsid w:val="0041417B"/>
    <w:rsid w:val="00414CFF"/>
    <w:rsid w:val="00467CC6"/>
    <w:rsid w:val="00491500"/>
    <w:rsid w:val="00495756"/>
    <w:rsid w:val="004C1E46"/>
    <w:rsid w:val="004D093B"/>
    <w:rsid w:val="005204BE"/>
    <w:rsid w:val="00523F9C"/>
    <w:rsid w:val="0054455B"/>
    <w:rsid w:val="00544A2B"/>
    <w:rsid w:val="0054547D"/>
    <w:rsid w:val="0054711E"/>
    <w:rsid w:val="005518CF"/>
    <w:rsid w:val="00572176"/>
    <w:rsid w:val="005B6525"/>
    <w:rsid w:val="005D7694"/>
    <w:rsid w:val="005E4C3B"/>
    <w:rsid w:val="005E7D1A"/>
    <w:rsid w:val="00611514"/>
    <w:rsid w:val="0061154F"/>
    <w:rsid w:val="006278C4"/>
    <w:rsid w:val="00662F2C"/>
    <w:rsid w:val="00670148"/>
    <w:rsid w:val="006967E8"/>
    <w:rsid w:val="006A2686"/>
    <w:rsid w:val="006C1DAD"/>
    <w:rsid w:val="006D6958"/>
    <w:rsid w:val="006E57A6"/>
    <w:rsid w:val="00714646"/>
    <w:rsid w:val="007206A1"/>
    <w:rsid w:val="00750385"/>
    <w:rsid w:val="007577DD"/>
    <w:rsid w:val="007655A3"/>
    <w:rsid w:val="00776CE6"/>
    <w:rsid w:val="007B7569"/>
    <w:rsid w:val="007C0917"/>
    <w:rsid w:val="007D459D"/>
    <w:rsid w:val="007F4ABC"/>
    <w:rsid w:val="00806790"/>
    <w:rsid w:val="00813482"/>
    <w:rsid w:val="00850523"/>
    <w:rsid w:val="00861C3C"/>
    <w:rsid w:val="008802F7"/>
    <w:rsid w:val="008A40FA"/>
    <w:rsid w:val="008B3D64"/>
    <w:rsid w:val="008C32F7"/>
    <w:rsid w:val="008C7609"/>
    <w:rsid w:val="008D0A53"/>
    <w:rsid w:val="008D53CE"/>
    <w:rsid w:val="00957D7E"/>
    <w:rsid w:val="00961FD6"/>
    <w:rsid w:val="00963862"/>
    <w:rsid w:val="00992536"/>
    <w:rsid w:val="009A76DC"/>
    <w:rsid w:val="009C209F"/>
    <w:rsid w:val="009D5259"/>
    <w:rsid w:val="00A04B37"/>
    <w:rsid w:val="00A35A25"/>
    <w:rsid w:val="00A65463"/>
    <w:rsid w:val="00A72E35"/>
    <w:rsid w:val="00A73A95"/>
    <w:rsid w:val="00AF21FD"/>
    <w:rsid w:val="00B13CEA"/>
    <w:rsid w:val="00B22EE9"/>
    <w:rsid w:val="00B43262"/>
    <w:rsid w:val="00B51D54"/>
    <w:rsid w:val="00B7573E"/>
    <w:rsid w:val="00BA04FA"/>
    <w:rsid w:val="00BB6E3E"/>
    <w:rsid w:val="00BC0602"/>
    <w:rsid w:val="00BC2E7F"/>
    <w:rsid w:val="00BC58E7"/>
    <w:rsid w:val="00BE49CE"/>
    <w:rsid w:val="00BF1D34"/>
    <w:rsid w:val="00C27850"/>
    <w:rsid w:val="00C42380"/>
    <w:rsid w:val="00C51273"/>
    <w:rsid w:val="00C549C1"/>
    <w:rsid w:val="00C563E0"/>
    <w:rsid w:val="00C71704"/>
    <w:rsid w:val="00C848F4"/>
    <w:rsid w:val="00C93834"/>
    <w:rsid w:val="00CB2665"/>
    <w:rsid w:val="00CC1DF1"/>
    <w:rsid w:val="00CC48DE"/>
    <w:rsid w:val="00CC765B"/>
    <w:rsid w:val="00CD59A8"/>
    <w:rsid w:val="00CF393E"/>
    <w:rsid w:val="00D00614"/>
    <w:rsid w:val="00D0741D"/>
    <w:rsid w:val="00D079FC"/>
    <w:rsid w:val="00D43915"/>
    <w:rsid w:val="00D60E2E"/>
    <w:rsid w:val="00D64B15"/>
    <w:rsid w:val="00D86818"/>
    <w:rsid w:val="00D957AE"/>
    <w:rsid w:val="00DD48AF"/>
    <w:rsid w:val="00DD732B"/>
    <w:rsid w:val="00E041C5"/>
    <w:rsid w:val="00E11481"/>
    <w:rsid w:val="00E26A1C"/>
    <w:rsid w:val="00E33012"/>
    <w:rsid w:val="00E33B3F"/>
    <w:rsid w:val="00E424AA"/>
    <w:rsid w:val="00E86AF8"/>
    <w:rsid w:val="00EC2BAE"/>
    <w:rsid w:val="00EC3A05"/>
    <w:rsid w:val="00F1039C"/>
    <w:rsid w:val="00F23BE9"/>
    <w:rsid w:val="00F65BAE"/>
    <w:rsid w:val="00F661E9"/>
    <w:rsid w:val="00F801D8"/>
    <w:rsid w:val="00F83339"/>
    <w:rsid w:val="00F87C47"/>
    <w:rsid w:val="00FA03AF"/>
    <w:rsid w:val="00FA1151"/>
    <w:rsid w:val="00FA5320"/>
    <w:rsid w:val="00FB0430"/>
    <w:rsid w:val="00FC446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9ABD7"/>
  <w15:docId w15:val="{3FC9235B-B343-4570-B19B-4560A633D6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1417B"/>
    <w:pPr>
      <w:spacing w:after="0" w:line="240" w:lineRule="auto"/>
    </w:pPr>
    <w:rPr>
      <w:rFonts w:ascii="Calibri" w:eastAsia="Calibri" w:hAnsi="Calibri" w:cs="Times New Roman"/>
    </w:rPr>
  </w:style>
  <w:style w:type="paragraph" w:styleId="Heading1">
    <w:name w:val="heading 1"/>
    <w:basedOn w:val="Normal"/>
    <w:next w:val="Normal"/>
    <w:link w:val="Heading1Char"/>
    <w:qFormat/>
    <w:rsid w:val="0041417B"/>
    <w:pPr>
      <w:keepNext/>
      <w:jc w:val="center"/>
      <w:outlineLvl w:val="0"/>
    </w:pPr>
    <w:rPr>
      <w:rFonts w:ascii="Cambria" w:eastAsia="Times New Roman" w:hAnsi="Cambria"/>
      <w:b/>
      <w:bCs/>
      <w:kern w:val="32"/>
      <w:sz w:val="32"/>
      <w:szCs w:val="32"/>
    </w:rPr>
  </w:style>
  <w:style w:type="paragraph" w:styleId="Heading2">
    <w:name w:val="heading 2"/>
    <w:basedOn w:val="Normal"/>
    <w:next w:val="Normal"/>
    <w:link w:val="Heading2Char"/>
    <w:qFormat/>
    <w:rsid w:val="0041417B"/>
    <w:pPr>
      <w:keepNext/>
      <w:jc w:val="center"/>
      <w:outlineLvl w:val="1"/>
    </w:pPr>
    <w:rPr>
      <w:rFonts w:ascii="Cambria" w:eastAsia="Times New Roman" w:hAnsi="Cambria"/>
      <w:b/>
      <w:bCs/>
      <w:iCs/>
      <w:sz w:val="32"/>
      <w:szCs w:val="28"/>
    </w:rPr>
  </w:style>
  <w:style w:type="paragraph" w:styleId="Heading3">
    <w:name w:val="heading 3"/>
    <w:basedOn w:val="Normal"/>
    <w:next w:val="Normal"/>
    <w:link w:val="Heading3Char"/>
    <w:uiPriority w:val="99"/>
    <w:qFormat/>
    <w:rsid w:val="0041417B"/>
    <w:pPr>
      <w:keepNext/>
      <w:spacing w:before="240" w:after="60"/>
      <w:outlineLvl w:val="2"/>
    </w:pPr>
    <w:rPr>
      <w:rFonts w:ascii="Cambria" w:eastAsia="Times New Roman" w:hAnsi="Cambria"/>
      <w:b/>
      <w:bCs/>
      <w:sz w:val="26"/>
      <w:szCs w:val="26"/>
    </w:rPr>
  </w:style>
  <w:style w:type="paragraph" w:styleId="Heading4">
    <w:name w:val="heading 4"/>
    <w:basedOn w:val="Normal"/>
    <w:next w:val="Normal"/>
    <w:link w:val="Heading4Char1"/>
    <w:uiPriority w:val="99"/>
    <w:qFormat/>
    <w:rsid w:val="0041417B"/>
    <w:pPr>
      <w:keepNext/>
      <w:outlineLvl w:val="3"/>
    </w:pPr>
    <w:rPr>
      <w:rFonts w:ascii="Times New Roman" w:hAnsi="Times New Roman"/>
      <w:b/>
      <w:bCs/>
      <w:sz w:val="20"/>
      <w:szCs w:val="24"/>
    </w:rPr>
  </w:style>
  <w:style w:type="paragraph" w:styleId="Heading5">
    <w:name w:val="heading 5"/>
    <w:basedOn w:val="Normal"/>
    <w:next w:val="Normal"/>
    <w:link w:val="Heading5Char1"/>
    <w:uiPriority w:val="99"/>
    <w:qFormat/>
    <w:rsid w:val="0041417B"/>
    <w:pPr>
      <w:keepNext/>
      <w:jc w:val="center"/>
      <w:outlineLvl w:val="4"/>
    </w:pPr>
    <w:rPr>
      <w:rFonts w:ascii="Times New Roman" w:hAnsi="Times New Roman"/>
      <w:i/>
      <w:iCs/>
      <w:color w:val="008000"/>
      <w:sz w:val="20"/>
      <w:szCs w:val="24"/>
    </w:rPr>
  </w:style>
  <w:style w:type="paragraph" w:styleId="Heading6">
    <w:name w:val="heading 6"/>
    <w:basedOn w:val="Normal"/>
    <w:next w:val="Normal"/>
    <w:link w:val="Heading6Char1"/>
    <w:uiPriority w:val="99"/>
    <w:qFormat/>
    <w:rsid w:val="0041417B"/>
    <w:pPr>
      <w:spacing w:before="240" w:after="60"/>
      <w:outlineLvl w:val="5"/>
    </w:pPr>
    <w:rPr>
      <w:rFonts w:ascii="Times New Roman" w:hAnsi="Times New Roman"/>
      <w:b/>
      <w:bCs/>
      <w:sz w:val="20"/>
      <w:szCs w:val="20"/>
    </w:rPr>
  </w:style>
  <w:style w:type="paragraph" w:styleId="Heading9">
    <w:name w:val="heading 9"/>
    <w:basedOn w:val="Normal"/>
    <w:next w:val="Normal"/>
    <w:link w:val="Heading9Char"/>
    <w:uiPriority w:val="99"/>
    <w:qFormat/>
    <w:rsid w:val="0041417B"/>
    <w:pPr>
      <w:keepNext/>
      <w:keepLines/>
      <w:spacing w:before="200"/>
      <w:outlineLvl w:val="8"/>
    </w:pPr>
    <w:rPr>
      <w:rFonts w:ascii="Cambria" w:eastAsia="Times New Roman" w:hAnsi="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1417B"/>
    <w:rPr>
      <w:rFonts w:ascii="Cambria" w:eastAsia="Times New Roman" w:hAnsi="Cambria" w:cs="Times New Roman"/>
      <w:b/>
      <w:bCs/>
      <w:kern w:val="32"/>
      <w:sz w:val="32"/>
      <w:szCs w:val="32"/>
      <w:lang w:val="en-US"/>
    </w:rPr>
  </w:style>
  <w:style w:type="character" w:customStyle="1" w:styleId="Heading2Char">
    <w:name w:val="Heading 2 Char"/>
    <w:basedOn w:val="DefaultParagraphFont"/>
    <w:link w:val="Heading2"/>
    <w:rsid w:val="0041417B"/>
    <w:rPr>
      <w:rFonts w:ascii="Cambria" w:eastAsia="Times New Roman" w:hAnsi="Cambria" w:cs="Times New Roman"/>
      <w:b/>
      <w:bCs/>
      <w:iCs/>
      <w:sz w:val="32"/>
      <w:szCs w:val="28"/>
      <w:lang w:val="en-US"/>
    </w:rPr>
  </w:style>
  <w:style w:type="character" w:customStyle="1" w:styleId="Heading3Char">
    <w:name w:val="Heading 3 Char"/>
    <w:basedOn w:val="DefaultParagraphFont"/>
    <w:link w:val="Heading3"/>
    <w:uiPriority w:val="99"/>
    <w:rsid w:val="0041417B"/>
    <w:rPr>
      <w:rFonts w:ascii="Cambria" w:eastAsia="Times New Roman" w:hAnsi="Cambria" w:cs="Times New Roman"/>
      <w:b/>
      <w:bCs/>
      <w:sz w:val="26"/>
      <w:szCs w:val="26"/>
      <w:lang w:val="en-US"/>
    </w:rPr>
  </w:style>
  <w:style w:type="character" w:customStyle="1" w:styleId="Heading4Char">
    <w:name w:val="Heading 4 Char"/>
    <w:basedOn w:val="DefaultParagraphFont"/>
    <w:uiPriority w:val="9"/>
    <w:semiHidden/>
    <w:rsid w:val="0041417B"/>
    <w:rPr>
      <w:rFonts w:asciiTheme="majorHAnsi" w:eastAsiaTheme="majorEastAsia" w:hAnsiTheme="majorHAnsi" w:cstheme="majorBidi"/>
      <w:b/>
      <w:bCs/>
      <w:i/>
      <w:iCs/>
      <w:color w:val="4F81BD" w:themeColor="accent1"/>
      <w:lang w:val="en-US"/>
    </w:rPr>
  </w:style>
  <w:style w:type="character" w:customStyle="1" w:styleId="Heading5Char">
    <w:name w:val="Heading 5 Char"/>
    <w:basedOn w:val="DefaultParagraphFont"/>
    <w:uiPriority w:val="9"/>
    <w:semiHidden/>
    <w:rsid w:val="0041417B"/>
    <w:rPr>
      <w:rFonts w:asciiTheme="majorHAnsi" w:eastAsiaTheme="majorEastAsia" w:hAnsiTheme="majorHAnsi" w:cstheme="majorBidi"/>
      <w:color w:val="243F60" w:themeColor="accent1" w:themeShade="7F"/>
      <w:lang w:val="en-US"/>
    </w:rPr>
  </w:style>
  <w:style w:type="character" w:customStyle="1" w:styleId="Heading6Char">
    <w:name w:val="Heading 6 Char"/>
    <w:basedOn w:val="DefaultParagraphFont"/>
    <w:uiPriority w:val="9"/>
    <w:semiHidden/>
    <w:rsid w:val="0041417B"/>
    <w:rPr>
      <w:rFonts w:asciiTheme="majorHAnsi" w:eastAsiaTheme="majorEastAsia" w:hAnsiTheme="majorHAnsi" w:cstheme="majorBidi"/>
      <w:i/>
      <w:iCs/>
      <w:color w:val="243F60" w:themeColor="accent1" w:themeShade="7F"/>
      <w:lang w:val="en-US"/>
    </w:rPr>
  </w:style>
  <w:style w:type="character" w:customStyle="1" w:styleId="Heading9Char">
    <w:name w:val="Heading 9 Char"/>
    <w:basedOn w:val="DefaultParagraphFont"/>
    <w:link w:val="Heading9"/>
    <w:uiPriority w:val="99"/>
    <w:rsid w:val="0041417B"/>
    <w:rPr>
      <w:rFonts w:ascii="Cambria" w:eastAsia="Times New Roman" w:hAnsi="Cambria" w:cs="Times New Roman"/>
      <w:i/>
      <w:iCs/>
      <w:color w:val="404040"/>
      <w:sz w:val="20"/>
      <w:szCs w:val="20"/>
      <w:lang w:val="en-US"/>
    </w:rPr>
  </w:style>
  <w:style w:type="paragraph" w:customStyle="1" w:styleId="Paragraphedeliste1">
    <w:name w:val="Paragraphe de liste1"/>
    <w:basedOn w:val="Normal"/>
    <w:uiPriority w:val="99"/>
    <w:rsid w:val="0041417B"/>
    <w:pPr>
      <w:ind w:left="720"/>
      <w:contextualSpacing/>
    </w:pPr>
  </w:style>
  <w:style w:type="paragraph" w:styleId="Header">
    <w:name w:val="header"/>
    <w:basedOn w:val="Normal"/>
    <w:link w:val="HeaderChar"/>
    <w:rsid w:val="0041417B"/>
    <w:pPr>
      <w:tabs>
        <w:tab w:val="center" w:pos="4680"/>
        <w:tab w:val="right" w:pos="9360"/>
      </w:tabs>
    </w:pPr>
    <w:rPr>
      <w:sz w:val="20"/>
      <w:szCs w:val="20"/>
    </w:rPr>
  </w:style>
  <w:style w:type="character" w:customStyle="1" w:styleId="HeaderChar">
    <w:name w:val="Header Char"/>
    <w:basedOn w:val="DefaultParagraphFont"/>
    <w:link w:val="Header"/>
    <w:rsid w:val="0041417B"/>
    <w:rPr>
      <w:rFonts w:ascii="Calibri" w:eastAsia="Calibri" w:hAnsi="Calibri" w:cs="Times New Roman"/>
      <w:sz w:val="20"/>
      <w:szCs w:val="20"/>
      <w:lang w:val="en-US"/>
    </w:rPr>
  </w:style>
  <w:style w:type="paragraph" w:styleId="Footer">
    <w:name w:val="footer"/>
    <w:basedOn w:val="Normal"/>
    <w:link w:val="FooterChar"/>
    <w:uiPriority w:val="99"/>
    <w:rsid w:val="0041417B"/>
    <w:pPr>
      <w:tabs>
        <w:tab w:val="center" w:pos="4680"/>
        <w:tab w:val="right" w:pos="9360"/>
      </w:tabs>
    </w:pPr>
    <w:rPr>
      <w:sz w:val="20"/>
      <w:szCs w:val="20"/>
    </w:rPr>
  </w:style>
  <w:style w:type="character" w:customStyle="1" w:styleId="FooterChar">
    <w:name w:val="Footer Char"/>
    <w:basedOn w:val="DefaultParagraphFont"/>
    <w:link w:val="Footer"/>
    <w:uiPriority w:val="99"/>
    <w:rsid w:val="0041417B"/>
    <w:rPr>
      <w:rFonts w:ascii="Calibri" w:eastAsia="Calibri" w:hAnsi="Calibri" w:cs="Times New Roman"/>
      <w:sz w:val="20"/>
      <w:szCs w:val="20"/>
      <w:lang w:val="en-US"/>
    </w:rPr>
  </w:style>
  <w:style w:type="character" w:styleId="PageNumber">
    <w:name w:val="page number"/>
    <w:uiPriority w:val="99"/>
    <w:rsid w:val="0041417B"/>
    <w:rPr>
      <w:rFonts w:cs="Times New Roman"/>
    </w:rPr>
  </w:style>
  <w:style w:type="paragraph" w:customStyle="1" w:styleId="Sansinterligne2">
    <w:name w:val="Sans interligne2"/>
    <w:link w:val="SansinterligneCar"/>
    <w:uiPriority w:val="99"/>
    <w:rsid w:val="0041417B"/>
    <w:pPr>
      <w:spacing w:after="0" w:line="240" w:lineRule="auto"/>
    </w:pPr>
    <w:rPr>
      <w:rFonts w:ascii="Calibri" w:eastAsia="Calibri" w:hAnsi="Calibri" w:cs="Times New Roman"/>
      <w:sz w:val="20"/>
      <w:szCs w:val="20"/>
      <w:lang w:val="fr-FR" w:eastAsia="fr-FR"/>
    </w:rPr>
  </w:style>
  <w:style w:type="paragraph" w:styleId="BodyTextIndent">
    <w:name w:val="Body Text Indent"/>
    <w:basedOn w:val="Normal"/>
    <w:link w:val="BodyTextIndentChar"/>
    <w:uiPriority w:val="99"/>
    <w:rsid w:val="0041417B"/>
    <w:pPr>
      <w:ind w:left="139" w:hanging="139"/>
    </w:pPr>
    <w:rPr>
      <w:rFonts w:ascii="Times New Roman" w:eastAsia="Times New Roman" w:hAnsi="Times New Roman"/>
      <w:sz w:val="20"/>
      <w:szCs w:val="24"/>
    </w:rPr>
  </w:style>
  <w:style w:type="character" w:customStyle="1" w:styleId="BodyTextIndentChar">
    <w:name w:val="Body Text Indent Char"/>
    <w:basedOn w:val="DefaultParagraphFont"/>
    <w:link w:val="BodyTextIndent"/>
    <w:uiPriority w:val="99"/>
    <w:rsid w:val="0041417B"/>
    <w:rPr>
      <w:rFonts w:ascii="Times New Roman" w:eastAsia="Times New Roman" w:hAnsi="Times New Roman" w:cs="Times New Roman"/>
      <w:sz w:val="20"/>
      <w:szCs w:val="24"/>
      <w:lang w:val="en-US"/>
    </w:rPr>
  </w:style>
  <w:style w:type="character" w:customStyle="1" w:styleId="SansinterligneCar">
    <w:name w:val="Sans interligne Car"/>
    <w:link w:val="Sansinterligne2"/>
    <w:uiPriority w:val="99"/>
    <w:locked/>
    <w:rsid w:val="0041417B"/>
    <w:rPr>
      <w:rFonts w:ascii="Calibri" w:eastAsia="Calibri" w:hAnsi="Calibri" w:cs="Times New Roman"/>
      <w:sz w:val="20"/>
      <w:szCs w:val="20"/>
      <w:lang w:val="fr-FR" w:eastAsia="fr-FR"/>
    </w:rPr>
  </w:style>
  <w:style w:type="paragraph" w:styleId="BalloonText">
    <w:name w:val="Balloon Text"/>
    <w:basedOn w:val="Normal"/>
    <w:link w:val="BalloonTextChar"/>
    <w:uiPriority w:val="99"/>
    <w:semiHidden/>
    <w:rsid w:val="0041417B"/>
    <w:rPr>
      <w:rFonts w:ascii="Tahoma" w:hAnsi="Tahoma"/>
      <w:sz w:val="16"/>
      <w:szCs w:val="16"/>
    </w:rPr>
  </w:style>
  <w:style w:type="character" w:customStyle="1" w:styleId="BalloonTextChar">
    <w:name w:val="Balloon Text Char"/>
    <w:basedOn w:val="DefaultParagraphFont"/>
    <w:link w:val="BalloonText"/>
    <w:uiPriority w:val="99"/>
    <w:semiHidden/>
    <w:rsid w:val="0041417B"/>
    <w:rPr>
      <w:rFonts w:ascii="Tahoma" w:eastAsia="Calibri" w:hAnsi="Tahoma" w:cs="Times New Roman"/>
      <w:sz w:val="16"/>
      <w:szCs w:val="16"/>
      <w:lang w:val="en-US"/>
    </w:rPr>
  </w:style>
  <w:style w:type="character" w:customStyle="1" w:styleId="CarCar17">
    <w:name w:val="Car Car17"/>
    <w:uiPriority w:val="99"/>
    <w:rsid w:val="0041417B"/>
    <w:rPr>
      <w:rFonts w:ascii="Cambria" w:eastAsia="Times New Roman" w:hAnsi="Cambria" w:cs="Times New Roman"/>
      <w:b/>
      <w:bCs/>
      <w:kern w:val="32"/>
      <w:sz w:val="32"/>
      <w:szCs w:val="32"/>
    </w:rPr>
  </w:style>
  <w:style w:type="character" w:customStyle="1" w:styleId="CarCar16">
    <w:name w:val="Car Car16"/>
    <w:uiPriority w:val="99"/>
    <w:rsid w:val="0041417B"/>
    <w:rPr>
      <w:rFonts w:ascii="Cambria" w:eastAsia="Times New Roman" w:hAnsi="Cambria" w:cs="Times New Roman"/>
      <w:b/>
      <w:bCs/>
      <w:i/>
      <w:iCs/>
      <w:sz w:val="28"/>
      <w:szCs w:val="28"/>
    </w:rPr>
  </w:style>
  <w:style w:type="character" w:customStyle="1" w:styleId="CarCar15">
    <w:name w:val="Car Car15"/>
    <w:uiPriority w:val="99"/>
    <w:rsid w:val="0041417B"/>
    <w:rPr>
      <w:rFonts w:ascii="Cambria" w:eastAsia="Times New Roman" w:hAnsi="Cambria" w:cs="Times New Roman"/>
      <w:b/>
      <w:bCs/>
      <w:sz w:val="26"/>
      <w:szCs w:val="26"/>
    </w:rPr>
  </w:style>
  <w:style w:type="character" w:customStyle="1" w:styleId="Heading4Char1">
    <w:name w:val="Heading 4 Char1"/>
    <w:link w:val="Heading4"/>
    <w:uiPriority w:val="99"/>
    <w:locked/>
    <w:rsid w:val="0041417B"/>
    <w:rPr>
      <w:rFonts w:ascii="Times New Roman" w:eastAsia="Calibri" w:hAnsi="Times New Roman" w:cs="Times New Roman"/>
      <w:b/>
      <w:bCs/>
      <w:sz w:val="20"/>
      <w:szCs w:val="24"/>
      <w:lang w:val="en-US"/>
    </w:rPr>
  </w:style>
  <w:style w:type="character" w:customStyle="1" w:styleId="Heading5Char1">
    <w:name w:val="Heading 5 Char1"/>
    <w:link w:val="Heading5"/>
    <w:uiPriority w:val="99"/>
    <w:locked/>
    <w:rsid w:val="0041417B"/>
    <w:rPr>
      <w:rFonts w:ascii="Times New Roman" w:eastAsia="Calibri" w:hAnsi="Times New Roman" w:cs="Times New Roman"/>
      <w:i/>
      <w:iCs/>
      <w:color w:val="008000"/>
      <w:sz w:val="20"/>
      <w:szCs w:val="24"/>
      <w:lang w:val="en-US"/>
    </w:rPr>
  </w:style>
  <w:style w:type="character" w:customStyle="1" w:styleId="Heading6Char1">
    <w:name w:val="Heading 6 Char1"/>
    <w:link w:val="Heading6"/>
    <w:uiPriority w:val="99"/>
    <w:locked/>
    <w:rsid w:val="0041417B"/>
    <w:rPr>
      <w:rFonts w:ascii="Times New Roman" w:eastAsia="Calibri" w:hAnsi="Times New Roman" w:cs="Times New Roman"/>
      <w:b/>
      <w:bCs/>
      <w:sz w:val="20"/>
      <w:szCs w:val="20"/>
      <w:lang w:val="en-US"/>
    </w:rPr>
  </w:style>
  <w:style w:type="character" w:customStyle="1" w:styleId="CarCar11">
    <w:name w:val="Car Car11"/>
    <w:uiPriority w:val="99"/>
    <w:rsid w:val="0041417B"/>
    <w:rPr>
      <w:rFonts w:ascii="Arial" w:eastAsia="Times New Roman" w:hAnsi="Arial" w:cs="Arial"/>
    </w:rPr>
  </w:style>
  <w:style w:type="paragraph" w:customStyle="1" w:styleId="ColorfulList-Accent11">
    <w:name w:val="Colorful List - Accent 11"/>
    <w:basedOn w:val="Normal"/>
    <w:uiPriority w:val="99"/>
    <w:qFormat/>
    <w:rsid w:val="0041417B"/>
    <w:pPr>
      <w:ind w:left="720"/>
      <w:contextualSpacing/>
    </w:pPr>
    <w:rPr>
      <w:rFonts w:eastAsia="Times New Roman"/>
    </w:rPr>
  </w:style>
  <w:style w:type="character" w:customStyle="1" w:styleId="CarCar10">
    <w:name w:val="Car Car10"/>
    <w:uiPriority w:val="99"/>
    <w:rsid w:val="0041417B"/>
    <w:rPr>
      <w:rFonts w:ascii="Calibri" w:eastAsia="Times New Roman" w:hAnsi="Calibri" w:cs="Times New Roman"/>
    </w:rPr>
  </w:style>
  <w:style w:type="character" w:customStyle="1" w:styleId="CarCar9">
    <w:name w:val="Car Car9"/>
    <w:uiPriority w:val="99"/>
    <w:rsid w:val="0041417B"/>
    <w:rPr>
      <w:rFonts w:ascii="Calibri" w:eastAsia="Times New Roman" w:hAnsi="Calibri" w:cs="Times New Roman"/>
    </w:rPr>
  </w:style>
  <w:style w:type="character" w:styleId="FootnoteReference">
    <w:name w:val="footnote reference"/>
    <w:aliases w:val="ftref,BVI fnr, BVI fnr,fr,Знак сноски 1"/>
    <w:uiPriority w:val="99"/>
    <w:rsid w:val="0041417B"/>
    <w:rPr>
      <w:rFonts w:cs="Times New Roman"/>
      <w:vertAlign w:val="superscript"/>
    </w:rPr>
  </w:style>
  <w:style w:type="paragraph" w:styleId="FootnoteText">
    <w:name w:val="footnote text"/>
    <w:aliases w:val="single space,footnote text,fn,FOOTNOTES,Char,ft,f,Footnote Text Char Char,Note de bas de page Car,Footnote text,single spacing,Footnote Text Char2 Char,Footnote Text Char1 Char Char,Footnote Text Char2 Char Char Char,A"/>
    <w:basedOn w:val="Normal"/>
    <w:link w:val="FootnoteTextChar1"/>
    <w:uiPriority w:val="99"/>
    <w:rsid w:val="0041417B"/>
    <w:rPr>
      <w:rFonts w:ascii="Times New Roman" w:hAnsi="Times New Roman"/>
      <w:sz w:val="20"/>
      <w:szCs w:val="20"/>
    </w:rPr>
  </w:style>
  <w:style w:type="character" w:customStyle="1" w:styleId="FootnoteTextChar">
    <w:name w:val="Footnote Text Char"/>
    <w:aliases w:val="single space Char,footnote text Char,fn Char,FOOTNOTES Char,Char Char,ft Char,f Char,Footnote Text Char1 Char,Footnote Text Char Char Char,Note de bas de page Car Char,Footnote text Char,single spacing Char,A Char"/>
    <w:basedOn w:val="DefaultParagraphFont"/>
    <w:uiPriority w:val="99"/>
    <w:rsid w:val="0041417B"/>
    <w:rPr>
      <w:rFonts w:ascii="Calibri" w:eastAsia="Calibri" w:hAnsi="Calibri" w:cs="Times New Roman"/>
      <w:sz w:val="20"/>
      <w:szCs w:val="20"/>
      <w:lang w:val="en-US"/>
    </w:rPr>
  </w:style>
  <w:style w:type="character" w:customStyle="1" w:styleId="FootnoteTextChar1">
    <w:name w:val="Footnote Text Char1"/>
    <w:aliases w:val="single space Char1,footnote text Char1,fn Char1,FOOTNOTES Char1,Char Char1,ft Char1,f Char1,Footnote Text Char Char Char1,Note de bas de page Car Char1,Footnote text Char1,single spacing Char1,Footnote Text Char2 Char Char,A Char1"/>
    <w:link w:val="FootnoteText"/>
    <w:uiPriority w:val="99"/>
    <w:locked/>
    <w:rsid w:val="0041417B"/>
    <w:rPr>
      <w:rFonts w:ascii="Times New Roman" w:eastAsia="Calibri" w:hAnsi="Times New Roman" w:cs="Times New Roman"/>
      <w:sz w:val="20"/>
      <w:szCs w:val="20"/>
      <w:lang w:val="en-US"/>
    </w:rPr>
  </w:style>
  <w:style w:type="paragraph" w:customStyle="1" w:styleId="En-ttedetabledesmatires1">
    <w:name w:val="En-tête de table des matières1"/>
    <w:basedOn w:val="Heading1"/>
    <w:next w:val="Normal"/>
    <w:uiPriority w:val="99"/>
    <w:rsid w:val="0041417B"/>
    <w:pPr>
      <w:keepLines/>
      <w:spacing w:before="480"/>
      <w:outlineLvl w:val="9"/>
    </w:pPr>
    <w:rPr>
      <w:rFonts w:eastAsia="Calibri"/>
      <w:color w:val="365F91"/>
      <w:kern w:val="0"/>
      <w:sz w:val="28"/>
      <w:szCs w:val="28"/>
    </w:rPr>
  </w:style>
  <w:style w:type="paragraph" w:styleId="NormalWeb">
    <w:name w:val="Normal (Web)"/>
    <w:basedOn w:val="Normal"/>
    <w:uiPriority w:val="99"/>
    <w:rsid w:val="0041417B"/>
    <w:pPr>
      <w:spacing w:before="100" w:beforeAutospacing="1" w:after="100" w:afterAutospacing="1"/>
    </w:pPr>
    <w:rPr>
      <w:rFonts w:ascii="Times New Roman" w:hAnsi="Times New Roman"/>
      <w:sz w:val="24"/>
      <w:szCs w:val="24"/>
    </w:rPr>
  </w:style>
  <w:style w:type="paragraph" w:styleId="Caption">
    <w:name w:val="caption"/>
    <w:basedOn w:val="Normal"/>
    <w:next w:val="Normal"/>
    <w:uiPriority w:val="99"/>
    <w:qFormat/>
    <w:rsid w:val="0041417B"/>
    <w:rPr>
      <w:rFonts w:eastAsia="Times New Roman"/>
      <w:b/>
      <w:bCs/>
      <w:sz w:val="20"/>
      <w:szCs w:val="20"/>
    </w:rPr>
  </w:style>
  <w:style w:type="table" w:styleId="TableGrid">
    <w:name w:val="Table Grid"/>
    <w:basedOn w:val="TableNormal"/>
    <w:uiPriority w:val="59"/>
    <w:rsid w:val="0041417B"/>
    <w:pPr>
      <w:spacing w:after="0" w:line="240" w:lineRule="auto"/>
    </w:pPr>
    <w:rPr>
      <w:rFonts w:ascii="Calibri" w:eastAsia="Times New Roman" w:hAnsi="Calibri" w:cs="Times New Roman"/>
      <w:sz w:val="20"/>
      <w:szCs w:val="20"/>
      <w:lang w:val="fr-FR"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bodytext">
    <w:name w:val="bodytext"/>
    <w:basedOn w:val="Normal"/>
    <w:uiPriority w:val="99"/>
    <w:rsid w:val="0041417B"/>
    <w:pPr>
      <w:spacing w:after="240"/>
      <w:ind w:left="360"/>
    </w:pPr>
    <w:rPr>
      <w:rFonts w:ascii="Times New Roman" w:hAnsi="Times New Roman"/>
    </w:rPr>
  </w:style>
  <w:style w:type="table" w:customStyle="1" w:styleId="MediumShading1-Accent11">
    <w:name w:val="Medium Shading 1 - Accent 11"/>
    <w:basedOn w:val="TableNormal"/>
    <w:uiPriority w:val="99"/>
    <w:rsid w:val="0041417B"/>
    <w:pPr>
      <w:spacing w:after="0" w:line="240" w:lineRule="auto"/>
    </w:pPr>
    <w:rPr>
      <w:rFonts w:ascii="Calibri" w:eastAsia="Times New Roman" w:hAnsi="Calibri" w:cs="Times New Roman"/>
      <w:sz w:val="20"/>
      <w:szCs w:val="20"/>
      <w:lang w:val="fr-FR" w:eastAsia="fr-FR"/>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p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p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LightGrid-Accent11">
    <w:name w:val="Light Grid - Accent 11"/>
    <w:basedOn w:val="TableNormal"/>
    <w:uiPriority w:val="99"/>
    <w:rsid w:val="0041417B"/>
    <w:pPr>
      <w:spacing w:after="0" w:line="240" w:lineRule="auto"/>
    </w:pPr>
    <w:rPr>
      <w:rFonts w:ascii="Calibri" w:eastAsia="Times New Roman" w:hAnsi="Calibri" w:cs="Times New Roman"/>
      <w:sz w:val="20"/>
      <w:szCs w:val="20"/>
      <w:lang w:val="fr-FR" w:eastAsia="fr-F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p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p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lastCol">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styleId="Title">
    <w:name w:val="Title"/>
    <w:basedOn w:val="Normal"/>
    <w:link w:val="TitleChar1"/>
    <w:uiPriority w:val="99"/>
    <w:qFormat/>
    <w:rsid w:val="0041417B"/>
    <w:pPr>
      <w:jc w:val="center"/>
    </w:pPr>
    <w:rPr>
      <w:rFonts w:ascii="Times New Roman" w:hAnsi="Times New Roman"/>
      <w:b/>
      <w:bCs/>
      <w:sz w:val="24"/>
      <w:szCs w:val="24"/>
    </w:rPr>
  </w:style>
  <w:style w:type="character" w:customStyle="1" w:styleId="TitleChar">
    <w:name w:val="Title Char"/>
    <w:basedOn w:val="DefaultParagraphFont"/>
    <w:uiPriority w:val="99"/>
    <w:rsid w:val="0041417B"/>
    <w:rPr>
      <w:rFonts w:asciiTheme="majorHAnsi" w:eastAsiaTheme="majorEastAsia" w:hAnsiTheme="majorHAnsi" w:cstheme="majorBidi"/>
      <w:color w:val="17365D" w:themeColor="text2" w:themeShade="BF"/>
      <w:spacing w:val="5"/>
      <w:kern w:val="28"/>
      <w:sz w:val="52"/>
      <w:szCs w:val="52"/>
      <w:lang w:val="en-US"/>
    </w:rPr>
  </w:style>
  <w:style w:type="character" w:customStyle="1" w:styleId="TitleChar1">
    <w:name w:val="Title Char1"/>
    <w:link w:val="Title"/>
    <w:uiPriority w:val="99"/>
    <w:locked/>
    <w:rsid w:val="0041417B"/>
    <w:rPr>
      <w:rFonts w:ascii="Times New Roman" w:eastAsia="Calibri" w:hAnsi="Times New Roman" w:cs="Times New Roman"/>
      <w:b/>
      <w:bCs/>
      <w:sz w:val="24"/>
      <w:szCs w:val="24"/>
      <w:lang w:val="en-US"/>
    </w:rPr>
  </w:style>
  <w:style w:type="paragraph" w:styleId="BodyText0">
    <w:name w:val="Body Text"/>
    <w:basedOn w:val="Normal"/>
    <w:link w:val="BodyTextChar1"/>
    <w:uiPriority w:val="99"/>
    <w:rsid w:val="0041417B"/>
    <w:rPr>
      <w:rFonts w:ascii="Times New Roman" w:hAnsi="Times New Roman"/>
      <w:b/>
      <w:bCs/>
      <w:sz w:val="24"/>
      <w:szCs w:val="24"/>
    </w:rPr>
  </w:style>
  <w:style w:type="character" w:customStyle="1" w:styleId="BodyTextChar">
    <w:name w:val="Body Text Char"/>
    <w:basedOn w:val="DefaultParagraphFont"/>
    <w:uiPriority w:val="99"/>
    <w:semiHidden/>
    <w:rsid w:val="0041417B"/>
    <w:rPr>
      <w:rFonts w:ascii="Calibri" w:eastAsia="Calibri" w:hAnsi="Calibri" w:cs="Times New Roman"/>
      <w:lang w:val="en-US"/>
    </w:rPr>
  </w:style>
  <w:style w:type="character" w:customStyle="1" w:styleId="BodyTextChar1">
    <w:name w:val="Body Text Char1"/>
    <w:link w:val="BodyText0"/>
    <w:uiPriority w:val="99"/>
    <w:locked/>
    <w:rsid w:val="0041417B"/>
    <w:rPr>
      <w:rFonts w:ascii="Times New Roman" w:eastAsia="Calibri" w:hAnsi="Times New Roman" w:cs="Times New Roman"/>
      <w:b/>
      <w:bCs/>
      <w:sz w:val="24"/>
      <w:szCs w:val="24"/>
      <w:lang w:val="en-US"/>
    </w:rPr>
  </w:style>
  <w:style w:type="paragraph" w:styleId="BodyText2">
    <w:name w:val="Body Text 2"/>
    <w:basedOn w:val="Normal"/>
    <w:link w:val="BodyText2Char1"/>
    <w:uiPriority w:val="99"/>
    <w:rsid w:val="0041417B"/>
    <w:rPr>
      <w:rFonts w:ascii="Times New Roman" w:hAnsi="Times New Roman"/>
      <w:sz w:val="18"/>
      <w:szCs w:val="24"/>
    </w:rPr>
  </w:style>
  <w:style w:type="character" w:customStyle="1" w:styleId="BodyText2Char">
    <w:name w:val="Body Text 2 Char"/>
    <w:basedOn w:val="DefaultParagraphFont"/>
    <w:uiPriority w:val="99"/>
    <w:semiHidden/>
    <w:rsid w:val="0041417B"/>
    <w:rPr>
      <w:rFonts w:ascii="Calibri" w:eastAsia="Calibri" w:hAnsi="Calibri" w:cs="Times New Roman"/>
      <w:lang w:val="en-US"/>
    </w:rPr>
  </w:style>
  <w:style w:type="character" w:customStyle="1" w:styleId="BodyText2Char1">
    <w:name w:val="Body Text 2 Char1"/>
    <w:link w:val="BodyText2"/>
    <w:uiPriority w:val="99"/>
    <w:locked/>
    <w:rsid w:val="0041417B"/>
    <w:rPr>
      <w:rFonts w:ascii="Times New Roman" w:eastAsia="Calibri" w:hAnsi="Times New Roman" w:cs="Times New Roman"/>
      <w:sz w:val="18"/>
      <w:szCs w:val="24"/>
      <w:lang w:val="en-US"/>
    </w:rPr>
  </w:style>
  <w:style w:type="paragraph" w:styleId="BodyText3">
    <w:name w:val="Body Text 3"/>
    <w:basedOn w:val="Normal"/>
    <w:link w:val="BodyText3Char1"/>
    <w:uiPriority w:val="99"/>
    <w:rsid w:val="0041417B"/>
    <w:rPr>
      <w:rFonts w:ascii="Times New Roman" w:hAnsi="Times New Roman"/>
      <w:sz w:val="20"/>
      <w:szCs w:val="20"/>
    </w:rPr>
  </w:style>
  <w:style w:type="character" w:customStyle="1" w:styleId="BodyText3Char">
    <w:name w:val="Body Text 3 Char"/>
    <w:basedOn w:val="DefaultParagraphFont"/>
    <w:uiPriority w:val="99"/>
    <w:semiHidden/>
    <w:rsid w:val="0041417B"/>
    <w:rPr>
      <w:rFonts w:ascii="Calibri" w:eastAsia="Calibri" w:hAnsi="Calibri" w:cs="Times New Roman"/>
      <w:sz w:val="16"/>
      <w:szCs w:val="16"/>
      <w:lang w:val="en-US"/>
    </w:rPr>
  </w:style>
  <w:style w:type="character" w:customStyle="1" w:styleId="BodyText3Char1">
    <w:name w:val="Body Text 3 Char1"/>
    <w:link w:val="BodyText3"/>
    <w:uiPriority w:val="99"/>
    <w:locked/>
    <w:rsid w:val="0041417B"/>
    <w:rPr>
      <w:rFonts w:ascii="Times New Roman" w:eastAsia="Calibri" w:hAnsi="Times New Roman" w:cs="Times New Roman"/>
      <w:sz w:val="20"/>
      <w:szCs w:val="20"/>
      <w:lang w:val="en-US"/>
    </w:rPr>
  </w:style>
  <w:style w:type="paragraph" w:styleId="CommentText">
    <w:name w:val="annotation text"/>
    <w:basedOn w:val="Normal"/>
    <w:link w:val="CommentTextChar1"/>
    <w:uiPriority w:val="99"/>
    <w:rsid w:val="0041417B"/>
    <w:rPr>
      <w:rFonts w:ascii="Times New Roman" w:hAnsi="Times New Roman"/>
      <w:sz w:val="20"/>
      <w:szCs w:val="20"/>
    </w:rPr>
  </w:style>
  <w:style w:type="character" w:customStyle="1" w:styleId="CommentTextChar">
    <w:name w:val="Comment Text Char"/>
    <w:basedOn w:val="DefaultParagraphFont"/>
    <w:rsid w:val="0041417B"/>
    <w:rPr>
      <w:rFonts w:ascii="Calibri" w:eastAsia="Calibri" w:hAnsi="Calibri" w:cs="Times New Roman"/>
      <w:sz w:val="20"/>
      <w:szCs w:val="20"/>
      <w:lang w:val="en-US"/>
    </w:rPr>
  </w:style>
  <w:style w:type="character" w:customStyle="1" w:styleId="CommentTextChar1">
    <w:name w:val="Comment Text Char1"/>
    <w:link w:val="CommentText"/>
    <w:uiPriority w:val="99"/>
    <w:locked/>
    <w:rsid w:val="0041417B"/>
    <w:rPr>
      <w:rFonts w:ascii="Times New Roman" w:eastAsia="Calibri" w:hAnsi="Times New Roman" w:cs="Times New Roman"/>
      <w:sz w:val="20"/>
      <w:szCs w:val="20"/>
      <w:lang w:val="en-US"/>
    </w:rPr>
  </w:style>
  <w:style w:type="character" w:customStyle="1" w:styleId="CarCar2">
    <w:name w:val="Car Car2"/>
    <w:uiPriority w:val="99"/>
    <w:rsid w:val="0041417B"/>
    <w:rPr>
      <w:rFonts w:ascii="Times New Roman" w:eastAsia="Times New Roman" w:hAnsi="Times New Roman" w:cs="Times New Roman"/>
      <w:sz w:val="24"/>
      <w:szCs w:val="24"/>
    </w:rPr>
  </w:style>
  <w:style w:type="character" w:customStyle="1" w:styleId="CarCar1">
    <w:name w:val="Car Car1"/>
    <w:uiPriority w:val="99"/>
    <w:semiHidden/>
    <w:rsid w:val="0041417B"/>
    <w:rPr>
      <w:rFonts w:ascii="Tahoma" w:eastAsia="Times New Roman" w:hAnsi="Tahoma" w:cs="Tahoma"/>
      <w:sz w:val="16"/>
      <w:szCs w:val="16"/>
    </w:rPr>
  </w:style>
  <w:style w:type="paragraph" w:styleId="CommentSubject">
    <w:name w:val="annotation subject"/>
    <w:basedOn w:val="CommentText"/>
    <w:next w:val="CommentText"/>
    <w:link w:val="CommentSubjectChar1"/>
    <w:uiPriority w:val="99"/>
    <w:semiHidden/>
    <w:rsid w:val="0041417B"/>
    <w:rPr>
      <w:b/>
      <w:bCs/>
    </w:rPr>
  </w:style>
  <w:style w:type="character" w:customStyle="1" w:styleId="CommentSubjectChar">
    <w:name w:val="Comment Subject Char"/>
    <w:basedOn w:val="CommentTextChar"/>
    <w:uiPriority w:val="99"/>
    <w:semiHidden/>
    <w:rsid w:val="0041417B"/>
    <w:rPr>
      <w:rFonts w:ascii="Calibri" w:eastAsia="Calibri" w:hAnsi="Calibri" w:cs="Times New Roman"/>
      <w:b/>
      <w:bCs/>
      <w:sz w:val="20"/>
      <w:szCs w:val="20"/>
      <w:lang w:val="en-US"/>
    </w:rPr>
  </w:style>
  <w:style w:type="character" w:customStyle="1" w:styleId="CommentSubjectChar1">
    <w:name w:val="Comment Subject Char1"/>
    <w:link w:val="CommentSubject"/>
    <w:uiPriority w:val="99"/>
    <w:semiHidden/>
    <w:locked/>
    <w:rsid w:val="0041417B"/>
    <w:rPr>
      <w:rFonts w:ascii="Times New Roman" w:eastAsia="Calibri" w:hAnsi="Times New Roman" w:cs="Times New Roman"/>
      <w:b/>
      <w:bCs/>
      <w:sz w:val="20"/>
      <w:szCs w:val="20"/>
      <w:lang w:val="en-US"/>
    </w:rPr>
  </w:style>
  <w:style w:type="paragraph" w:customStyle="1" w:styleId="xl35">
    <w:name w:val="xl35"/>
    <w:basedOn w:val="Normal"/>
    <w:uiPriority w:val="99"/>
    <w:rsid w:val="0041417B"/>
    <w:pPr>
      <w:pBdr>
        <w:left w:val="single" w:sz="4" w:space="0" w:color="auto"/>
        <w:bottom w:val="single" w:sz="8" w:space="0" w:color="auto"/>
        <w:right w:val="single" w:sz="4" w:space="0" w:color="auto"/>
      </w:pBdr>
      <w:spacing w:before="100" w:beforeAutospacing="1" w:after="100" w:afterAutospacing="1"/>
      <w:jc w:val="center"/>
      <w:textAlignment w:val="top"/>
    </w:pPr>
    <w:rPr>
      <w:rFonts w:ascii="Arial" w:hAnsi="Arial" w:cs="Arial"/>
      <w:sz w:val="18"/>
      <w:szCs w:val="18"/>
    </w:rPr>
  </w:style>
  <w:style w:type="character" w:styleId="CommentReference">
    <w:name w:val="annotation reference"/>
    <w:rsid w:val="0041417B"/>
    <w:rPr>
      <w:rFonts w:cs="Times New Roman"/>
      <w:sz w:val="16"/>
      <w:szCs w:val="16"/>
    </w:rPr>
  </w:style>
  <w:style w:type="paragraph" w:styleId="Revision">
    <w:name w:val="Revision"/>
    <w:hidden/>
    <w:uiPriority w:val="99"/>
    <w:semiHidden/>
    <w:rsid w:val="0041417B"/>
    <w:pPr>
      <w:spacing w:after="0" w:line="240" w:lineRule="auto"/>
    </w:pPr>
    <w:rPr>
      <w:rFonts w:ascii="Calibri" w:eastAsia="Calibri" w:hAnsi="Calibri" w:cs="Times New Roman"/>
      <w:lang w:val="en-US"/>
    </w:rPr>
  </w:style>
  <w:style w:type="character" w:styleId="Strong">
    <w:name w:val="Strong"/>
    <w:qFormat/>
    <w:rsid w:val="0041417B"/>
    <w:rPr>
      <w:b/>
      <w:bCs/>
    </w:rPr>
  </w:style>
  <w:style w:type="paragraph" w:styleId="Subtitle">
    <w:name w:val="Subtitle"/>
    <w:basedOn w:val="Normal"/>
    <w:link w:val="SubtitleChar"/>
    <w:qFormat/>
    <w:rsid w:val="0041417B"/>
    <w:pPr>
      <w:spacing w:after="60"/>
      <w:jc w:val="center"/>
      <w:outlineLvl w:val="1"/>
    </w:pPr>
    <w:rPr>
      <w:rFonts w:ascii="Arial" w:eastAsia="Times New Roman" w:hAnsi="Arial"/>
      <w:sz w:val="24"/>
      <w:szCs w:val="24"/>
    </w:rPr>
  </w:style>
  <w:style w:type="character" w:customStyle="1" w:styleId="SubtitleChar">
    <w:name w:val="Subtitle Char"/>
    <w:basedOn w:val="DefaultParagraphFont"/>
    <w:link w:val="Subtitle"/>
    <w:rsid w:val="0041417B"/>
    <w:rPr>
      <w:rFonts w:ascii="Arial" w:eastAsia="Times New Roman" w:hAnsi="Arial" w:cs="Times New Roman"/>
      <w:sz w:val="24"/>
      <w:szCs w:val="24"/>
      <w:lang w:val="en-US"/>
    </w:rPr>
  </w:style>
  <w:style w:type="paragraph" w:customStyle="1" w:styleId="Sansinterligne1">
    <w:name w:val="Sans interligne1"/>
    <w:qFormat/>
    <w:rsid w:val="0041417B"/>
    <w:pPr>
      <w:spacing w:after="0" w:line="240" w:lineRule="auto"/>
    </w:pPr>
    <w:rPr>
      <w:rFonts w:ascii="Calibri" w:eastAsia="Calibri" w:hAnsi="Calibri" w:cs="Times New Roman"/>
      <w:lang w:val="en-US"/>
    </w:rPr>
  </w:style>
  <w:style w:type="character" w:customStyle="1" w:styleId="NoSpacingChar">
    <w:name w:val="No Spacing Char"/>
    <w:link w:val="NoSpacing1"/>
    <w:uiPriority w:val="1"/>
    <w:locked/>
    <w:rsid w:val="0041417B"/>
  </w:style>
  <w:style w:type="paragraph" w:customStyle="1" w:styleId="NoSpacing1">
    <w:name w:val="No Spacing1"/>
    <w:link w:val="NoSpacingChar"/>
    <w:uiPriority w:val="1"/>
    <w:qFormat/>
    <w:rsid w:val="0041417B"/>
    <w:pPr>
      <w:spacing w:after="0" w:line="240" w:lineRule="auto"/>
    </w:pPr>
  </w:style>
  <w:style w:type="paragraph" w:styleId="ListParagraph">
    <w:name w:val="List Paragraph"/>
    <w:basedOn w:val="Normal"/>
    <w:uiPriority w:val="34"/>
    <w:qFormat/>
    <w:rsid w:val="0041417B"/>
    <w:pPr>
      <w:ind w:left="720"/>
      <w:contextualSpacing/>
    </w:pPr>
  </w:style>
  <w:style w:type="paragraph" w:styleId="TOCHeading">
    <w:name w:val="TOC Heading"/>
    <w:basedOn w:val="Heading1"/>
    <w:next w:val="Normal"/>
    <w:uiPriority w:val="39"/>
    <w:unhideWhenUsed/>
    <w:qFormat/>
    <w:rsid w:val="0041417B"/>
    <w:pPr>
      <w:keepLines/>
      <w:spacing w:before="480" w:line="276" w:lineRule="auto"/>
      <w:outlineLvl w:val="9"/>
    </w:pPr>
    <w:rPr>
      <w:rFonts w:eastAsia="MS Gothic"/>
      <w:color w:val="365F91"/>
      <w:kern w:val="0"/>
      <w:sz w:val="28"/>
      <w:szCs w:val="28"/>
    </w:rPr>
  </w:style>
  <w:style w:type="paragraph" w:styleId="TOC1">
    <w:name w:val="toc 1"/>
    <w:basedOn w:val="Normal"/>
    <w:next w:val="Normal"/>
    <w:autoRedefine/>
    <w:uiPriority w:val="39"/>
    <w:unhideWhenUsed/>
    <w:qFormat/>
    <w:rsid w:val="0041417B"/>
    <w:pPr>
      <w:spacing w:before="120"/>
    </w:pPr>
    <w:rPr>
      <w:b/>
      <w:sz w:val="24"/>
      <w:szCs w:val="24"/>
    </w:rPr>
  </w:style>
  <w:style w:type="paragraph" w:styleId="TOC2">
    <w:name w:val="toc 2"/>
    <w:basedOn w:val="Normal"/>
    <w:next w:val="Normal"/>
    <w:autoRedefine/>
    <w:uiPriority w:val="39"/>
    <w:unhideWhenUsed/>
    <w:qFormat/>
    <w:rsid w:val="0041417B"/>
    <w:pPr>
      <w:tabs>
        <w:tab w:val="right" w:leader="dot" w:pos="13814"/>
      </w:tabs>
      <w:jc w:val="both"/>
    </w:pPr>
    <w:rPr>
      <w:b/>
      <w:sz w:val="24"/>
      <w:szCs w:val="24"/>
    </w:rPr>
  </w:style>
  <w:style w:type="character" w:styleId="Hyperlink">
    <w:name w:val="Hyperlink"/>
    <w:uiPriority w:val="99"/>
    <w:unhideWhenUsed/>
    <w:rsid w:val="0041417B"/>
    <w:rPr>
      <w:color w:val="0000FF"/>
      <w:u w:val="single"/>
    </w:rPr>
  </w:style>
  <w:style w:type="paragraph" w:styleId="TOC3">
    <w:name w:val="toc 3"/>
    <w:basedOn w:val="Normal"/>
    <w:next w:val="Normal"/>
    <w:autoRedefine/>
    <w:uiPriority w:val="39"/>
    <w:semiHidden/>
    <w:unhideWhenUsed/>
    <w:qFormat/>
    <w:rsid w:val="0041417B"/>
    <w:pPr>
      <w:ind w:left="440"/>
    </w:pPr>
  </w:style>
  <w:style w:type="character" w:customStyle="1" w:styleId="ColorfulList-Accent1Char">
    <w:name w:val="Colorful List - Accent 1 Char"/>
    <w:link w:val="ColorfulList-Accent1"/>
    <w:uiPriority w:val="34"/>
    <w:locked/>
    <w:rsid w:val="0041417B"/>
    <w:rPr>
      <w:rFonts w:ascii="Calibri" w:eastAsia="Calibri" w:hAnsi="Calibri"/>
      <w:sz w:val="22"/>
      <w:szCs w:val="22"/>
    </w:rPr>
  </w:style>
  <w:style w:type="table" w:styleId="ColorfulList-Accent1">
    <w:name w:val="Colorful List Accent 1"/>
    <w:basedOn w:val="TableNormal"/>
    <w:link w:val="ColorfulList-Accent1Char"/>
    <w:uiPriority w:val="34"/>
    <w:rsid w:val="0041417B"/>
    <w:pPr>
      <w:spacing w:after="0" w:line="240" w:lineRule="auto"/>
    </w:pPr>
    <w:rPr>
      <w:rFonts w:ascii="Calibri" w:eastAsia="Calibri" w:hAnsi="Calibri"/>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paragraph" w:customStyle="1" w:styleId="Style1">
    <w:name w:val="Style1"/>
    <w:basedOn w:val="Normal"/>
    <w:rsid w:val="0041417B"/>
    <w:pPr>
      <w:numPr>
        <w:numId w:val="1"/>
      </w:numPr>
    </w:pPr>
    <w:rPr>
      <w:rFonts w:ascii="Times New Roman" w:eastAsia="Times New Roman" w:hAnsi="Times New Roman"/>
      <w:sz w:val="24"/>
      <w:szCs w:val="24"/>
    </w:rPr>
  </w:style>
  <w:style w:type="paragraph" w:styleId="TOC4">
    <w:name w:val="toc 4"/>
    <w:basedOn w:val="Normal"/>
    <w:next w:val="Normal"/>
    <w:autoRedefine/>
    <w:uiPriority w:val="39"/>
    <w:semiHidden/>
    <w:unhideWhenUsed/>
    <w:rsid w:val="0041417B"/>
    <w:pPr>
      <w:ind w:left="660"/>
    </w:pPr>
    <w:rPr>
      <w:sz w:val="20"/>
      <w:szCs w:val="20"/>
    </w:rPr>
  </w:style>
  <w:style w:type="paragraph" w:styleId="TOC5">
    <w:name w:val="toc 5"/>
    <w:basedOn w:val="Normal"/>
    <w:next w:val="Normal"/>
    <w:autoRedefine/>
    <w:uiPriority w:val="39"/>
    <w:semiHidden/>
    <w:unhideWhenUsed/>
    <w:rsid w:val="0041417B"/>
    <w:pPr>
      <w:ind w:left="880"/>
    </w:pPr>
    <w:rPr>
      <w:sz w:val="20"/>
      <w:szCs w:val="20"/>
    </w:rPr>
  </w:style>
  <w:style w:type="paragraph" w:styleId="TOC6">
    <w:name w:val="toc 6"/>
    <w:basedOn w:val="Normal"/>
    <w:next w:val="Normal"/>
    <w:autoRedefine/>
    <w:uiPriority w:val="39"/>
    <w:semiHidden/>
    <w:unhideWhenUsed/>
    <w:rsid w:val="0041417B"/>
    <w:pPr>
      <w:ind w:left="1100"/>
    </w:pPr>
    <w:rPr>
      <w:sz w:val="20"/>
      <w:szCs w:val="20"/>
    </w:rPr>
  </w:style>
  <w:style w:type="paragraph" w:styleId="TOC7">
    <w:name w:val="toc 7"/>
    <w:basedOn w:val="Normal"/>
    <w:next w:val="Normal"/>
    <w:autoRedefine/>
    <w:uiPriority w:val="39"/>
    <w:semiHidden/>
    <w:unhideWhenUsed/>
    <w:rsid w:val="0041417B"/>
    <w:pPr>
      <w:ind w:left="1320"/>
    </w:pPr>
    <w:rPr>
      <w:sz w:val="20"/>
      <w:szCs w:val="20"/>
    </w:rPr>
  </w:style>
  <w:style w:type="paragraph" w:styleId="TOC8">
    <w:name w:val="toc 8"/>
    <w:basedOn w:val="Normal"/>
    <w:next w:val="Normal"/>
    <w:autoRedefine/>
    <w:uiPriority w:val="39"/>
    <w:semiHidden/>
    <w:unhideWhenUsed/>
    <w:rsid w:val="0041417B"/>
    <w:pPr>
      <w:ind w:left="1540"/>
    </w:pPr>
    <w:rPr>
      <w:sz w:val="20"/>
      <w:szCs w:val="20"/>
    </w:rPr>
  </w:style>
  <w:style w:type="paragraph" w:styleId="TOC9">
    <w:name w:val="toc 9"/>
    <w:basedOn w:val="Normal"/>
    <w:next w:val="Normal"/>
    <w:autoRedefine/>
    <w:uiPriority w:val="39"/>
    <w:semiHidden/>
    <w:unhideWhenUsed/>
    <w:rsid w:val="0041417B"/>
    <w:pPr>
      <w:ind w:left="1760"/>
    </w:pPr>
    <w:rPr>
      <w:sz w:val="20"/>
      <w:szCs w:val="20"/>
    </w:rPr>
  </w:style>
  <w:style w:type="character" w:styleId="FollowedHyperlink">
    <w:name w:val="FollowedHyperlink"/>
    <w:uiPriority w:val="99"/>
    <w:semiHidden/>
    <w:unhideWhenUsed/>
    <w:rsid w:val="0041417B"/>
    <w:rPr>
      <w:color w:val="800080"/>
      <w:u w:val="single"/>
    </w:rPr>
  </w:style>
  <w:style w:type="paragraph" w:styleId="NoSpacing">
    <w:name w:val="No Spacing"/>
    <w:uiPriority w:val="1"/>
    <w:qFormat/>
    <w:rsid w:val="0041417B"/>
    <w:pPr>
      <w:spacing w:after="0" w:line="240" w:lineRule="auto"/>
    </w:pPr>
    <w:rPr>
      <w:lang w:val="fr-FR"/>
    </w:rPr>
  </w:style>
  <w:style w:type="character" w:customStyle="1" w:styleId="hps">
    <w:name w:val="hps"/>
    <w:basedOn w:val="DefaultParagraphFont"/>
    <w:rsid w:val="0041417B"/>
  </w:style>
  <w:style w:type="paragraph" w:customStyle="1" w:styleId="Default">
    <w:name w:val="Default"/>
    <w:rsid w:val="0041417B"/>
    <w:pPr>
      <w:autoSpaceDE w:val="0"/>
      <w:autoSpaceDN w:val="0"/>
      <w:adjustRightInd w:val="0"/>
      <w:spacing w:after="0" w:line="240" w:lineRule="auto"/>
    </w:pPr>
    <w:rPr>
      <w:rFonts w:ascii="Calibri" w:eastAsia="Calibri" w:hAnsi="Calibri" w:cs="Calibri"/>
      <w:color w:val="000000"/>
      <w:sz w:val="24"/>
      <w:szCs w:val="24"/>
      <w:lang w:val="en-US" w:eastAsia="fr-FR"/>
    </w:rPr>
  </w:style>
  <w:style w:type="paragraph" w:customStyle="1" w:styleId="m-6932895729064680780ydpa355ea31msonormal">
    <w:name w:val="m_-6932895729064680780ydpa355ea31msonormal"/>
    <w:basedOn w:val="Normal"/>
    <w:rsid w:val="005B6525"/>
    <w:pPr>
      <w:spacing w:before="100" w:beforeAutospacing="1" w:after="100" w:afterAutospacing="1"/>
    </w:pPr>
    <w:rPr>
      <w:rFonts w:ascii="Times New Roman" w:eastAsia="Times New Roman" w:hAnsi="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omments" Target="comments.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wmf"/><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microsoft.com/office/2016/09/relationships/commentsIds" Target="commentsIds.xml"/><Relationship Id="rId10" Type="http://schemas.openxmlformats.org/officeDocument/2006/relationships/hyperlink" Target="http://www.google.com/imgres?imgurl=http://kurir.mk/en/wp-content/uploads/World-Bank-logo.jpg&amp;imgrefurl=http://kurir.mk/en/2013/01/10/the-world-bank-approved-a-commercial-loan-to-the-government-of-macedonia/world-bank-logo/&amp;h=1275&amp;w=1406&amp;sz=74&amp;tbnid=ypch-NosqceZhM:&amp;tbnh=90&amp;tbnw=99&amp;prev=/search?q=WORLD+BANK+LOGO&amp;tbm=isch&amp;tbo=u&amp;zoom=1&amp;q=WORLD+BANK+LOGO&amp;usg=__2aciGaEY-OXHtXmG69pgox8JqvA=&amp;docid=0Fb-AGhiC69MmM&amp;sa=X&amp;ei=WIKpUfGANeLB7Aa04YDQAQ&amp;ved=0CCsQ9QEwAA&amp;dur=797" TargetMode="External"/><Relationship Id="rId4" Type="http://schemas.openxmlformats.org/officeDocument/2006/relationships/settings" Target="settings.xml"/><Relationship Id="rId9" Type="http://schemas.openxmlformats.org/officeDocument/2006/relationships/image" Target="media/image2.png"/><Relationship Id="rId14"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92948B-9A7F-4A87-A70F-CFAE48BA50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700</TotalTime>
  <Pages>20</Pages>
  <Words>4731</Words>
  <Characters>26970</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Company>Artzen Zonder Grenzen</Company>
  <LinksUpToDate>false</LinksUpToDate>
  <CharactersWithSpaces>31638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Mohamed Koblo Kamara</dc:creator>
  <cp:lastModifiedBy>Ruben Orion Conner</cp:lastModifiedBy>
  <cp:revision>97</cp:revision>
  <dcterms:created xsi:type="dcterms:W3CDTF">2018-02-01T12:18:00Z</dcterms:created>
  <dcterms:modified xsi:type="dcterms:W3CDTF">2019-09-12T19:32:00Z</dcterms:modified>
</cp:coreProperties>
</file>